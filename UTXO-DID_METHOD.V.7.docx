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27F678" w14:textId="77777777" w:rsidR="00E7632F" w:rsidRDefault="00E7632F" w:rsidP="41307120"/>
    <w:p w14:paraId="199C2E27" w14:textId="7B19DFAB" w:rsidR="008C760A" w:rsidRDefault="0D81756A" w:rsidP="41307120">
      <w:r>
        <w:t>1</w:t>
      </w:r>
      <w:r w:rsidR="4D59CA4F">
        <w:rPr>
          <w:noProof/>
        </w:rPr>
        <w:drawing>
          <wp:inline distT="0" distB="0" distL="0" distR="0" wp14:anchorId="58933920" wp14:editId="7573C404">
            <wp:extent cx="5762625" cy="8145858"/>
            <wp:effectExtent l="0" t="0" r="5715" b="1905"/>
            <wp:docPr id="432905145" name="Picture 1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762625" cy="8145858"/>
                    </a:xfrm>
                    <a:prstGeom prst="rect">
                      <a:avLst/>
                    </a:prstGeom>
                  </pic:spPr>
                </pic:pic>
              </a:graphicData>
            </a:graphic>
          </wp:inline>
        </w:drawing>
      </w:r>
      <w:bookmarkStart w:id="0" w:name="_Toc84257305"/>
      <w:bookmarkStart w:id="1" w:name="_Toc84365422"/>
      <w:r w:rsidR="3BFEA400">
        <w:rPr>
          <w:noProof/>
        </w:rPr>
        <w:drawing>
          <wp:anchor distT="0" distB="0" distL="114300" distR="114300" simplePos="0" relativeHeight="251658240" behindDoc="1" locked="0" layoutInCell="1" allowOverlap="1" wp14:anchorId="4E30214D" wp14:editId="7EFB30D4">
            <wp:simplePos x="0" y="0"/>
            <wp:positionH relativeFrom="page">
              <wp:posOffset>0</wp:posOffset>
            </wp:positionH>
            <wp:positionV relativeFrom="page">
              <wp:posOffset>13970</wp:posOffset>
            </wp:positionV>
            <wp:extent cx="7563486" cy="10691495"/>
            <wp:effectExtent l="0" t="0" r="5715" b="1905"/>
            <wp:wrapNone/>
            <wp:docPr id="1515665164" name="Picture 1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7563486" cy="10691495"/>
                    </a:xfrm>
                    <a:prstGeom prst="rect">
                      <a:avLst/>
                    </a:prstGeom>
                  </pic:spPr>
                </pic:pic>
              </a:graphicData>
            </a:graphic>
            <wp14:sizeRelH relativeFrom="page">
              <wp14:pctWidth>0</wp14:pctWidth>
            </wp14:sizeRelH>
            <wp14:sizeRelV relativeFrom="page">
              <wp14:pctHeight>0</wp14:pctHeight>
            </wp14:sizeRelV>
          </wp:anchor>
        </w:drawing>
      </w:r>
    </w:p>
    <w:p w14:paraId="17A35B1F" w14:textId="77777777" w:rsidR="008C760A" w:rsidRDefault="00526687">
      <w:r>
        <w:rPr>
          <w:noProof/>
        </w:rPr>
        <w:drawing>
          <wp:anchor distT="0" distB="0" distL="114300" distR="114300" simplePos="0" relativeHeight="251658263" behindDoc="1" locked="0" layoutInCell="1" allowOverlap="1" wp14:anchorId="1D53D810" wp14:editId="3494ABD0">
            <wp:simplePos x="0" y="0"/>
            <wp:positionH relativeFrom="column">
              <wp:posOffset>181621</wp:posOffset>
            </wp:positionH>
            <wp:positionV relativeFrom="page">
              <wp:posOffset>1803042</wp:posOffset>
            </wp:positionV>
            <wp:extent cx="1438940" cy="719470"/>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438940" cy="719470"/>
                    </a:xfrm>
                    <a:prstGeom prst="rect">
                      <a:avLst/>
                    </a:prstGeom>
                  </pic:spPr>
                </pic:pic>
              </a:graphicData>
            </a:graphic>
            <wp14:sizeRelH relativeFrom="margin">
              <wp14:pctWidth>0</wp14:pctWidth>
            </wp14:sizeRelH>
            <wp14:sizeRelV relativeFrom="margin">
              <wp14:pctHeight>0</wp14:pctHeight>
            </wp14:sizeRelV>
          </wp:anchor>
        </w:drawing>
      </w:r>
      <w:r w:rsidR="00DA3C17">
        <w:rPr>
          <w:noProof/>
        </w:rPr>
        <mc:AlternateContent>
          <mc:Choice Requires="wps">
            <w:drawing>
              <wp:anchor distT="0" distB="0" distL="114300" distR="114300" simplePos="0" relativeHeight="251658241" behindDoc="0" locked="0" layoutInCell="1" allowOverlap="1" wp14:anchorId="469027C6" wp14:editId="2352AF46">
                <wp:simplePos x="0" y="0"/>
                <wp:positionH relativeFrom="column">
                  <wp:align>left</wp:align>
                </wp:positionH>
                <wp:positionV relativeFrom="page">
                  <wp:posOffset>7920990</wp:posOffset>
                </wp:positionV>
                <wp:extent cx="5759450" cy="1620370"/>
                <wp:effectExtent l="0" t="0" r="0" b="0"/>
                <wp:wrapNone/>
                <wp:docPr id="1" name="Text Box 1"/>
                <wp:cNvGraphicFramePr/>
                <a:graphic xmlns:a="http://schemas.openxmlformats.org/drawingml/2006/main">
                  <a:graphicData uri="http://schemas.microsoft.com/office/word/2010/wordprocessingShape">
                    <wps:wsp>
                      <wps:cNvSpPr txBox="1"/>
                      <wps:spPr>
                        <a:xfrm>
                          <a:off x="0" y="0"/>
                          <a:ext cx="5759450" cy="1620370"/>
                        </a:xfrm>
                        <a:prstGeom prst="rect">
                          <a:avLst/>
                        </a:prstGeom>
                        <a:noFill/>
                      </wps:spPr>
                      <wps:txbx>
                        <w:txbxContent>
                          <w:p w14:paraId="567D0174" w14:textId="6B60D6A7" w:rsidR="008C760A" w:rsidRPr="0034745C" w:rsidRDefault="00EF29CB" w:rsidP="008C760A">
                            <w:pPr>
                              <w:spacing w:line="560" w:lineRule="exact"/>
                              <w:rPr>
                                <w:rFonts w:ascii="IBM Plex Sans Text" w:hAnsi="IBM Plex Sans Text"/>
                                <w:color w:val="339999" w:themeColor="accent6"/>
                                <w:sz w:val="48"/>
                                <w:szCs w:val="48"/>
                              </w:rPr>
                            </w:pPr>
                            <w:r w:rsidRPr="0034745C">
                              <w:rPr>
                                <w:rFonts w:ascii="IBM Plex Sans Text" w:hAnsi="IBM Plex Sans Text"/>
                                <w:color w:val="339999" w:themeColor="accent6"/>
                                <w:sz w:val="48"/>
                                <w:szCs w:val="48"/>
                              </w:rPr>
                              <w:t xml:space="preserve">UTXO </w:t>
                            </w:r>
                            <w:r w:rsidR="00962C0A" w:rsidRPr="0034745C">
                              <w:rPr>
                                <w:rFonts w:ascii="IBM Plex Sans Text" w:hAnsi="IBM Plex Sans Text"/>
                                <w:color w:val="339999" w:themeColor="accent6"/>
                                <w:sz w:val="48"/>
                                <w:szCs w:val="48"/>
                              </w:rPr>
                              <w:t>D</w:t>
                            </w:r>
                            <w:r w:rsidRPr="0034745C">
                              <w:rPr>
                                <w:rFonts w:ascii="IBM Plex Sans Text" w:hAnsi="IBM Plex Sans Text"/>
                                <w:color w:val="339999" w:themeColor="accent6"/>
                                <w:sz w:val="48"/>
                                <w:szCs w:val="48"/>
                              </w:rPr>
                              <w:t>I</w:t>
                            </w:r>
                            <w:r w:rsidR="00962C0A" w:rsidRPr="0034745C">
                              <w:rPr>
                                <w:rFonts w:ascii="IBM Plex Sans Text" w:hAnsi="IBM Plex Sans Text"/>
                                <w:color w:val="339999" w:themeColor="accent6"/>
                                <w:sz w:val="48"/>
                                <w:szCs w:val="48"/>
                              </w:rPr>
                              <w:t>D Method</w:t>
                            </w:r>
                          </w:p>
                          <w:p w14:paraId="14ADB00F" w14:textId="62097690" w:rsidR="008C760A" w:rsidRPr="0034745C" w:rsidDel="00C0213C" w:rsidRDefault="00BF7763" w:rsidP="008C760A">
                            <w:pPr>
                              <w:spacing w:line="560" w:lineRule="exact"/>
                              <w:rPr>
                                <w:del w:id="2" w:author="Leon Mlakar" w:date="2024-09-26T19:18:00Z" w16du:dateUtc="2024-09-26T17:18:00Z"/>
                                <w:rFonts w:ascii="IBM Plex Sans" w:hAnsi="IBM Plex Sans"/>
                                <w:sz w:val="28"/>
                                <w:szCs w:val="28"/>
                              </w:rPr>
                            </w:pPr>
                            <w:del w:id="3" w:author="Leon Mlakar" w:date="2024-09-26T19:18:00Z" w16du:dateUtc="2024-09-26T17:18:00Z">
                              <w:r w:rsidRPr="0034745C" w:rsidDel="00C0213C">
                                <w:rPr>
                                  <w:rFonts w:ascii="IBM Plex Sans" w:hAnsi="IBM Plex Sans"/>
                                  <w:sz w:val="28"/>
                                  <w:szCs w:val="28"/>
                                </w:rPr>
                                <w:delText>Working Document</w:delText>
                              </w:r>
                            </w:del>
                          </w:p>
                          <w:p w14:paraId="6647FF05" w14:textId="51E8D8A7" w:rsidR="008C760A" w:rsidRPr="0034745C" w:rsidRDefault="00617ADF" w:rsidP="008C760A">
                            <w:pPr>
                              <w:spacing w:line="560" w:lineRule="exact"/>
                              <w:rPr>
                                <w:rFonts w:ascii="IBM Plex Sans Text" w:hAnsi="IBM Plex Sans Text"/>
                                <w:color w:val="668B98" w:themeColor="text2"/>
                                <w:sz w:val="28"/>
                                <w:szCs w:val="28"/>
                              </w:rPr>
                            </w:pPr>
                            <w:r w:rsidRPr="0034745C">
                              <w:rPr>
                                <w:rFonts w:ascii="IBM Plex Sans Text" w:hAnsi="IBM Plex Sans Text"/>
                                <w:color w:val="668B98" w:themeColor="text2"/>
                                <w:sz w:val="28"/>
                                <w:szCs w:val="28"/>
                              </w:rPr>
                              <w:t>V</w:t>
                            </w:r>
                            <w:r w:rsidR="008C760A" w:rsidRPr="0034745C">
                              <w:rPr>
                                <w:rFonts w:ascii="IBM Plex Sans Text" w:hAnsi="IBM Plex Sans Text"/>
                                <w:color w:val="668B98" w:themeColor="text2"/>
                                <w:sz w:val="28"/>
                                <w:szCs w:val="28"/>
                              </w:rPr>
                              <w:t xml:space="preserve">ersion </w:t>
                            </w:r>
                            <w:del w:id="4" w:author="Leon Mlakar" w:date="2024-09-26T19:18:00Z" w16du:dateUtc="2024-09-26T17:18:00Z">
                              <w:r w:rsidR="00BF7763" w:rsidRPr="0034745C" w:rsidDel="00C0213C">
                                <w:rPr>
                                  <w:rFonts w:ascii="IBM Plex Sans Text" w:hAnsi="IBM Plex Sans Text"/>
                                  <w:color w:val="668B98" w:themeColor="text2"/>
                                  <w:sz w:val="28"/>
                                  <w:szCs w:val="28"/>
                                </w:rPr>
                                <w:delText>A0</w:delText>
                              </w:r>
                              <w:r w:rsidR="00FA1A65" w:rsidDel="00C0213C">
                                <w:rPr>
                                  <w:rFonts w:ascii="IBM Plex Sans Text" w:hAnsi="IBM Plex Sans Text"/>
                                  <w:color w:val="668B98" w:themeColor="text2"/>
                                  <w:sz w:val="28"/>
                                  <w:szCs w:val="28"/>
                                </w:rPr>
                                <w:delText>4</w:delText>
                              </w:r>
                            </w:del>
                            <w:ins w:id="5" w:author="Leon Mlakar" w:date="2024-09-26T19:18:00Z" w16du:dateUtc="2024-09-26T17:18:00Z">
                              <w:r w:rsidR="00C0213C" w:rsidRPr="0034745C">
                                <w:rPr>
                                  <w:rFonts w:ascii="IBM Plex Sans Text" w:hAnsi="IBM Plex Sans Text"/>
                                  <w:color w:val="668B98" w:themeColor="text2"/>
                                  <w:sz w:val="28"/>
                                  <w:szCs w:val="28"/>
                                </w:rPr>
                                <w:t>A0</w:t>
                              </w:r>
                            </w:ins>
                            <w:ins w:id="6" w:author="Leon Mlakar" w:date="2024-09-26T19:24:00Z" w16du:dateUtc="2024-09-26T17:24:00Z">
                              <w:r w:rsidR="00377D79">
                                <w:rPr>
                                  <w:rFonts w:ascii="IBM Plex Sans Text" w:hAnsi="IBM Plex Sans Text"/>
                                  <w:color w:val="668B98" w:themeColor="text2"/>
                                  <w:sz w:val="28"/>
                                  <w:szCs w:val="28"/>
                                </w:rPr>
                                <w:t>7</w:t>
                              </w:r>
                            </w:ins>
                          </w:p>
                          <w:p w14:paraId="730F5F45" w14:textId="77777777" w:rsidR="008C760A" w:rsidRPr="00E70E69" w:rsidRDefault="008C760A" w:rsidP="008C760A">
                            <w:pPr>
                              <w:rPr>
                                <w:color w:val="339999" w:themeColor="accent6"/>
                              </w:rPr>
                            </w:pPr>
                          </w:p>
                          <w:p w14:paraId="2FC6CEF5" w14:textId="7DA8D6AB" w:rsidR="008C760A" w:rsidRPr="00D91F4F" w:rsidRDefault="008C760A" w:rsidP="008C760A">
                            <w:pPr>
                              <w:pStyle w:val="LargeText"/>
                              <w:rPr>
                                <w:rFonts w:ascii="IBM Plex Sans" w:hAnsi="IBM Plex Sans"/>
                                <w:sz w:val="20"/>
                                <w:szCs w:val="20"/>
                              </w:rPr>
                            </w:pPr>
                            <w:r w:rsidRPr="00D91F4F">
                              <w:rPr>
                                <w:rFonts w:ascii="IBM Plex Sans" w:hAnsi="IBM Plex Sans"/>
                                <w:sz w:val="20"/>
                                <w:szCs w:val="20"/>
                              </w:rPr>
                              <w:t xml:space="preserve">Created </w:t>
                            </w:r>
                            <w:r w:rsidR="00166C16" w:rsidRPr="00D91F4F">
                              <w:rPr>
                                <w:rFonts w:ascii="IBM Plex Sans" w:hAnsi="IBM Plex Sans"/>
                                <w:sz w:val="20"/>
                                <w:szCs w:val="20"/>
                              </w:rPr>
                              <w:fldChar w:fldCharType="begin"/>
                            </w:r>
                            <w:r w:rsidR="00166C16" w:rsidRPr="00D91F4F">
                              <w:rPr>
                                <w:rFonts w:ascii="IBM Plex Sans" w:hAnsi="IBM Plex Sans"/>
                                <w:sz w:val="20"/>
                                <w:szCs w:val="20"/>
                              </w:rPr>
                              <w:instrText xml:space="preserve"> CREATEDATE \@ "dd/MM/yyyy" \* MERGEFORMAT </w:instrText>
                            </w:r>
                            <w:r w:rsidR="00166C16" w:rsidRPr="00D91F4F">
                              <w:rPr>
                                <w:rFonts w:ascii="IBM Plex Sans" w:hAnsi="IBM Plex Sans"/>
                                <w:sz w:val="20"/>
                                <w:szCs w:val="20"/>
                              </w:rPr>
                              <w:fldChar w:fldCharType="separate"/>
                            </w:r>
                            <w:ins w:id="7" w:author="Leon Mlakar" w:date="2024-09-26T19:19:00Z" w16du:dateUtc="2024-09-26T17:19:00Z">
                              <w:r w:rsidR="00C0213C">
                                <w:rPr>
                                  <w:rFonts w:ascii="IBM Plex Sans" w:hAnsi="IBM Plex Sans"/>
                                  <w:noProof/>
                                  <w:sz w:val="20"/>
                                  <w:szCs w:val="20"/>
                                </w:rPr>
                                <w:t>25/09/2024</w:t>
                              </w:r>
                            </w:ins>
                            <w:del w:id="8" w:author="Leon Mlakar" w:date="2024-09-26T19:19:00Z" w16du:dateUtc="2024-09-26T17:19:00Z">
                              <w:r w:rsidR="00847B7D" w:rsidRPr="00D91F4F" w:rsidDel="00C0213C">
                                <w:rPr>
                                  <w:rFonts w:ascii="IBM Plex Sans" w:hAnsi="IBM Plex Sans"/>
                                  <w:noProof/>
                                  <w:sz w:val="20"/>
                                  <w:szCs w:val="20"/>
                                </w:rPr>
                                <w:delText>28</w:delText>
                              </w:r>
                              <w:r w:rsidR="00BF7763" w:rsidRPr="00D91F4F" w:rsidDel="00C0213C">
                                <w:rPr>
                                  <w:rFonts w:ascii="IBM Plex Sans" w:hAnsi="IBM Plex Sans"/>
                                  <w:noProof/>
                                  <w:sz w:val="20"/>
                                  <w:szCs w:val="20"/>
                                </w:rPr>
                                <w:delText>/</w:delText>
                              </w:r>
                              <w:r w:rsidR="00962C0A" w:rsidRPr="00D91F4F" w:rsidDel="00C0213C">
                                <w:rPr>
                                  <w:rFonts w:ascii="IBM Plex Sans" w:hAnsi="IBM Plex Sans"/>
                                  <w:noProof/>
                                  <w:sz w:val="20"/>
                                  <w:szCs w:val="20"/>
                                </w:rPr>
                                <w:delText>0</w:delText>
                              </w:r>
                              <w:r w:rsidR="00847B7D" w:rsidRPr="00D91F4F" w:rsidDel="00C0213C">
                                <w:rPr>
                                  <w:rFonts w:ascii="IBM Plex Sans" w:hAnsi="IBM Plex Sans"/>
                                  <w:noProof/>
                                  <w:sz w:val="20"/>
                                  <w:szCs w:val="20"/>
                                </w:rPr>
                                <w:delText>5</w:delText>
                              </w:r>
                              <w:r w:rsidR="00BF7763" w:rsidRPr="00D91F4F" w:rsidDel="00C0213C">
                                <w:rPr>
                                  <w:rFonts w:ascii="IBM Plex Sans" w:hAnsi="IBM Plex Sans"/>
                                  <w:noProof/>
                                  <w:sz w:val="20"/>
                                  <w:szCs w:val="20"/>
                                </w:rPr>
                                <w:delText>/202</w:delText>
                              </w:r>
                              <w:r w:rsidR="00962C0A" w:rsidRPr="00D91F4F" w:rsidDel="00C0213C">
                                <w:rPr>
                                  <w:rFonts w:ascii="IBM Plex Sans" w:hAnsi="IBM Plex Sans"/>
                                  <w:noProof/>
                                  <w:sz w:val="20"/>
                                  <w:szCs w:val="20"/>
                                </w:rPr>
                                <w:delText>4</w:delText>
                              </w:r>
                            </w:del>
                            <w:r w:rsidR="00166C16" w:rsidRPr="00D91F4F">
                              <w:rPr>
                                <w:rFonts w:ascii="IBM Plex Sans" w:hAnsi="IBM Plex Sans"/>
                                <w:sz w:val="20"/>
                                <w:szCs w:val="20"/>
                              </w:rPr>
                              <w:fldChar w:fldCharType="end"/>
                            </w:r>
                          </w:p>
                          <w:p w14:paraId="78FE4E43" w14:textId="1CECEB16" w:rsidR="008C760A" w:rsidRPr="00D91F4F" w:rsidRDefault="008C760A" w:rsidP="008C760A">
                            <w:pPr>
                              <w:rPr>
                                <w:rFonts w:ascii="IBM Plex Sans" w:hAnsi="IBM Plex Sans"/>
                              </w:rPr>
                            </w:pPr>
                            <w:r w:rsidRPr="00D91F4F">
                              <w:rPr>
                                <w:rFonts w:ascii="IBM Plex Sans" w:hAnsi="IBM Plex Sans"/>
                              </w:rPr>
                              <w:t xml:space="preserve">Last updated </w:t>
                            </w:r>
                            <w:del w:id="9" w:author="Leon Mlakar" w:date="2024-09-26T19:20:00Z" w16du:dateUtc="2024-09-26T17:20:00Z">
                              <w:r w:rsidR="008A6B76" w:rsidRPr="00D91F4F" w:rsidDel="00C0213C">
                                <w:rPr>
                                  <w:rFonts w:ascii="IBM Plex Sans" w:hAnsi="IBM Plex Sans"/>
                                </w:rPr>
                                <w:delText>28/</w:delText>
                              </w:r>
                            </w:del>
                            <w:r w:rsidRPr="00D91F4F">
                              <w:rPr>
                                <w:rFonts w:ascii="IBM Plex Sans" w:hAnsi="IBM Plex Sans"/>
                              </w:rPr>
                              <w:fldChar w:fldCharType="begin"/>
                            </w:r>
                            <w:r w:rsidRPr="00D91F4F">
                              <w:rPr>
                                <w:rFonts w:ascii="IBM Plex Sans" w:hAnsi="IBM Plex Sans"/>
                              </w:rPr>
                              <w:instrText xml:space="preserve"> SAVEDATE \@ "dd/MM/yyyy" \* MERGEFORMAT </w:instrText>
                            </w:r>
                            <w:r w:rsidRPr="00D91F4F">
                              <w:rPr>
                                <w:rFonts w:ascii="IBM Plex Sans" w:hAnsi="IBM Plex Sans"/>
                              </w:rPr>
                              <w:fldChar w:fldCharType="separate"/>
                            </w:r>
                            <w:ins w:id="10" w:author="Leon Mlakar" w:date="2024-09-27T16:09:00Z" w16du:dateUtc="2024-09-27T14:09:00Z">
                              <w:r w:rsidR="004541D2">
                                <w:rPr>
                                  <w:rFonts w:ascii="IBM Plex Sans" w:hAnsi="IBM Plex Sans"/>
                                  <w:noProof/>
                                </w:rPr>
                                <w:t>27/09/2024</w:t>
                              </w:r>
                            </w:ins>
                            <w:del w:id="11" w:author="Leon Mlakar" w:date="2024-09-26T19:21:00Z" w16du:dateUtc="2024-09-26T17:21:00Z">
                              <w:r w:rsidR="00C0213C" w:rsidDel="00377D79">
                                <w:rPr>
                                  <w:rFonts w:ascii="IBM Plex Sans" w:hAnsi="IBM Plex Sans"/>
                                  <w:noProof/>
                                </w:rPr>
                                <w:delText>25/09/2024</w:delText>
                              </w:r>
                            </w:del>
                            <w:r w:rsidRPr="00D91F4F">
                              <w:rPr>
                                <w:rFonts w:ascii="IBM Plex Sans" w:hAnsi="IBM Plex San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9027C6" id="_x0000_t202" coordsize="21600,21600" o:spt="202" path="m,l,21600r21600,l21600,xe">
                <v:stroke joinstyle="miter"/>
                <v:path gradientshapeok="t" o:connecttype="rect"/>
              </v:shapetype>
              <v:shape id="Text Box 1" o:spid="_x0000_s1026" type="#_x0000_t202" style="position:absolute;margin-left:0;margin-top:623.7pt;width:453.5pt;height:127.6pt;z-index:251658241;visibility:visible;mso-wrap-style:square;mso-width-percent:0;mso-height-percent:0;mso-wrap-distance-left:9pt;mso-wrap-distance-top:0;mso-wrap-distance-right:9pt;mso-wrap-distance-bottom:0;mso-position-horizontal:left;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" filled="f" stroked="f">
                <v:textbox inset="0,0,0,0">
                  <w:txbxContent>
                    <w:p w14:paraId="567D0174" w14:textId="6B60D6A7" w:rsidR="008C760A" w:rsidRPr="0034745C" w:rsidRDefault="00EF29CB" w:rsidP="008C760A">
                      <w:pPr>
                        <w:spacing w:line="560" w:lineRule="exact"/>
                        <w:rPr>
                          <w:rFonts w:ascii="IBM Plex Sans Text" w:hAnsi="IBM Plex Sans Text"/>
                          <w:color w:val="339999" w:themeColor="accent6"/>
                          <w:sz w:val="48"/>
                          <w:szCs w:val="48"/>
                        </w:rPr>
                      </w:pPr>
                      <w:r w:rsidRPr="0034745C">
                        <w:rPr>
                          <w:rFonts w:ascii="IBM Plex Sans Text" w:hAnsi="IBM Plex Sans Text"/>
                          <w:color w:val="339999" w:themeColor="accent6"/>
                          <w:sz w:val="48"/>
                          <w:szCs w:val="48"/>
                        </w:rPr>
                        <w:t xml:space="preserve">UTXO </w:t>
                      </w:r>
                      <w:r w:rsidR="00962C0A" w:rsidRPr="0034745C">
                        <w:rPr>
                          <w:rFonts w:ascii="IBM Plex Sans Text" w:hAnsi="IBM Plex Sans Text"/>
                          <w:color w:val="339999" w:themeColor="accent6"/>
                          <w:sz w:val="48"/>
                          <w:szCs w:val="48"/>
                        </w:rPr>
                        <w:t>D</w:t>
                      </w:r>
                      <w:r w:rsidRPr="0034745C">
                        <w:rPr>
                          <w:rFonts w:ascii="IBM Plex Sans Text" w:hAnsi="IBM Plex Sans Text"/>
                          <w:color w:val="339999" w:themeColor="accent6"/>
                          <w:sz w:val="48"/>
                          <w:szCs w:val="48"/>
                        </w:rPr>
                        <w:t>I</w:t>
                      </w:r>
                      <w:r w:rsidR="00962C0A" w:rsidRPr="0034745C">
                        <w:rPr>
                          <w:rFonts w:ascii="IBM Plex Sans Text" w:hAnsi="IBM Plex Sans Text"/>
                          <w:color w:val="339999" w:themeColor="accent6"/>
                          <w:sz w:val="48"/>
                          <w:szCs w:val="48"/>
                        </w:rPr>
                        <w:t>D Method</w:t>
                      </w:r>
                    </w:p>
                    <w:p w14:paraId="14ADB00F" w14:textId="62097690" w:rsidR="008C760A" w:rsidRPr="0034745C" w:rsidDel="00C0213C" w:rsidRDefault="00BF7763" w:rsidP="008C760A">
                      <w:pPr>
                        <w:spacing w:line="560" w:lineRule="exact"/>
                        <w:rPr>
                          <w:del w:id="12" w:author="Leon Mlakar" w:date="2024-09-26T19:18:00Z" w16du:dateUtc="2024-09-26T17:18:00Z"/>
                          <w:rFonts w:ascii="IBM Plex Sans" w:hAnsi="IBM Plex Sans"/>
                          <w:sz w:val="28"/>
                          <w:szCs w:val="28"/>
                        </w:rPr>
                      </w:pPr>
                      <w:del w:id="13" w:author="Leon Mlakar" w:date="2024-09-26T19:18:00Z" w16du:dateUtc="2024-09-26T17:18:00Z">
                        <w:r w:rsidRPr="0034745C" w:rsidDel="00C0213C">
                          <w:rPr>
                            <w:rFonts w:ascii="IBM Plex Sans" w:hAnsi="IBM Plex Sans"/>
                            <w:sz w:val="28"/>
                            <w:szCs w:val="28"/>
                          </w:rPr>
                          <w:delText>Working Document</w:delText>
                        </w:r>
                      </w:del>
                    </w:p>
                    <w:p w14:paraId="6647FF05" w14:textId="51E8D8A7" w:rsidR="008C760A" w:rsidRPr="0034745C" w:rsidRDefault="00617ADF" w:rsidP="008C760A">
                      <w:pPr>
                        <w:spacing w:line="560" w:lineRule="exact"/>
                        <w:rPr>
                          <w:rFonts w:ascii="IBM Plex Sans Text" w:hAnsi="IBM Plex Sans Text"/>
                          <w:color w:val="668B98" w:themeColor="text2"/>
                          <w:sz w:val="28"/>
                          <w:szCs w:val="28"/>
                        </w:rPr>
                      </w:pPr>
                      <w:r w:rsidRPr="0034745C">
                        <w:rPr>
                          <w:rFonts w:ascii="IBM Plex Sans Text" w:hAnsi="IBM Plex Sans Text"/>
                          <w:color w:val="668B98" w:themeColor="text2"/>
                          <w:sz w:val="28"/>
                          <w:szCs w:val="28"/>
                        </w:rPr>
                        <w:t>V</w:t>
                      </w:r>
                      <w:r w:rsidR="008C760A" w:rsidRPr="0034745C">
                        <w:rPr>
                          <w:rFonts w:ascii="IBM Plex Sans Text" w:hAnsi="IBM Plex Sans Text"/>
                          <w:color w:val="668B98" w:themeColor="text2"/>
                          <w:sz w:val="28"/>
                          <w:szCs w:val="28"/>
                        </w:rPr>
                        <w:t xml:space="preserve">ersion </w:t>
                      </w:r>
                      <w:del w:id="14" w:author="Leon Mlakar" w:date="2024-09-26T19:18:00Z" w16du:dateUtc="2024-09-26T17:18:00Z">
                        <w:r w:rsidR="00BF7763" w:rsidRPr="0034745C" w:rsidDel="00C0213C">
                          <w:rPr>
                            <w:rFonts w:ascii="IBM Plex Sans Text" w:hAnsi="IBM Plex Sans Text"/>
                            <w:color w:val="668B98" w:themeColor="text2"/>
                            <w:sz w:val="28"/>
                            <w:szCs w:val="28"/>
                          </w:rPr>
                          <w:delText>A0</w:delText>
                        </w:r>
                        <w:r w:rsidR="00FA1A65" w:rsidDel="00C0213C">
                          <w:rPr>
                            <w:rFonts w:ascii="IBM Plex Sans Text" w:hAnsi="IBM Plex Sans Text"/>
                            <w:color w:val="668B98" w:themeColor="text2"/>
                            <w:sz w:val="28"/>
                            <w:szCs w:val="28"/>
                          </w:rPr>
                          <w:delText>4</w:delText>
                        </w:r>
                      </w:del>
                      <w:ins w:id="15" w:author="Leon Mlakar" w:date="2024-09-26T19:18:00Z" w16du:dateUtc="2024-09-26T17:18:00Z">
                        <w:r w:rsidR="00C0213C" w:rsidRPr="0034745C">
                          <w:rPr>
                            <w:rFonts w:ascii="IBM Plex Sans Text" w:hAnsi="IBM Plex Sans Text"/>
                            <w:color w:val="668B98" w:themeColor="text2"/>
                            <w:sz w:val="28"/>
                            <w:szCs w:val="28"/>
                          </w:rPr>
                          <w:t>A0</w:t>
                        </w:r>
                      </w:ins>
                      <w:ins w:id="16" w:author="Leon Mlakar" w:date="2024-09-26T19:24:00Z" w16du:dateUtc="2024-09-26T17:24:00Z">
                        <w:r w:rsidR="00377D79">
                          <w:rPr>
                            <w:rFonts w:ascii="IBM Plex Sans Text" w:hAnsi="IBM Plex Sans Text"/>
                            <w:color w:val="668B98" w:themeColor="text2"/>
                            <w:sz w:val="28"/>
                            <w:szCs w:val="28"/>
                          </w:rPr>
                          <w:t>7</w:t>
                        </w:r>
                      </w:ins>
                    </w:p>
                    <w:p w14:paraId="730F5F45" w14:textId="77777777" w:rsidR="008C760A" w:rsidRPr="00E70E69" w:rsidRDefault="008C760A" w:rsidP="008C760A">
                      <w:pPr>
                        <w:rPr>
                          <w:color w:val="339999" w:themeColor="accent6"/>
                        </w:rPr>
                      </w:pPr>
                    </w:p>
                    <w:p w14:paraId="2FC6CEF5" w14:textId="7DA8D6AB" w:rsidR="008C760A" w:rsidRPr="00D91F4F" w:rsidRDefault="008C760A" w:rsidP="008C760A">
                      <w:pPr>
                        <w:pStyle w:val="LargeText"/>
                        <w:rPr>
                          <w:rFonts w:ascii="IBM Plex Sans" w:hAnsi="IBM Plex Sans"/>
                          <w:sz w:val="20"/>
                          <w:szCs w:val="20"/>
                        </w:rPr>
                      </w:pPr>
                      <w:r w:rsidRPr="00D91F4F">
                        <w:rPr>
                          <w:rFonts w:ascii="IBM Plex Sans" w:hAnsi="IBM Plex Sans"/>
                          <w:sz w:val="20"/>
                          <w:szCs w:val="20"/>
                        </w:rPr>
                        <w:t xml:space="preserve">Created </w:t>
                      </w:r>
                      <w:r w:rsidR="00166C16" w:rsidRPr="00D91F4F">
                        <w:rPr>
                          <w:rFonts w:ascii="IBM Plex Sans" w:hAnsi="IBM Plex Sans"/>
                          <w:sz w:val="20"/>
                          <w:szCs w:val="20"/>
                        </w:rPr>
                        <w:fldChar w:fldCharType="begin"/>
                      </w:r>
                      <w:r w:rsidR="00166C16" w:rsidRPr="00D91F4F">
                        <w:rPr>
                          <w:rFonts w:ascii="IBM Plex Sans" w:hAnsi="IBM Plex Sans"/>
                          <w:sz w:val="20"/>
                          <w:szCs w:val="20"/>
                        </w:rPr>
                        <w:instrText xml:space="preserve"> CREATEDATE \@ "dd/MM/yyyy" \* MERGEFORMAT </w:instrText>
                      </w:r>
                      <w:r w:rsidR="00166C16" w:rsidRPr="00D91F4F">
                        <w:rPr>
                          <w:rFonts w:ascii="IBM Plex Sans" w:hAnsi="IBM Plex Sans"/>
                          <w:sz w:val="20"/>
                          <w:szCs w:val="20"/>
                        </w:rPr>
                        <w:fldChar w:fldCharType="separate"/>
                      </w:r>
                      <w:ins w:id="17" w:author="Leon Mlakar" w:date="2024-09-26T19:19:00Z" w16du:dateUtc="2024-09-26T17:19:00Z">
                        <w:r w:rsidR="00C0213C">
                          <w:rPr>
                            <w:rFonts w:ascii="IBM Plex Sans" w:hAnsi="IBM Plex Sans"/>
                            <w:noProof/>
                            <w:sz w:val="20"/>
                            <w:szCs w:val="20"/>
                          </w:rPr>
                          <w:t>25/09/2024</w:t>
                        </w:r>
                      </w:ins>
                      <w:del w:id="18" w:author="Leon Mlakar" w:date="2024-09-26T19:19:00Z" w16du:dateUtc="2024-09-26T17:19:00Z">
                        <w:r w:rsidR="00847B7D" w:rsidRPr="00D91F4F" w:rsidDel="00C0213C">
                          <w:rPr>
                            <w:rFonts w:ascii="IBM Plex Sans" w:hAnsi="IBM Plex Sans"/>
                            <w:noProof/>
                            <w:sz w:val="20"/>
                            <w:szCs w:val="20"/>
                          </w:rPr>
                          <w:delText>28</w:delText>
                        </w:r>
                        <w:r w:rsidR="00BF7763" w:rsidRPr="00D91F4F" w:rsidDel="00C0213C">
                          <w:rPr>
                            <w:rFonts w:ascii="IBM Plex Sans" w:hAnsi="IBM Plex Sans"/>
                            <w:noProof/>
                            <w:sz w:val="20"/>
                            <w:szCs w:val="20"/>
                          </w:rPr>
                          <w:delText>/</w:delText>
                        </w:r>
                        <w:r w:rsidR="00962C0A" w:rsidRPr="00D91F4F" w:rsidDel="00C0213C">
                          <w:rPr>
                            <w:rFonts w:ascii="IBM Plex Sans" w:hAnsi="IBM Plex Sans"/>
                            <w:noProof/>
                            <w:sz w:val="20"/>
                            <w:szCs w:val="20"/>
                          </w:rPr>
                          <w:delText>0</w:delText>
                        </w:r>
                        <w:r w:rsidR="00847B7D" w:rsidRPr="00D91F4F" w:rsidDel="00C0213C">
                          <w:rPr>
                            <w:rFonts w:ascii="IBM Plex Sans" w:hAnsi="IBM Plex Sans"/>
                            <w:noProof/>
                            <w:sz w:val="20"/>
                            <w:szCs w:val="20"/>
                          </w:rPr>
                          <w:delText>5</w:delText>
                        </w:r>
                        <w:r w:rsidR="00BF7763" w:rsidRPr="00D91F4F" w:rsidDel="00C0213C">
                          <w:rPr>
                            <w:rFonts w:ascii="IBM Plex Sans" w:hAnsi="IBM Plex Sans"/>
                            <w:noProof/>
                            <w:sz w:val="20"/>
                            <w:szCs w:val="20"/>
                          </w:rPr>
                          <w:delText>/202</w:delText>
                        </w:r>
                        <w:r w:rsidR="00962C0A" w:rsidRPr="00D91F4F" w:rsidDel="00C0213C">
                          <w:rPr>
                            <w:rFonts w:ascii="IBM Plex Sans" w:hAnsi="IBM Plex Sans"/>
                            <w:noProof/>
                            <w:sz w:val="20"/>
                            <w:szCs w:val="20"/>
                          </w:rPr>
                          <w:delText>4</w:delText>
                        </w:r>
                      </w:del>
                      <w:r w:rsidR="00166C16" w:rsidRPr="00D91F4F">
                        <w:rPr>
                          <w:rFonts w:ascii="IBM Plex Sans" w:hAnsi="IBM Plex Sans"/>
                          <w:sz w:val="20"/>
                          <w:szCs w:val="20"/>
                        </w:rPr>
                        <w:fldChar w:fldCharType="end"/>
                      </w:r>
                    </w:p>
                    <w:p w14:paraId="78FE4E43" w14:textId="1CECEB16" w:rsidR="008C760A" w:rsidRPr="00D91F4F" w:rsidRDefault="008C760A" w:rsidP="008C760A">
                      <w:pPr>
                        <w:rPr>
                          <w:rFonts w:ascii="IBM Plex Sans" w:hAnsi="IBM Plex Sans"/>
                        </w:rPr>
                      </w:pPr>
                      <w:r w:rsidRPr="00D91F4F">
                        <w:rPr>
                          <w:rFonts w:ascii="IBM Plex Sans" w:hAnsi="IBM Plex Sans"/>
                        </w:rPr>
                        <w:t xml:space="preserve">Last updated </w:t>
                      </w:r>
                      <w:del w:id="19" w:author="Leon Mlakar" w:date="2024-09-26T19:20:00Z" w16du:dateUtc="2024-09-26T17:20:00Z">
                        <w:r w:rsidR="008A6B76" w:rsidRPr="00D91F4F" w:rsidDel="00C0213C">
                          <w:rPr>
                            <w:rFonts w:ascii="IBM Plex Sans" w:hAnsi="IBM Plex Sans"/>
                          </w:rPr>
                          <w:delText>28/</w:delText>
                        </w:r>
                      </w:del>
                      <w:r w:rsidRPr="00D91F4F">
                        <w:rPr>
                          <w:rFonts w:ascii="IBM Plex Sans" w:hAnsi="IBM Plex Sans"/>
                        </w:rPr>
                        <w:fldChar w:fldCharType="begin"/>
                      </w:r>
                      <w:r w:rsidRPr="00D91F4F">
                        <w:rPr>
                          <w:rFonts w:ascii="IBM Plex Sans" w:hAnsi="IBM Plex Sans"/>
                        </w:rPr>
                        <w:instrText xml:space="preserve"> SAVEDATE \@ "dd/MM/yyyy" \* MERGEFORMAT </w:instrText>
                      </w:r>
                      <w:r w:rsidRPr="00D91F4F">
                        <w:rPr>
                          <w:rFonts w:ascii="IBM Plex Sans" w:hAnsi="IBM Plex Sans"/>
                        </w:rPr>
                        <w:fldChar w:fldCharType="separate"/>
                      </w:r>
                      <w:ins w:id="20" w:author="Leon Mlakar" w:date="2024-09-27T16:09:00Z" w16du:dateUtc="2024-09-27T14:09:00Z">
                        <w:r w:rsidR="004541D2">
                          <w:rPr>
                            <w:rFonts w:ascii="IBM Plex Sans" w:hAnsi="IBM Plex Sans"/>
                            <w:noProof/>
                          </w:rPr>
                          <w:t>27/09/2024</w:t>
                        </w:r>
                      </w:ins>
                      <w:del w:id="21" w:author="Leon Mlakar" w:date="2024-09-26T19:21:00Z" w16du:dateUtc="2024-09-26T17:21:00Z">
                        <w:r w:rsidR="00C0213C" w:rsidDel="00377D79">
                          <w:rPr>
                            <w:rFonts w:ascii="IBM Plex Sans" w:hAnsi="IBM Plex Sans"/>
                            <w:noProof/>
                          </w:rPr>
                          <w:delText>25/09/2024</w:delText>
                        </w:r>
                      </w:del>
                      <w:r w:rsidRPr="00D91F4F">
                        <w:rPr>
                          <w:rFonts w:ascii="IBM Plex Sans" w:hAnsi="IBM Plex Sans"/>
                        </w:rPr>
                        <w:fldChar w:fldCharType="end"/>
                      </w:r>
                    </w:p>
                  </w:txbxContent>
                </v:textbox>
                <w10:wrap anchory="page"/>
              </v:shape>
            </w:pict>
          </mc:Fallback>
        </mc:AlternateContent>
      </w:r>
      <w:r w:rsidR="008C760A">
        <w:br w:type="page"/>
      </w:r>
    </w:p>
    <w:p w14:paraId="70EB7CA4" w14:textId="1F3605F4" w:rsidR="00450D10" w:rsidRPr="00D91F4F" w:rsidRDefault="00450D10" w:rsidP="008836AF">
      <w:pPr>
        <w:pStyle w:val="Heading2"/>
      </w:pPr>
      <w:bookmarkStart w:id="22" w:name="_Toc178346054"/>
      <w:r w:rsidRPr="00D91F4F">
        <w:lastRenderedPageBreak/>
        <w:t xml:space="preserve">Change </w:t>
      </w:r>
      <w:r w:rsidR="00E941A4">
        <w:t>Log</w:t>
      </w:r>
      <w:bookmarkEnd w:id="22"/>
    </w:p>
    <w:p w14:paraId="15198B41" w14:textId="77777777" w:rsidR="00450D10" w:rsidRPr="00872804" w:rsidRDefault="00450D10" w:rsidP="00872804"/>
    <w:p w14:paraId="0FFFF0D7" w14:textId="77777777" w:rsidR="00450D10" w:rsidRPr="00A06037" w:rsidRDefault="00450D10" w:rsidP="008836AF">
      <w:pPr>
        <w:pStyle w:val="Heading3"/>
      </w:pPr>
      <w:bookmarkStart w:id="23" w:name="_Toc178346055"/>
      <w:r w:rsidRPr="00A06037">
        <w:t>Revision History</w:t>
      </w:r>
      <w:bookmarkEnd w:id="23"/>
    </w:p>
    <w:p w14:paraId="68C732BB" w14:textId="77777777" w:rsidR="00450D10" w:rsidRDefault="00450D10" w:rsidP="00450D10">
      <w:pPr>
        <w:rPr>
          <w:color w:val="339999" w:themeColor="accent6"/>
          <w:szCs w:val="20"/>
        </w:rPr>
      </w:pPr>
    </w:p>
    <w:tbl>
      <w:tblPr>
        <w:tblStyle w:val="nChain"/>
        <w:tblW w:w="5000" w:type="pct"/>
        <w:tblLook w:val="04A0" w:firstRow="1" w:lastRow="0" w:firstColumn="1" w:lastColumn="0" w:noHBand="0" w:noVBand="1"/>
      </w:tblPr>
      <w:tblGrid>
        <w:gridCol w:w="1133"/>
        <w:gridCol w:w="1133"/>
        <w:gridCol w:w="6799"/>
      </w:tblGrid>
      <w:tr w:rsidR="00C0213C" w14:paraId="7C3EBB5C" w14:textId="77777777" w:rsidTr="00015A2C">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625" w:type="pct"/>
          </w:tcPr>
          <w:p w14:paraId="3CF22CD7" w14:textId="77777777" w:rsidR="00450D10" w:rsidRPr="00BC14FF" w:rsidRDefault="00450D10" w:rsidP="00015A2C">
            <w:pPr>
              <w:pStyle w:val="TableHeader"/>
              <w:rPr>
                <w:rFonts w:ascii="IBM Plex Sans Text" w:hAnsi="IBM Plex Sans Text"/>
                <w:b/>
              </w:rPr>
            </w:pPr>
            <w:r w:rsidRPr="00BC14FF">
              <w:rPr>
                <w:rFonts w:ascii="IBM Plex Sans Text" w:hAnsi="IBM Plex Sans Text"/>
                <w:b/>
              </w:rPr>
              <w:t>Revision</w:t>
            </w:r>
          </w:p>
        </w:tc>
        <w:tc>
          <w:tcPr>
            <w:tcW w:w="625" w:type="pct"/>
          </w:tcPr>
          <w:p w14:paraId="31AF0614" w14:textId="77777777" w:rsidR="00450D10" w:rsidRPr="00BC14FF" w:rsidRDefault="00450D10" w:rsidP="00015A2C">
            <w:pPr>
              <w:pStyle w:val="TableHeader"/>
              <w:cnfStyle w:val="100000000000" w:firstRow="1" w:lastRow="0" w:firstColumn="0" w:lastColumn="0" w:oddVBand="0" w:evenVBand="0" w:oddHBand="0" w:evenHBand="0" w:firstRowFirstColumn="0" w:firstRowLastColumn="0" w:lastRowFirstColumn="0" w:lastRowLastColumn="0"/>
              <w:rPr>
                <w:rFonts w:ascii="IBM Plex Sans Text" w:hAnsi="IBM Plex Sans Text"/>
                <w:b/>
              </w:rPr>
            </w:pPr>
            <w:r w:rsidRPr="00BC14FF">
              <w:rPr>
                <w:rFonts w:ascii="IBM Plex Sans Text" w:hAnsi="IBM Plex Sans Text"/>
                <w:b/>
              </w:rPr>
              <w:t>Date</w:t>
            </w:r>
          </w:p>
        </w:tc>
        <w:tc>
          <w:tcPr>
            <w:tcW w:w="3750" w:type="pct"/>
          </w:tcPr>
          <w:p w14:paraId="2288FC2B" w14:textId="77777777" w:rsidR="00450D10" w:rsidRPr="00BC14FF" w:rsidRDefault="00450D10" w:rsidP="00015A2C">
            <w:pPr>
              <w:pStyle w:val="TableHeader"/>
              <w:cnfStyle w:val="100000000000" w:firstRow="1" w:lastRow="0" w:firstColumn="0" w:lastColumn="0" w:oddVBand="0" w:evenVBand="0" w:oddHBand="0" w:evenHBand="0" w:firstRowFirstColumn="0" w:firstRowLastColumn="0" w:lastRowFirstColumn="0" w:lastRowLastColumn="0"/>
              <w:rPr>
                <w:rFonts w:ascii="IBM Plex Sans Text" w:hAnsi="IBM Plex Sans Text"/>
                <w:b/>
              </w:rPr>
            </w:pPr>
            <w:r w:rsidRPr="00BC14FF">
              <w:rPr>
                <w:rFonts w:ascii="IBM Plex Sans Text" w:hAnsi="IBM Plex Sans Text"/>
                <w:b/>
              </w:rPr>
              <w:t>Summary of changes</w:t>
            </w:r>
          </w:p>
        </w:tc>
      </w:tr>
      <w:tr w:rsidR="00C0213C" w:rsidRPr="00A06037" w14:paraId="4ABD9E8D" w14:textId="77777777" w:rsidTr="00015A2C">
        <w:trPr>
          <w:trHeight w:val="293"/>
        </w:trPr>
        <w:tc>
          <w:tcPr>
            <w:cnfStyle w:val="001000000000" w:firstRow="0" w:lastRow="0" w:firstColumn="1" w:lastColumn="0" w:oddVBand="0" w:evenVBand="0" w:oddHBand="0" w:evenHBand="0" w:firstRowFirstColumn="0" w:firstRowLastColumn="0" w:lastRowFirstColumn="0" w:lastRowLastColumn="0"/>
            <w:tcW w:w="625" w:type="pct"/>
          </w:tcPr>
          <w:p w14:paraId="0DA6AC0A" w14:textId="77777777" w:rsidR="00450D10" w:rsidRPr="00A81673" w:rsidRDefault="00450D10" w:rsidP="003F14F5">
            <w:pPr>
              <w:pStyle w:val="TableBold"/>
              <w:rPr>
                <w:rFonts w:ascii="IBM Plex Sans" w:hAnsi="IBM Plex Sans"/>
                <w:color w:val="567488" w:themeColor="accent2" w:themeShade="80"/>
                <w:sz w:val="14"/>
                <w:szCs w:val="14"/>
              </w:rPr>
            </w:pPr>
            <w:r w:rsidRPr="00A81673">
              <w:rPr>
                <w:rFonts w:ascii="IBM Plex Sans" w:hAnsi="IBM Plex Sans"/>
                <w:color w:val="064154" w:themeColor="accent1"/>
                <w:sz w:val="14"/>
                <w:szCs w:val="14"/>
              </w:rPr>
              <w:t>A01</w:t>
            </w:r>
          </w:p>
        </w:tc>
        <w:tc>
          <w:tcPr>
            <w:tcW w:w="625" w:type="pct"/>
          </w:tcPr>
          <w:p w14:paraId="4E22B999" w14:textId="3D26EC33" w:rsidR="00450D10" w:rsidRPr="00A81673" w:rsidRDefault="00847B7D"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eastAsia="Times New Roman" w:hAnsi="IBM Plex Sans"/>
                <w:color w:val="567488" w:themeColor="accent2" w:themeShade="80"/>
                <w:sz w:val="14"/>
                <w:szCs w:val="14"/>
              </w:rPr>
            </w:pPr>
            <w:r w:rsidRPr="00A81673">
              <w:rPr>
                <w:rFonts w:ascii="IBM Plex Sans" w:hAnsi="IBM Plex Sans"/>
                <w:color w:val="567488" w:themeColor="accent2" w:themeShade="80"/>
                <w:sz w:val="14"/>
                <w:szCs w:val="14"/>
              </w:rPr>
              <w:t>2</w:t>
            </w:r>
            <w:r w:rsidR="00CF7C67" w:rsidRPr="00A81673">
              <w:rPr>
                <w:rFonts w:ascii="IBM Plex Sans" w:hAnsi="IBM Plex Sans"/>
                <w:color w:val="567488" w:themeColor="accent2" w:themeShade="80"/>
                <w:sz w:val="14"/>
                <w:szCs w:val="14"/>
              </w:rPr>
              <w:t>1</w:t>
            </w:r>
            <w:r w:rsidR="00EC0016" w:rsidRPr="00A81673">
              <w:rPr>
                <w:rFonts w:ascii="IBM Plex Sans" w:hAnsi="IBM Plex Sans"/>
                <w:color w:val="567488" w:themeColor="accent2" w:themeShade="80"/>
                <w:sz w:val="14"/>
                <w:szCs w:val="14"/>
              </w:rPr>
              <w:t>/0</w:t>
            </w:r>
            <w:r w:rsidRPr="00A81673">
              <w:rPr>
                <w:rFonts w:ascii="IBM Plex Sans" w:hAnsi="IBM Plex Sans"/>
                <w:color w:val="567488" w:themeColor="accent2" w:themeShade="80"/>
                <w:sz w:val="14"/>
                <w:szCs w:val="14"/>
              </w:rPr>
              <w:t>5</w:t>
            </w:r>
            <w:r w:rsidR="00EC0016" w:rsidRPr="00A81673">
              <w:rPr>
                <w:rFonts w:ascii="IBM Plex Sans" w:hAnsi="IBM Plex Sans"/>
                <w:color w:val="567488" w:themeColor="accent2" w:themeShade="80"/>
                <w:sz w:val="14"/>
                <w:szCs w:val="14"/>
              </w:rPr>
              <w:t>/</w:t>
            </w:r>
            <w:r w:rsidR="00EA7FE0" w:rsidRPr="00A81673">
              <w:rPr>
                <w:rFonts w:ascii="IBM Plex Sans" w:hAnsi="IBM Plex Sans"/>
                <w:color w:val="567488" w:themeColor="accent2" w:themeShade="80"/>
                <w:sz w:val="14"/>
                <w:szCs w:val="14"/>
              </w:rPr>
              <w:t>2024</w:t>
            </w:r>
          </w:p>
        </w:tc>
        <w:tc>
          <w:tcPr>
            <w:tcW w:w="3750" w:type="pct"/>
          </w:tcPr>
          <w:p w14:paraId="253704BD" w14:textId="7B7145AB" w:rsidR="00450D10" w:rsidRPr="00A81673" w:rsidRDefault="00EA7FE0"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Initial Draft</w:t>
            </w:r>
          </w:p>
        </w:tc>
      </w:tr>
      <w:tr w:rsidR="00C0213C" w:rsidRPr="00A06037" w14:paraId="1461F79B" w14:textId="77777777" w:rsidTr="00015A2C">
        <w:trPr>
          <w:trHeight w:val="293"/>
        </w:trPr>
        <w:tc>
          <w:tcPr>
            <w:cnfStyle w:val="001000000000" w:firstRow="0" w:lastRow="0" w:firstColumn="1" w:lastColumn="0" w:oddVBand="0" w:evenVBand="0" w:oddHBand="0" w:evenHBand="0" w:firstRowFirstColumn="0" w:firstRowLastColumn="0" w:lastRowFirstColumn="0" w:lastRowLastColumn="0"/>
            <w:tcW w:w="625" w:type="pct"/>
          </w:tcPr>
          <w:p w14:paraId="67786388" w14:textId="77777777" w:rsidR="00450D10" w:rsidRPr="00A81673" w:rsidRDefault="00450D10" w:rsidP="003F14F5">
            <w:pPr>
              <w:pStyle w:val="TableBold"/>
              <w:rPr>
                <w:rFonts w:ascii="IBM Plex Sans" w:hAnsi="IBM Plex Sans"/>
                <w:color w:val="567488" w:themeColor="accent2" w:themeShade="80"/>
                <w:sz w:val="14"/>
                <w:szCs w:val="14"/>
              </w:rPr>
            </w:pPr>
            <w:r w:rsidRPr="00A81673">
              <w:rPr>
                <w:rFonts w:ascii="IBM Plex Sans" w:hAnsi="IBM Plex Sans"/>
                <w:color w:val="064154" w:themeColor="accent1"/>
                <w:sz w:val="14"/>
                <w:szCs w:val="14"/>
              </w:rPr>
              <w:t>A02</w:t>
            </w:r>
          </w:p>
        </w:tc>
        <w:tc>
          <w:tcPr>
            <w:tcW w:w="625" w:type="pct"/>
          </w:tcPr>
          <w:p w14:paraId="108F5038" w14:textId="52E97D5A" w:rsidR="00450D10" w:rsidRPr="00A81673" w:rsidRDefault="00CF7C67"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eastAsia="Times New Roman" w:hAnsi="IBM Plex Sans"/>
                <w:color w:val="567488" w:themeColor="accent2" w:themeShade="80"/>
                <w:sz w:val="14"/>
                <w:szCs w:val="14"/>
              </w:rPr>
            </w:pPr>
            <w:r w:rsidRPr="00A81673">
              <w:rPr>
                <w:rFonts w:ascii="IBM Plex Sans" w:hAnsi="IBM Plex Sans"/>
                <w:color w:val="567488" w:themeColor="accent2" w:themeShade="80"/>
                <w:sz w:val="14"/>
                <w:szCs w:val="14"/>
              </w:rPr>
              <w:t>24</w:t>
            </w:r>
            <w:r w:rsidR="00EC0016" w:rsidRPr="00A81673">
              <w:rPr>
                <w:rFonts w:ascii="IBM Plex Sans" w:hAnsi="IBM Plex Sans"/>
                <w:color w:val="567488" w:themeColor="accent2" w:themeShade="80"/>
                <w:sz w:val="14"/>
                <w:szCs w:val="14"/>
              </w:rPr>
              <w:t>/0</w:t>
            </w:r>
            <w:r w:rsidR="00847B7D" w:rsidRPr="00A81673">
              <w:rPr>
                <w:rFonts w:ascii="IBM Plex Sans" w:hAnsi="IBM Plex Sans"/>
                <w:color w:val="567488" w:themeColor="accent2" w:themeShade="80"/>
                <w:sz w:val="14"/>
                <w:szCs w:val="14"/>
              </w:rPr>
              <w:t>6</w:t>
            </w:r>
            <w:r w:rsidR="00EC0016" w:rsidRPr="00A81673">
              <w:rPr>
                <w:rFonts w:ascii="IBM Plex Sans" w:hAnsi="IBM Plex Sans"/>
                <w:color w:val="567488" w:themeColor="accent2" w:themeShade="80"/>
                <w:sz w:val="14"/>
                <w:szCs w:val="14"/>
              </w:rPr>
              <w:t>/</w:t>
            </w:r>
            <w:r w:rsidR="00847B7D" w:rsidRPr="00A81673">
              <w:rPr>
                <w:rFonts w:ascii="IBM Plex Sans" w:hAnsi="IBM Plex Sans"/>
                <w:color w:val="567488" w:themeColor="accent2" w:themeShade="80"/>
                <w:sz w:val="14"/>
                <w:szCs w:val="14"/>
              </w:rPr>
              <w:t>2</w:t>
            </w:r>
            <w:r w:rsidR="00EC0016" w:rsidRPr="00A81673">
              <w:rPr>
                <w:rFonts w:ascii="IBM Plex Sans" w:hAnsi="IBM Plex Sans"/>
                <w:color w:val="567488" w:themeColor="accent2" w:themeShade="80"/>
                <w:sz w:val="14"/>
                <w:szCs w:val="14"/>
              </w:rPr>
              <w:t>0</w:t>
            </w:r>
            <w:r w:rsidR="00847B7D" w:rsidRPr="00A81673">
              <w:rPr>
                <w:rFonts w:ascii="IBM Plex Sans" w:hAnsi="IBM Plex Sans"/>
                <w:color w:val="567488" w:themeColor="accent2" w:themeShade="80"/>
                <w:sz w:val="14"/>
                <w:szCs w:val="14"/>
              </w:rPr>
              <w:t>24</w:t>
            </w:r>
          </w:p>
        </w:tc>
        <w:tc>
          <w:tcPr>
            <w:tcW w:w="3750" w:type="pct"/>
          </w:tcPr>
          <w:p w14:paraId="650538D4" w14:textId="4BA2C0CD" w:rsidR="00450D10" w:rsidRPr="00A81673" w:rsidRDefault="00847B7D"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 xml:space="preserve">First Iteration </w:t>
            </w:r>
            <w:r w:rsidR="00CF7C67" w:rsidRPr="00A81673">
              <w:rPr>
                <w:rFonts w:ascii="IBM Plex Sans" w:hAnsi="IBM Plex Sans"/>
                <w:color w:val="567488" w:themeColor="accent2" w:themeShade="80"/>
                <w:sz w:val="14"/>
                <w:szCs w:val="14"/>
              </w:rPr>
              <w:t>Thomas</w:t>
            </w:r>
          </w:p>
        </w:tc>
      </w:tr>
      <w:tr w:rsidR="00C0213C" w:rsidRPr="00A06037" w14:paraId="138C38FC" w14:textId="77777777" w:rsidTr="00015A2C">
        <w:trPr>
          <w:trHeight w:val="293"/>
        </w:trPr>
        <w:tc>
          <w:tcPr>
            <w:cnfStyle w:val="001000000000" w:firstRow="0" w:lastRow="0" w:firstColumn="1" w:lastColumn="0" w:oddVBand="0" w:evenVBand="0" w:oddHBand="0" w:evenHBand="0" w:firstRowFirstColumn="0" w:firstRowLastColumn="0" w:lastRowFirstColumn="0" w:lastRowLastColumn="0"/>
            <w:tcW w:w="625" w:type="pct"/>
          </w:tcPr>
          <w:p w14:paraId="3A834A43" w14:textId="75124D8A" w:rsidR="00CF7C67" w:rsidRPr="00A81673" w:rsidRDefault="00CF7C67" w:rsidP="003F14F5">
            <w:pPr>
              <w:pStyle w:val="TableBold"/>
              <w:rPr>
                <w:rFonts w:ascii="IBM Plex Sans" w:hAnsi="IBM Plex Sans"/>
                <w:color w:val="567488" w:themeColor="accent2" w:themeShade="80"/>
                <w:sz w:val="14"/>
                <w:szCs w:val="14"/>
              </w:rPr>
            </w:pPr>
            <w:r w:rsidRPr="00A81673">
              <w:rPr>
                <w:rFonts w:ascii="IBM Plex Sans" w:hAnsi="IBM Plex Sans"/>
                <w:color w:val="064154" w:themeColor="accent1"/>
                <w:sz w:val="14"/>
                <w:szCs w:val="14"/>
              </w:rPr>
              <w:t>A03</w:t>
            </w:r>
          </w:p>
        </w:tc>
        <w:tc>
          <w:tcPr>
            <w:tcW w:w="625" w:type="pct"/>
          </w:tcPr>
          <w:p w14:paraId="59C4B2FF" w14:textId="08889505" w:rsidR="00CF7C67" w:rsidRPr="00A81673" w:rsidRDefault="001567CB"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31/06/2024</w:t>
            </w:r>
          </w:p>
        </w:tc>
        <w:tc>
          <w:tcPr>
            <w:tcW w:w="3750" w:type="pct"/>
          </w:tcPr>
          <w:p w14:paraId="6A13C57D" w14:textId="79DFCCDB" w:rsidR="00CF7C67" w:rsidRPr="00A81673" w:rsidRDefault="00C823DC"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Review and improvement</w:t>
            </w:r>
          </w:p>
        </w:tc>
      </w:tr>
      <w:tr w:rsidR="00C0213C" w:rsidRPr="00A06037" w14:paraId="43022BA5" w14:textId="77777777" w:rsidTr="00015A2C">
        <w:trPr>
          <w:trHeight w:val="293"/>
        </w:trPr>
        <w:tc>
          <w:tcPr>
            <w:cnfStyle w:val="001000000000" w:firstRow="0" w:lastRow="0" w:firstColumn="1" w:lastColumn="0" w:oddVBand="0" w:evenVBand="0" w:oddHBand="0" w:evenHBand="0" w:firstRowFirstColumn="0" w:firstRowLastColumn="0" w:lastRowFirstColumn="0" w:lastRowLastColumn="0"/>
            <w:tcW w:w="625" w:type="pct"/>
          </w:tcPr>
          <w:p w14:paraId="1BA14B53" w14:textId="1B310975" w:rsidR="00C823DC" w:rsidRPr="00A81673" w:rsidRDefault="00C823DC" w:rsidP="003F14F5">
            <w:pPr>
              <w:pStyle w:val="TableBold"/>
              <w:rPr>
                <w:rFonts w:ascii="IBM Plex Sans" w:hAnsi="IBM Plex Sans"/>
                <w:color w:val="567488" w:themeColor="accent2" w:themeShade="80"/>
                <w:sz w:val="14"/>
                <w:szCs w:val="14"/>
              </w:rPr>
            </w:pPr>
            <w:r w:rsidRPr="00A81673">
              <w:rPr>
                <w:rFonts w:ascii="IBM Plex Sans" w:hAnsi="IBM Plex Sans"/>
                <w:color w:val="064154" w:themeColor="accent1"/>
                <w:sz w:val="14"/>
                <w:szCs w:val="14"/>
              </w:rPr>
              <w:t>A0</w:t>
            </w:r>
            <w:r w:rsidR="009566BC">
              <w:rPr>
                <w:rFonts w:ascii="IBM Plex Sans" w:hAnsi="IBM Plex Sans"/>
                <w:color w:val="064154" w:themeColor="accent1"/>
                <w:sz w:val="14"/>
                <w:szCs w:val="14"/>
              </w:rPr>
              <w:t>3</w:t>
            </w:r>
          </w:p>
        </w:tc>
        <w:tc>
          <w:tcPr>
            <w:tcW w:w="625" w:type="pct"/>
          </w:tcPr>
          <w:p w14:paraId="15D37FDA" w14:textId="2C5F3EDF" w:rsidR="00C823DC" w:rsidRPr="00A81673" w:rsidRDefault="00F03011"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05/07/2024</w:t>
            </w:r>
          </w:p>
        </w:tc>
        <w:tc>
          <w:tcPr>
            <w:tcW w:w="3750" w:type="pct"/>
          </w:tcPr>
          <w:p w14:paraId="6DDC99B8" w14:textId="7145B395" w:rsidR="00C823DC" w:rsidRPr="00A81673" w:rsidRDefault="00F03011"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 xml:space="preserve">Second iteration with Thomas </w:t>
            </w:r>
          </w:p>
        </w:tc>
      </w:tr>
      <w:tr w:rsidR="00C0213C" w:rsidRPr="00A06037" w14:paraId="0E3DE6B1" w14:textId="77777777" w:rsidTr="00015A2C">
        <w:trPr>
          <w:trHeight w:val="293"/>
        </w:trPr>
        <w:tc>
          <w:tcPr>
            <w:cnfStyle w:val="001000000000" w:firstRow="0" w:lastRow="0" w:firstColumn="1" w:lastColumn="0" w:oddVBand="0" w:evenVBand="0" w:oddHBand="0" w:evenHBand="0" w:firstRowFirstColumn="0" w:firstRowLastColumn="0" w:lastRowFirstColumn="0" w:lastRowLastColumn="0"/>
            <w:tcW w:w="625" w:type="pct"/>
          </w:tcPr>
          <w:p w14:paraId="61F96DFC" w14:textId="23DA69C7" w:rsidR="00F03011" w:rsidRPr="00A81673" w:rsidRDefault="00F03011" w:rsidP="003F14F5">
            <w:pPr>
              <w:pStyle w:val="TableBold"/>
              <w:rPr>
                <w:rFonts w:ascii="IBM Plex Sans" w:hAnsi="IBM Plex Sans"/>
                <w:color w:val="567488" w:themeColor="accent2" w:themeShade="80"/>
                <w:sz w:val="14"/>
                <w:szCs w:val="14"/>
              </w:rPr>
            </w:pPr>
            <w:r w:rsidRPr="00A81673">
              <w:rPr>
                <w:rFonts w:ascii="IBM Plex Sans" w:hAnsi="IBM Plex Sans"/>
                <w:color w:val="064154" w:themeColor="accent1"/>
                <w:sz w:val="14"/>
                <w:szCs w:val="14"/>
              </w:rPr>
              <w:t>A03</w:t>
            </w:r>
          </w:p>
        </w:tc>
        <w:tc>
          <w:tcPr>
            <w:tcW w:w="625" w:type="pct"/>
          </w:tcPr>
          <w:p w14:paraId="38FD4359" w14:textId="472D25A3" w:rsidR="00F03011" w:rsidRPr="00A81673" w:rsidRDefault="00F03011"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12/07/2024</w:t>
            </w:r>
          </w:p>
        </w:tc>
        <w:tc>
          <w:tcPr>
            <w:tcW w:w="3750" w:type="pct"/>
          </w:tcPr>
          <w:p w14:paraId="670D8F43" w14:textId="6B357269" w:rsidR="00BD106D" w:rsidRPr="00A81673" w:rsidRDefault="00F03011"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 xml:space="preserve">Review from Marko </w:t>
            </w:r>
            <w:proofErr w:type="spellStart"/>
            <w:r w:rsidRPr="00A81673">
              <w:rPr>
                <w:rFonts w:ascii="IBM Plex Sans" w:hAnsi="IBM Plex Sans"/>
                <w:color w:val="567488" w:themeColor="accent2" w:themeShade="80"/>
                <w:sz w:val="14"/>
                <w:szCs w:val="14"/>
              </w:rPr>
              <w:t>Macek</w:t>
            </w:r>
            <w:proofErr w:type="spellEnd"/>
            <w:r w:rsidRPr="00A81673">
              <w:rPr>
                <w:rFonts w:ascii="IBM Plex Sans" w:hAnsi="IBM Plex Sans"/>
                <w:color w:val="567488" w:themeColor="accent2" w:themeShade="80"/>
                <w:sz w:val="14"/>
                <w:szCs w:val="14"/>
              </w:rPr>
              <w:t xml:space="preserve"> </w:t>
            </w:r>
          </w:p>
        </w:tc>
      </w:tr>
      <w:tr w:rsidR="00C0213C" w:rsidRPr="00A06037" w14:paraId="787C9121" w14:textId="77777777" w:rsidTr="00015A2C">
        <w:trPr>
          <w:trHeight w:val="293"/>
        </w:trPr>
        <w:tc>
          <w:tcPr>
            <w:cnfStyle w:val="001000000000" w:firstRow="0" w:lastRow="0" w:firstColumn="1" w:lastColumn="0" w:oddVBand="0" w:evenVBand="0" w:oddHBand="0" w:evenHBand="0" w:firstRowFirstColumn="0" w:firstRowLastColumn="0" w:lastRowFirstColumn="0" w:lastRowLastColumn="0"/>
            <w:tcW w:w="625" w:type="pct"/>
          </w:tcPr>
          <w:p w14:paraId="531624B5" w14:textId="529AA592" w:rsidR="00BD106D" w:rsidRPr="00A81673" w:rsidRDefault="00BD106D" w:rsidP="003F14F5">
            <w:pPr>
              <w:pStyle w:val="TableBold"/>
              <w:rPr>
                <w:rFonts w:ascii="IBM Plex Sans" w:hAnsi="IBM Plex Sans"/>
                <w:color w:val="567488" w:themeColor="accent2" w:themeShade="80"/>
                <w:sz w:val="14"/>
                <w:szCs w:val="14"/>
              </w:rPr>
            </w:pPr>
            <w:r w:rsidRPr="00A81673">
              <w:rPr>
                <w:rFonts w:ascii="IBM Plex Sans" w:hAnsi="IBM Plex Sans"/>
                <w:color w:val="064154" w:themeColor="accent1"/>
                <w:sz w:val="14"/>
                <w:szCs w:val="14"/>
              </w:rPr>
              <w:t>A04</w:t>
            </w:r>
          </w:p>
        </w:tc>
        <w:tc>
          <w:tcPr>
            <w:tcW w:w="625" w:type="pct"/>
          </w:tcPr>
          <w:p w14:paraId="138B2679" w14:textId="60B78101" w:rsidR="00BD106D" w:rsidRPr="00A81673" w:rsidRDefault="00BD106D"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22/07/2024</w:t>
            </w:r>
          </w:p>
        </w:tc>
        <w:tc>
          <w:tcPr>
            <w:tcW w:w="3750" w:type="pct"/>
          </w:tcPr>
          <w:p w14:paraId="5C4FB26B" w14:textId="0ABB1D54" w:rsidR="00BD106D" w:rsidRPr="00A81673" w:rsidRDefault="00BD106D"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Changes applied</w:t>
            </w:r>
          </w:p>
        </w:tc>
      </w:tr>
      <w:tr w:rsidR="00C0213C" w:rsidRPr="00A06037" w14:paraId="66056D67" w14:textId="77777777" w:rsidTr="00015A2C">
        <w:trPr>
          <w:trHeight w:val="293"/>
        </w:trPr>
        <w:tc>
          <w:tcPr>
            <w:cnfStyle w:val="001000000000" w:firstRow="0" w:lastRow="0" w:firstColumn="1" w:lastColumn="0" w:oddVBand="0" w:evenVBand="0" w:oddHBand="0" w:evenHBand="0" w:firstRowFirstColumn="0" w:firstRowLastColumn="0" w:lastRowFirstColumn="0" w:lastRowLastColumn="0"/>
            <w:tcW w:w="625" w:type="pct"/>
          </w:tcPr>
          <w:p w14:paraId="001FCBB8" w14:textId="28857F1B" w:rsidR="00BD106D" w:rsidRPr="00A81673" w:rsidRDefault="00BD106D" w:rsidP="003F14F5">
            <w:pPr>
              <w:pStyle w:val="TableBold"/>
              <w:rPr>
                <w:rFonts w:ascii="IBM Plex Sans" w:hAnsi="IBM Plex Sans"/>
                <w:color w:val="567488" w:themeColor="accent2" w:themeShade="80"/>
                <w:sz w:val="14"/>
                <w:szCs w:val="14"/>
              </w:rPr>
            </w:pPr>
            <w:r w:rsidRPr="00A81673">
              <w:rPr>
                <w:rFonts w:ascii="IBM Plex Sans" w:hAnsi="IBM Plex Sans"/>
                <w:color w:val="064154" w:themeColor="accent1"/>
                <w:sz w:val="14"/>
                <w:szCs w:val="14"/>
              </w:rPr>
              <w:t>A04</w:t>
            </w:r>
          </w:p>
        </w:tc>
        <w:tc>
          <w:tcPr>
            <w:tcW w:w="625" w:type="pct"/>
          </w:tcPr>
          <w:p w14:paraId="5ED713A1" w14:textId="6E934011" w:rsidR="00BD106D" w:rsidRPr="00A81673" w:rsidRDefault="00BD106D"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24/07/2024</w:t>
            </w:r>
          </w:p>
        </w:tc>
        <w:tc>
          <w:tcPr>
            <w:tcW w:w="3750" w:type="pct"/>
          </w:tcPr>
          <w:p w14:paraId="7C18FF41" w14:textId="7D20600C" w:rsidR="00BD106D" w:rsidRPr="00A81673" w:rsidRDefault="00BD106D"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 xml:space="preserve">Changes applied </w:t>
            </w:r>
          </w:p>
        </w:tc>
      </w:tr>
      <w:tr w:rsidR="00C0213C" w:rsidRPr="00A06037" w14:paraId="16F2850A" w14:textId="77777777" w:rsidTr="00015A2C">
        <w:trPr>
          <w:trHeight w:val="293"/>
        </w:trPr>
        <w:tc>
          <w:tcPr>
            <w:cnfStyle w:val="001000000000" w:firstRow="0" w:lastRow="0" w:firstColumn="1" w:lastColumn="0" w:oddVBand="0" w:evenVBand="0" w:oddHBand="0" w:evenHBand="0" w:firstRowFirstColumn="0" w:firstRowLastColumn="0" w:lastRowFirstColumn="0" w:lastRowLastColumn="0"/>
            <w:tcW w:w="625" w:type="pct"/>
          </w:tcPr>
          <w:p w14:paraId="629A6FE5" w14:textId="4EE6A8B6" w:rsidR="00C67C67" w:rsidRPr="00A81673" w:rsidRDefault="00C67C67" w:rsidP="003F14F5">
            <w:pPr>
              <w:pStyle w:val="TableBold"/>
              <w:rPr>
                <w:rFonts w:ascii="IBM Plex Sans" w:hAnsi="IBM Plex Sans"/>
                <w:color w:val="567488" w:themeColor="accent2" w:themeShade="80"/>
                <w:sz w:val="14"/>
                <w:szCs w:val="14"/>
              </w:rPr>
            </w:pPr>
            <w:r w:rsidRPr="00A81673">
              <w:rPr>
                <w:rFonts w:ascii="IBM Plex Sans" w:hAnsi="IBM Plex Sans"/>
                <w:color w:val="064154" w:themeColor="accent1"/>
                <w:sz w:val="14"/>
                <w:szCs w:val="14"/>
              </w:rPr>
              <w:t>A04</w:t>
            </w:r>
          </w:p>
        </w:tc>
        <w:tc>
          <w:tcPr>
            <w:tcW w:w="625" w:type="pct"/>
          </w:tcPr>
          <w:p w14:paraId="59C38BD1" w14:textId="67822890" w:rsidR="00C67C67" w:rsidRPr="00A81673" w:rsidRDefault="00C67C67"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25/07/2024</w:t>
            </w:r>
          </w:p>
        </w:tc>
        <w:tc>
          <w:tcPr>
            <w:tcW w:w="3750" w:type="pct"/>
          </w:tcPr>
          <w:p w14:paraId="3DD7B2C8" w14:textId="70146F13" w:rsidR="00C67C67" w:rsidRPr="00A81673" w:rsidRDefault="00C67C67"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Leon Mlakar</w:t>
            </w:r>
          </w:p>
        </w:tc>
      </w:tr>
      <w:tr w:rsidR="00C0213C" w:rsidRPr="00A06037" w14:paraId="117092E1" w14:textId="77777777" w:rsidTr="00015A2C">
        <w:trPr>
          <w:trHeight w:val="293"/>
        </w:trPr>
        <w:tc>
          <w:tcPr>
            <w:cnfStyle w:val="001000000000" w:firstRow="0" w:lastRow="0" w:firstColumn="1" w:lastColumn="0" w:oddVBand="0" w:evenVBand="0" w:oddHBand="0" w:evenHBand="0" w:firstRowFirstColumn="0" w:firstRowLastColumn="0" w:lastRowFirstColumn="0" w:lastRowLastColumn="0"/>
            <w:tcW w:w="625" w:type="pct"/>
          </w:tcPr>
          <w:p w14:paraId="37A3EF8A" w14:textId="79F968E2" w:rsidR="008A6B76" w:rsidRPr="00A81673" w:rsidRDefault="008A6B76" w:rsidP="003F14F5">
            <w:pPr>
              <w:pStyle w:val="TableBold"/>
              <w:rPr>
                <w:rFonts w:ascii="IBM Plex Sans" w:hAnsi="IBM Plex Sans"/>
                <w:color w:val="567488" w:themeColor="accent2" w:themeShade="80"/>
                <w:sz w:val="14"/>
                <w:szCs w:val="14"/>
              </w:rPr>
            </w:pPr>
            <w:del w:id="24" w:author="Leon Mlakar" w:date="2024-09-26T19:23:00Z" w16du:dateUtc="2024-09-26T17:23:00Z">
              <w:r w:rsidRPr="00A81673" w:rsidDel="00377D79">
                <w:rPr>
                  <w:rFonts w:ascii="IBM Plex Sans" w:hAnsi="IBM Plex Sans"/>
                  <w:color w:val="064154" w:themeColor="accent1"/>
                  <w:sz w:val="14"/>
                  <w:szCs w:val="14"/>
                </w:rPr>
                <w:delText>A04</w:delText>
              </w:r>
            </w:del>
            <w:ins w:id="25" w:author="Leon Mlakar" w:date="2024-09-26T19:23:00Z" w16du:dateUtc="2024-09-26T17:23:00Z">
              <w:r w:rsidR="00377D79" w:rsidRPr="00A81673">
                <w:rPr>
                  <w:rFonts w:ascii="IBM Plex Sans" w:hAnsi="IBM Plex Sans"/>
                  <w:color w:val="064154" w:themeColor="accent1"/>
                  <w:sz w:val="14"/>
                  <w:szCs w:val="14"/>
                </w:rPr>
                <w:t>A0</w:t>
              </w:r>
              <w:r w:rsidR="00377D79">
                <w:rPr>
                  <w:rFonts w:ascii="IBM Plex Sans" w:hAnsi="IBM Plex Sans"/>
                  <w:color w:val="064154" w:themeColor="accent1"/>
                  <w:sz w:val="14"/>
                  <w:szCs w:val="14"/>
                </w:rPr>
                <w:t>5</w:t>
              </w:r>
            </w:ins>
          </w:p>
        </w:tc>
        <w:tc>
          <w:tcPr>
            <w:tcW w:w="625" w:type="pct"/>
          </w:tcPr>
          <w:p w14:paraId="27295893" w14:textId="1E7BF8C4" w:rsidR="008A6B76" w:rsidRPr="00A81673" w:rsidRDefault="00C438F4"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28/07/2024</w:t>
            </w:r>
          </w:p>
        </w:tc>
        <w:tc>
          <w:tcPr>
            <w:tcW w:w="3750" w:type="pct"/>
          </w:tcPr>
          <w:p w14:paraId="7837D844" w14:textId="52F46150" w:rsidR="008A6B76" w:rsidRPr="00A81673" w:rsidRDefault="00C438F4"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sidRPr="00A81673">
              <w:rPr>
                <w:rFonts w:ascii="IBM Plex Sans" w:hAnsi="IBM Plex Sans"/>
                <w:color w:val="567488" w:themeColor="accent2" w:themeShade="80"/>
                <w:sz w:val="14"/>
                <w:szCs w:val="14"/>
              </w:rPr>
              <w:t>Huge Lopez</w:t>
            </w:r>
          </w:p>
        </w:tc>
      </w:tr>
      <w:tr w:rsidR="00C0213C" w:rsidRPr="00A06037" w14:paraId="1ADC04BB" w14:textId="77777777" w:rsidTr="00015A2C">
        <w:trPr>
          <w:trHeight w:val="293"/>
        </w:trPr>
        <w:tc>
          <w:tcPr>
            <w:cnfStyle w:val="001000000000" w:firstRow="0" w:lastRow="0" w:firstColumn="1" w:lastColumn="0" w:oddVBand="0" w:evenVBand="0" w:oddHBand="0" w:evenHBand="0" w:firstRowFirstColumn="0" w:firstRowLastColumn="0" w:lastRowFirstColumn="0" w:lastRowLastColumn="0"/>
            <w:tcW w:w="625" w:type="pct"/>
          </w:tcPr>
          <w:p w14:paraId="49CD8DC3" w14:textId="3C0B6AA1" w:rsidR="00902895" w:rsidRPr="00A81673" w:rsidRDefault="00902895" w:rsidP="003F14F5">
            <w:pPr>
              <w:pStyle w:val="TableBold"/>
              <w:rPr>
                <w:rFonts w:ascii="IBM Plex Sans" w:hAnsi="IBM Plex Sans"/>
                <w:color w:val="064154" w:themeColor="accent1"/>
                <w:sz w:val="14"/>
                <w:szCs w:val="14"/>
              </w:rPr>
            </w:pPr>
            <w:del w:id="26" w:author="Leon Mlakar" w:date="2024-09-26T19:24:00Z" w16du:dateUtc="2024-09-26T17:24:00Z">
              <w:r w:rsidDel="00377D79">
                <w:rPr>
                  <w:rFonts w:ascii="IBM Plex Sans" w:hAnsi="IBM Plex Sans"/>
                  <w:color w:val="064154" w:themeColor="accent1"/>
                  <w:sz w:val="14"/>
                  <w:szCs w:val="14"/>
                </w:rPr>
                <w:delText>A0</w:delText>
              </w:r>
              <w:r w:rsidR="00044E12" w:rsidDel="00377D79">
                <w:rPr>
                  <w:rFonts w:ascii="IBM Plex Sans" w:hAnsi="IBM Plex Sans"/>
                  <w:color w:val="064154" w:themeColor="accent1"/>
                  <w:sz w:val="14"/>
                  <w:szCs w:val="14"/>
                </w:rPr>
                <w:delText>5</w:delText>
              </w:r>
            </w:del>
            <w:ins w:id="27" w:author="Leon Mlakar" w:date="2024-09-26T19:24:00Z" w16du:dateUtc="2024-09-26T17:24:00Z">
              <w:r w:rsidR="00377D79">
                <w:rPr>
                  <w:rFonts w:ascii="IBM Plex Sans" w:hAnsi="IBM Plex Sans"/>
                  <w:color w:val="064154" w:themeColor="accent1"/>
                  <w:sz w:val="14"/>
                  <w:szCs w:val="14"/>
                </w:rPr>
                <w:t>A06</w:t>
              </w:r>
            </w:ins>
          </w:p>
        </w:tc>
        <w:tc>
          <w:tcPr>
            <w:tcW w:w="625" w:type="pct"/>
          </w:tcPr>
          <w:p w14:paraId="6DC43B1E" w14:textId="10F9F9BB" w:rsidR="00902895" w:rsidRPr="00A81673" w:rsidRDefault="00044E12"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Pr>
                <w:rFonts w:ascii="IBM Plex Sans" w:hAnsi="IBM Plex Sans"/>
                <w:color w:val="567488" w:themeColor="accent2" w:themeShade="80"/>
                <w:sz w:val="14"/>
                <w:szCs w:val="14"/>
              </w:rPr>
              <w:t>13/08/2024</w:t>
            </w:r>
          </w:p>
        </w:tc>
        <w:tc>
          <w:tcPr>
            <w:tcW w:w="3750" w:type="pct"/>
          </w:tcPr>
          <w:p w14:paraId="1C1CE077" w14:textId="1D5D66AD" w:rsidR="00902895" w:rsidRPr="00A81673" w:rsidRDefault="00044E12"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color w:val="567488" w:themeColor="accent2" w:themeShade="80"/>
                <w:sz w:val="14"/>
                <w:szCs w:val="14"/>
              </w:rPr>
            </w:pPr>
            <w:r>
              <w:rPr>
                <w:rFonts w:ascii="IBM Plex Sans" w:hAnsi="IBM Plex Sans"/>
                <w:color w:val="567488" w:themeColor="accent2" w:themeShade="80"/>
                <w:sz w:val="14"/>
                <w:szCs w:val="14"/>
              </w:rPr>
              <w:t xml:space="preserve">Owen Vaughan and </w:t>
            </w:r>
            <w:proofErr w:type="spellStart"/>
            <w:r w:rsidRPr="5C3B80CC">
              <w:rPr>
                <w:rFonts w:ascii="IBM Plex Sans" w:hAnsi="IBM Plex Sans"/>
                <w:color w:val="567488" w:themeColor="accent2" w:themeShade="80"/>
                <w:sz w:val="14"/>
                <w:szCs w:val="14"/>
              </w:rPr>
              <w:t>L</w:t>
            </w:r>
            <w:r w:rsidR="290D0498" w:rsidRPr="5C3B80CC">
              <w:rPr>
                <w:rFonts w:ascii="IBM Plex Sans" w:hAnsi="IBM Plex Sans"/>
                <w:color w:val="567488" w:themeColor="accent2" w:themeShade="80"/>
                <w:sz w:val="14"/>
                <w:szCs w:val="14"/>
              </w:rPr>
              <w:t>iuxuan</w:t>
            </w:r>
            <w:proofErr w:type="spellEnd"/>
            <w:r w:rsidR="00576E65">
              <w:rPr>
                <w:rFonts w:ascii="IBM Plex Sans" w:hAnsi="IBM Plex Sans"/>
                <w:color w:val="567488" w:themeColor="accent2" w:themeShade="80"/>
                <w:sz w:val="14"/>
                <w:szCs w:val="14"/>
              </w:rPr>
              <w:t xml:space="preserve"> Pan </w:t>
            </w:r>
          </w:p>
        </w:tc>
      </w:tr>
      <w:tr w:rsidR="00DA1AD9" w:rsidRPr="00A06037" w14:paraId="5DEB2305" w14:textId="77777777" w:rsidTr="00015A2C">
        <w:trPr>
          <w:trHeight w:val="293"/>
          <w:ins w:id="28" w:author="Leon Mlakar" w:date="2024-09-26T19:20:00Z"/>
        </w:trPr>
        <w:tc>
          <w:tcPr>
            <w:cnfStyle w:val="001000000000" w:firstRow="0" w:lastRow="0" w:firstColumn="1" w:lastColumn="0" w:oddVBand="0" w:evenVBand="0" w:oddHBand="0" w:evenHBand="0" w:firstRowFirstColumn="0" w:firstRowLastColumn="0" w:lastRowFirstColumn="0" w:lastRowLastColumn="0"/>
            <w:tcW w:w="625" w:type="pct"/>
          </w:tcPr>
          <w:p w14:paraId="189D645E" w14:textId="1FB30874" w:rsidR="00C0213C" w:rsidRDefault="00C0213C" w:rsidP="003F14F5">
            <w:pPr>
              <w:pStyle w:val="TableBold"/>
              <w:rPr>
                <w:ins w:id="29" w:author="Leon Mlakar" w:date="2024-09-26T19:20:00Z" w16du:dateUtc="2024-09-26T17:20:00Z"/>
                <w:rFonts w:ascii="IBM Plex Sans" w:hAnsi="IBM Plex Sans"/>
                <w:color w:val="064154" w:themeColor="accent1"/>
                <w:sz w:val="14"/>
                <w:szCs w:val="14"/>
              </w:rPr>
            </w:pPr>
            <w:ins w:id="30" w:author="Leon Mlakar" w:date="2024-09-26T19:20:00Z" w16du:dateUtc="2024-09-26T17:20:00Z">
              <w:r>
                <w:rPr>
                  <w:rFonts w:ascii="IBM Plex Sans" w:hAnsi="IBM Plex Sans"/>
                  <w:color w:val="064154" w:themeColor="accent1"/>
                  <w:sz w:val="14"/>
                  <w:szCs w:val="14"/>
                </w:rPr>
                <w:t>A0</w:t>
              </w:r>
            </w:ins>
            <w:ins w:id="31" w:author="Leon Mlakar" w:date="2024-09-26T19:24:00Z" w16du:dateUtc="2024-09-26T17:24:00Z">
              <w:r w:rsidR="00377D79">
                <w:rPr>
                  <w:rFonts w:ascii="IBM Plex Sans" w:hAnsi="IBM Plex Sans"/>
                  <w:color w:val="064154" w:themeColor="accent1"/>
                  <w:sz w:val="14"/>
                  <w:szCs w:val="14"/>
                </w:rPr>
                <w:t>7</w:t>
              </w:r>
            </w:ins>
          </w:p>
        </w:tc>
        <w:tc>
          <w:tcPr>
            <w:tcW w:w="625" w:type="pct"/>
          </w:tcPr>
          <w:p w14:paraId="69201C80" w14:textId="55EB1CB1" w:rsidR="00C0213C" w:rsidRDefault="00C0213C" w:rsidP="00E70E69">
            <w:pPr>
              <w:pStyle w:val="TableText"/>
              <w:cnfStyle w:val="000000000000" w:firstRow="0" w:lastRow="0" w:firstColumn="0" w:lastColumn="0" w:oddVBand="0" w:evenVBand="0" w:oddHBand="0" w:evenHBand="0" w:firstRowFirstColumn="0" w:firstRowLastColumn="0" w:lastRowFirstColumn="0" w:lastRowLastColumn="0"/>
              <w:rPr>
                <w:ins w:id="32" w:author="Leon Mlakar" w:date="2024-09-26T19:20:00Z" w16du:dateUtc="2024-09-26T17:20:00Z"/>
                <w:rFonts w:ascii="IBM Plex Sans" w:hAnsi="IBM Plex Sans"/>
                <w:color w:val="567488" w:themeColor="accent2" w:themeShade="80"/>
                <w:sz w:val="14"/>
                <w:szCs w:val="14"/>
              </w:rPr>
            </w:pPr>
            <w:ins w:id="33" w:author="Leon Mlakar" w:date="2024-09-26T19:20:00Z" w16du:dateUtc="2024-09-26T17:20:00Z">
              <w:r>
                <w:rPr>
                  <w:rFonts w:ascii="IBM Plex Sans" w:hAnsi="IBM Plex Sans"/>
                  <w:color w:val="567488" w:themeColor="accent2" w:themeShade="80"/>
                  <w:sz w:val="14"/>
                  <w:szCs w:val="14"/>
                </w:rPr>
                <w:t>26/09/2024</w:t>
              </w:r>
            </w:ins>
          </w:p>
        </w:tc>
        <w:tc>
          <w:tcPr>
            <w:tcW w:w="3750" w:type="pct"/>
          </w:tcPr>
          <w:p w14:paraId="0FF236BD" w14:textId="148FD07D" w:rsidR="00C0213C" w:rsidRPr="00C0213C" w:rsidRDefault="00C0213C" w:rsidP="00E70E69">
            <w:pPr>
              <w:pStyle w:val="TableText"/>
              <w:cnfStyle w:val="000000000000" w:firstRow="0" w:lastRow="0" w:firstColumn="0" w:lastColumn="0" w:oddVBand="0" w:evenVBand="0" w:oddHBand="0" w:evenHBand="0" w:firstRowFirstColumn="0" w:firstRowLastColumn="0" w:lastRowFirstColumn="0" w:lastRowLastColumn="0"/>
              <w:rPr>
                <w:ins w:id="34" w:author="Leon Mlakar" w:date="2024-09-26T19:20:00Z" w16du:dateUtc="2024-09-26T17:20:00Z"/>
                <w:rFonts w:ascii="IBM Plex Sans" w:hAnsi="IBM Plex Sans"/>
                <w:color w:val="567488" w:themeColor="accent2" w:themeShade="80"/>
                <w:sz w:val="14"/>
                <w:szCs w:val="14"/>
                <w:lang w:val="sl-SI"/>
                <w:rPrChange w:id="35" w:author="Leon Mlakar" w:date="2024-09-26T19:20:00Z" w16du:dateUtc="2024-09-26T17:20:00Z">
                  <w:rPr>
                    <w:ins w:id="36" w:author="Leon Mlakar" w:date="2024-09-26T19:20:00Z" w16du:dateUtc="2024-09-26T17:20:00Z"/>
                    <w:rFonts w:ascii="IBM Plex Sans" w:hAnsi="IBM Plex Sans"/>
                    <w:color w:val="567488" w:themeColor="accent2" w:themeShade="80"/>
                    <w:sz w:val="14"/>
                    <w:szCs w:val="14"/>
                  </w:rPr>
                </w:rPrChange>
              </w:rPr>
            </w:pPr>
            <w:ins w:id="37" w:author="Leon Mlakar" w:date="2024-09-26T19:20:00Z" w16du:dateUtc="2024-09-26T17:20:00Z">
              <w:r>
                <w:rPr>
                  <w:rFonts w:ascii="IBM Plex Sans" w:hAnsi="IBM Plex Sans"/>
                  <w:color w:val="567488" w:themeColor="accent2" w:themeShade="80"/>
                  <w:sz w:val="14"/>
                  <w:szCs w:val="14"/>
                </w:rPr>
                <w:t>Leon Mlakar, Bo</w:t>
              </w:r>
              <w:r>
                <w:rPr>
                  <w:rFonts w:ascii="IBM Plex Sans" w:hAnsi="IBM Plex Sans"/>
                  <w:color w:val="567488" w:themeColor="accent2" w:themeShade="80"/>
                  <w:sz w:val="14"/>
                  <w:szCs w:val="14"/>
                  <w:lang w:val="sl-SI"/>
                </w:rPr>
                <w:t>žo Dragojevič</w:t>
              </w:r>
            </w:ins>
          </w:p>
        </w:tc>
      </w:tr>
    </w:tbl>
    <w:p w14:paraId="0D64BFF1" w14:textId="77777777" w:rsidR="00450D10" w:rsidRDefault="00450D10" w:rsidP="00450D10"/>
    <w:p w14:paraId="6D2430BA" w14:textId="77777777" w:rsidR="00872804" w:rsidRDefault="00872804" w:rsidP="00450D10"/>
    <w:p w14:paraId="206E47E8" w14:textId="77777777" w:rsidR="00450D10" w:rsidRPr="003E569E" w:rsidRDefault="00450D10" w:rsidP="008836AF">
      <w:pPr>
        <w:pStyle w:val="Heading3"/>
      </w:pPr>
      <w:bookmarkStart w:id="38" w:name="_Toc178346056"/>
      <w:r w:rsidRPr="003E569E">
        <w:t>Production</w:t>
      </w:r>
      <w:bookmarkEnd w:id="38"/>
    </w:p>
    <w:p w14:paraId="41C95E55" w14:textId="77777777" w:rsidR="00450D10" w:rsidRDefault="00450D10" w:rsidP="00450D10">
      <w:pPr>
        <w:rPr>
          <w:color w:val="339999" w:themeColor="accent6"/>
          <w:szCs w:val="20"/>
        </w:rPr>
      </w:pPr>
    </w:p>
    <w:tbl>
      <w:tblPr>
        <w:tblStyle w:val="nChain"/>
        <w:tblW w:w="5000" w:type="pct"/>
        <w:tblLook w:val="04A0" w:firstRow="1" w:lastRow="0" w:firstColumn="1" w:lastColumn="0" w:noHBand="0" w:noVBand="1"/>
      </w:tblPr>
      <w:tblGrid>
        <w:gridCol w:w="2267"/>
        <w:gridCol w:w="3399"/>
        <w:gridCol w:w="3399"/>
      </w:tblGrid>
      <w:tr w:rsidR="00450D10" w14:paraId="3FF574DF" w14:textId="77777777" w:rsidTr="00B42201">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250" w:type="pct"/>
          </w:tcPr>
          <w:p w14:paraId="6534AE8E" w14:textId="77777777" w:rsidR="00450D10" w:rsidRPr="00BC14FF" w:rsidRDefault="00450D10" w:rsidP="00BE6959">
            <w:pPr>
              <w:pStyle w:val="TableHeader"/>
              <w:rPr>
                <w:rFonts w:ascii="IBM Plex Sans" w:hAnsi="IBM Plex Sans"/>
                <w:b/>
                <w:bCs w:val="0"/>
                <w:sz w:val="14"/>
                <w:szCs w:val="14"/>
              </w:rPr>
            </w:pPr>
            <w:r w:rsidRPr="00BC14FF">
              <w:rPr>
                <w:rFonts w:ascii="IBM Plex Sans" w:hAnsi="IBM Plex Sans"/>
                <w:b/>
                <w:bCs w:val="0"/>
                <w:sz w:val="14"/>
                <w:szCs w:val="14"/>
              </w:rPr>
              <w:t>Name</w:t>
            </w:r>
          </w:p>
        </w:tc>
        <w:tc>
          <w:tcPr>
            <w:tcW w:w="1875" w:type="pct"/>
          </w:tcPr>
          <w:p w14:paraId="311968F6" w14:textId="77777777" w:rsidR="00450D10" w:rsidRPr="00BC14FF" w:rsidRDefault="00450D10" w:rsidP="00BE6959">
            <w:pPr>
              <w:pStyle w:val="TableHeader"/>
              <w:cnfStyle w:val="100000000000" w:firstRow="1" w:lastRow="0" w:firstColumn="0" w:lastColumn="0" w:oddVBand="0" w:evenVBand="0" w:oddHBand="0" w:evenHBand="0" w:firstRowFirstColumn="0" w:firstRowLastColumn="0" w:lastRowFirstColumn="0" w:lastRowLastColumn="0"/>
              <w:rPr>
                <w:rFonts w:ascii="IBM Plex Sans" w:hAnsi="IBM Plex Sans"/>
                <w:b/>
                <w:bCs w:val="0"/>
                <w:sz w:val="14"/>
                <w:szCs w:val="14"/>
              </w:rPr>
            </w:pPr>
            <w:r w:rsidRPr="00BC14FF">
              <w:rPr>
                <w:rFonts w:ascii="IBM Plex Sans" w:hAnsi="IBM Plex Sans"/>
                <w:b/>
                <w:bCs w:val="0"/>
                <w:sz w:val="14"/>
                <w:szCs w:val="14"/>
              </w:rPr>
              <w:t>Title</w:t>
            </w:r>
          </w:p>
        </w:tc>
        <w:tc>
          <w:tcPr>
            <w:tcW w:w="1875" w:type="pct"/>
          </w:tcPr>
          <w:p w14:paraId="36DC6402" w14:textId="77777777" w:rsidR="00450D10" w:rsidRPr="00BC14FF" w:rsidRDefault="00450D10" w:rsidP="00BE6959">
            <w:pPr>
              <w:pStyle w:val="TableHeader"/>
              <w:cnfStyle w:val="100000000000" w:firstRow="1" w:lastRow="0" w:firstColumn="0" w:lastColumn="0" w:oddVBand="0" w:evenVBand="0" w:oddHBand="0" w:evenHBand="0" w:firstRowFirstColumn="0" w:firstRowLastColumn="0" w:lastRowFirstColumn="0" w:lastRowLastColumn="0"/>
              <w:rPr>
                <w:rFonts w:ascii="IBM Plex Sans" w:hAnsi="IBM Plex Sans"/>
                <w:b/>
                <w:bCs w:val="0"/>
                <w:sz w:val="14"/>
                <w:szCs w:val="14"/>
              </w:rPr>
            </w:pPr>
            <w:r w:rsidRPr="00BC14FF">
              <w:rPr>
                <w:rFonts w:ascii="IBM Plex Sans" w:hAnsi="IBM Plex Sans"/>
                <w:b/>
                <w:bCs w:val="0"/>
                <w:sz w:val="14"/>
                <w:szCs w:val="14"/>
              </w:rPr>
              <w:t>Contact</w:t>
            </w:r>
          </w:p>
        </w:tc>
      </w:tr>
      <w:tr w:rsidR="0012049C" w14:paraId="70509B07" w14:textId="77777777" w:rsidTr="00B42201">
        <w:trPr>
          <w:trHeight w:val="293"/>
        </w:trPr>
        <w:tc>
          <w:tcPr>
            <w:cnfStyle w:val="001000000000" w:firstRow="0" w:lastRow="0" w:firstColumn="1" w:lastColumn="0" w:oddVBand="0" w:evenVBand="0" w:oddHBand="0" w:evenHBand="0" w:firstRowFirstColumn="0" w:firstRowLastColumn="0" w:lastRowFirstColumn="0" w:lastRowLastColumn="0"/>
            <w:tcW w:w="1250" w:type="pct"/>
          </w:tcPr>
          <w:p w14:paraId="4C333743" w14:textId="052C428F" w:rsidR="0012049C" w:rsidRPr="00BC14FF" w:rsidRDefault="001567CB" w:rsidP="00BE6959">
            <w:pPr>
              <w:pStyle w:val="TableBold"/>
              <w:rPr>
                <w:rFonts w:ascii="IBM Plex Sans" w:hAnsi="IBM Plex Sans"/>
                <w:sz w:val="14"/>
                <w:szCs w:val="14"/>
              </w:rPr>
            </w:pPr>
            <w:r w:rsidRPr="00BC14FF">
              <w:rPr>
                <w:rFonts w:ascii="IBM Plex Sans" w:hAnsi="IBM Plex Sans"/>
                <w:sz w:val="14"/>
                <w:szCs w:val="14"/>
              </w:rPr>
              <w:t>Thomas Moretti</w:t>
            </w:r>
          </w:p>
        </w:tc>
        <w:tc>
          <w:tcPr>
            <w:tcW w:w="1875" w:type="pct"/>
          </w:tcPr>
          <w:p w14:paraId="63DBEEE9" w14:textId="02BA8C93" w:rsidR="0012049C" w:rsidRPr="00BC14FF" w:rsidRDefault="00605F12"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r w:rsidRPr="00BC14FF">
              <w:rPr>
                <w:rFonts w:ascii="IBM Plex Sans" w:hAnsi="IBM Plex Sans"/>
                <w:sz w:val="14"/>
                <w:szCs w:val="14"/>
              </w:rPr>
              <w:t>Head of Product</w:t>
            </w:r>
          </w:p>
        </w:tc>
        <w:tc>
          <w:tcPr>
            <w:tcW w:w="1875" w:type="pct"/>
          </w:tcPr>
          <w:p w14:paraId="07695E3A" w14:textId="59CCE54C" w:rsidR="0012049C" w:rsidRPr="00BC14FF" w:rsidRDefault="00605F12" w:rsidP="009D3E82">
            <w:pPr>
              <w:pStyle w:val="TableMedium"/>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hyperlink r:id="rId14" w:history="1">
              <w:r w:rsidRPr="00BC14FF">
                <w:rPr>
                  <w:rStyle w:val="Hyperlink"/>
                  <w:sz w:val="14"/>
                  <w:szCs w:val="14"/>
                </w:rPr>
                <w:t>t.moretti@nchain.com</w:t>
              </w:r>
            </w:hyperlink>
          </w:p>
        </w:tc>
      </w:tr>
      <w:tr w:rsidR="00605F12" w14:paraId="7C9D2BCC" w14:textId="77777777" w:rsidTr="00B42201">
        <w:trPr>
          <w:trHeight w:val="293"/>
        </w:trPr>
        <w:tc>
          <w:tcPr>
            <w:cnfStyle w:val="001000000000" w:firstRow="0" w:lastRow="0" w:firstColumn="1" w:lastColumn="0" w:oddVBand="0" w:evenVBand="0" w:oddHBand="0" w:evenHBand="0" w:firstRowFirstColumn="0" w:firstRowLastColumn="0" w:lastRowFirstColumn="0" w:lastRowLastColumn="0"/>
            <w:tcW w:w="1250" w:type="pct"/>
          </w:tcPr>
          <w:p w14:paraId="7B223505" w14:textId="180AF504" w:rsidR="00605F12" w:rsidRPr="00BC14FF" w:rsidRDefault="00A95DA7" w:rsidP="00BE6959">
            <w:pPr>
              <w:pStyle w:val="TableBold"/>
              <w:rPr>
                <w:rFonts w:ascii="IBM Plex Sans" w:hAnsi="IBM Plex Sans"/>
                <w:sz w:val="14"/>
                <w:szCs w:val="14"/>
              </w:rPr>
            </w:pPr>
            <w:r w:rsidRPr="00BC14FF">
              <w:rPr>
                <w:rFonts w:ascii="IBM Plex Sans" w:hAnsi="IBM Plex Sans"/>
                <w:sz w:val="14"/>
                <w:szCs w:val="14"/>
              </w:rPr>
              <w:t>Taz Uddin</w:t>
            </w:r>
          </w:p>
        </w:tc>
        <w:tc>
          <w:tcPr>
            <w:tcW w:w="1875" w:type="pct"/>
          </w:tcPr>
          <w:p w14:paraId="6A590B35" w14:textId="725A1545" w:rsidR="00605F12" w:rsidRPr="00BC14FF" w:rsidRDefault="00A95DA7" w:rsidP="00E70E69">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r w:rsidRPr="00BC14FF">
              <w:rPr>
                <w:rFonts w:ascii="IBM Plex Sans" w:hAnsi="IBM Plex Sans"/>
                <w:sz w:val="14"/>
                <w:szCs w:val="14"/>
              </w:rPr>
              <w:t>Senior Technology Consultant</w:t>
            </w:r>
          </w:p>
        </w:tc>
        <w:tc>
          <w:tcPr>
            <w:tcW w:w="1875" w:type="pct"/>
          </w:tcPr>
          <w:p w14:paraId="750FDCF9" w14:textId="22EC4231" w:rsidR="00605F12" w:rsidRPr="00BC14FF" w:rsidRDefault="0052198B" w:rsidP="009D3E82">
            <w:pPr>
              <w:pStyle w:val="TableMedium"/>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hyperlink r:id="rId15" w:history="1">
              <w:r w:rsidRPr="00BC14FF">
                <w:rPr>
                  <w:rStyle w:val="Hyperlink"/>
                  <w:sz w:val="14"/>
                  <w:szCs w:val="14"/>
                </w:rPr>
                <w:t>t.uddin@nchain.com</w:t>
              </w:r>
            </w:hyperlink>
            <w:r w:rsidRPr="00BC14FF">
              <w:rPr>
                <w:rFonts w:ascii="IBM Plex Sans" w:hAnsi="IBM Plex Sans"/>
                <w:sz w:val="14"/>
                <w:szCs w:val="14"/>
              </w:rPr>
              <w:t xml:space="preserve"> </w:t>
            </w:r>
          </w:p>
        </w:tc>
      </w:tr>
      <w:tr w:rsidR="009F5B50" w14:paraId="7EE3B2C9" w14:textId="77777777" w:rsidTr="00B42201">
        <w:trPr>
          <w:trHeight w:val="293"/>
        </w:trPr>
        <w:tc>
          <w:tcPr>
            <w:cnfStyle w:val="001000000000" w:firstRow="0" w:lastRow="0" w:firstColumn="1" w:lastColumn="0" w:oddVBand="0" w:evenVBand="0" w:oddHBand="0" w:evenHBand="0" w:firstRowFirstColumn="0" w:firstRowLastColumn="0" w:lastRowFirstColumn="0" w:lastRowLastColumn="0"/>
            <w:tcW w:w="1250" w:type="pct"/>
          </w:tcPr>
          <w:p w14:paraId="34FDCA99" w14:textId="3B95B9A8" w:rsidR="009F5B50" w:rsidRPr="00BC14FF" w:rsidRDefault="009F5B50" w:rsidP="009F5B50">
            <w:pPr>
              <w:pStyle w:val="TableBold"/>
              <w:rPr>
                <w:rFonts w:ascii="IBM Plex Sans" w:hAnsi="IBM Plex Sans"/>
                <w:sz w:val="14"/>
                <w:szCs w:val="14"/>
              </w:rPr>
            </w:pPr>
            <w:r w:rsidRPr="00BC14FF">
              <w:rPr>
                <w:rFonts w:ascii="IBM Plex Sans" w:hAnsi="IBM Plex Sans"/>
                <w:sz w:val="14"/>
                <w:szCs w:val="14"/>
              </w:rPr>
              <w:t>M. Eugenia Lopez</w:t>
            </w:r>
          </w:p>
        </w:tc>
        <w:tc>
          <w:tcPr>
            <w:tcW w:w="1875" w:type="pct"/>
          </w:tcPr>
          <w:p w14:paraId="07521BA3" w14:textId="7A0036EC" w:rsidR="009F5B50" w:rsidRPr="00BC14FF" w:rsidRDefault="009F5B50" w:rsidP="009F5B50">
            <w:pPr>
              <w:pStyle w:val="TableText"/>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r w:rsidRPr="00BC14FF">
              <w:rPr>
                <w:rFonts w:ascii="IBM Plex Sans" w:hAnsi="IBM Plex Sans"/>
                <w:sz w:val="14"/>
                <w:szCs w:val="14"/>
              </w:rPr>
              <w:t xml:space="preserve">Technical Product Lead – Identity </w:t>
            </w:r>
          </w:p>
        </w:tc>
        <w:tc>
          <w:tcPr>
            <w:tcW w:w="1875" w:type="pct"/>
          </w:tcPr>
          <w:p w14:paraId="73FAFDB3" w14:textId="7547F437" w:rsidR="009F5B50" w:rsidRPr="00BC14FF" w:rsidRDefault="009F5B50" w:rsidP="009F5B50">
            <w:pPr>
              <w:pStyle w:val="TableMedium"/>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hyperlink r:id="rId16" w:history="1">
              <w:r w:rsidRPr="00BC14FF">
                <w:rPr>
                  <w:rStyle w:val="Hyperlink"/>
                  <w:sz w:val="14"/>
                  <w:szCs w:val="14"/>
                </w:rPr>
                <w:t>h.lopez@nchain.com</w:t>
              </w:r>
            </w:hyperlink>
            <w:r w:rsidRPr="00BC14FF">
              <w:rPr>
                <w:rFonts w:ascii="IBM Plex Sans" w:hAnsi="IBM Plex Sans"/>
                <w:sz w:val="14"/>
                <w:szCs w:val="14"/>
              </w:rPr>
              <w:t xml:space="preserve"> </w:t>
            </w:r>
          </w:p>
        </w:tc>
      </w:tr>
    </w:tbl>
    <w:p w14:paraId="7AD30C5A" w14:textId="77777777" w:rsidR="00450D10" w:rsidRDefault="00450D10" w:rsidP="00450D10"/>
    <w:p w14:paraId="0D8DC4AC" w14:textId="1574DDCD" w:rsidR="00377D79" w:rsidRDefault="00377D79">
      <w:pPr>
        <w:spacing w:line="240" w:lineRule="auto"/>
        <w:rPr>
          <w:ins w:id="39" w:author="Leon Mlakar" w:date="2024-09-26T19:21:00Z" w16du:dateUtc="2024-09-26T17:21:00Z"/>
        </w:rPr>
      </w:pPr>
      <w:ins w:id="40" w:author="Leon Mlakar" w:date="2024-09-26T19:21:00Z" w16du:dateUtc="2024-09-26T17:21:00Z">
        <w:r>
          <w:br w:type="page"/>
        </w:r>
      </w:ins>
    </w:p>
    <w:p w14:paraId="3F6DD146" w14:textId="77777777" w:rsidR="00872804" w:rsidRDefault="00872804" w:rsidP="00450D10"/>
    <w:p w14:paraId="12BEA439" w14:textId="20E8491E" w:rsidR="00450D10" w:rsidRPr="003E569E" w:rsidRDefault="00450D10" w:rsidP="008836AF">
      <w:pPr>
        <w:pStyle w:val="Heading3"/>
      </w:pPr>
      <w:bookmarkStart w:id="41" w:name="_Toc178346057"/>
      <w:r w:rsidRPr="003E569E">
        <w:t>Distribution</w:t>
      </w:r>
      <w:bookmarkEnd w:id="41"/>
    </w:p>
    <w:p w14:paraId="36AED8DA" w14:textId="77777777" w:rsidR="00450D10" w:rsidRDefault="00450D10" w:rsidP="00450D10">
      <w:pPr>
        <w:rPr>
          <w:color w:val="339999" w:themeColor="accent6"/>
          <w:szCs w:val="20"/>
        </w:rPr>
      </w:pPr>
    </w:p>
    <w:p w14:paraId="6CC1FB3C" w14:textId="77777777" w:rsidR="00450D10" w:rsidRPr="0074603C" w:rsidRDefault="00450D10" w:rsidP="00450D10">
      <w:pPr>
        <w:rPr>
          <w:rFonts w:ascii="IBM Plex Sans" w:hAnsi="IBM Plex Sans"/>
        </w:rPr>
      </w:pPr>
      <w:r w:rsidRPr="0074603C">
        <w:rPr>
          <w:rFonts w:ascii="IBM Plex Sans" w:hAnsi="IBM Plex Sans"/>
        </w:rPr>
        <w:t>Document maturity</w:t>
      </w:r>
      <w:r w:rsidRPr="0074603C">
        <w:rPr>
          <w:rFonts w:ascii="IBM Plex Sans" w:hAnsi="IBM Plex Sans"/>
        </w:rPr>
        <w:tab/>
        <w:t xml:space="preserve">       </w:t>
      </w:r>
      <w:r w:rsidRPr="0074603C">
        <w:rPr>
          <w:rStyle w:val="SubtitleChar"/>
          <w:rFonts w:ascii="IBM Plex Sans" w:hAnsi="IBM Plex Sans"/>
        </w:rPr>
        <w:t>A</w:t>
      </w:r>
      <w:r w:rsidRPr="0074603C">
        <w:rPr>
          <w:rFonts w:ascii="IBM Plex Sans" w:hAnsi="IBM Plex Sans"/>
        </w:rPr>
        <w:t xml:space="preserve"> - Draft | </w:t>
      </w:r>
      <w:r w:rsidRPr="0074603C">
        <w:rPr>
          <w:rStyle w:val="SubtitleChar"/>
          <w:rFonts w:ascii="IBM Plex Sans" w:hAnsi="IBM Plex Sans"/>
        </w:rPr>
        <w:t>B</w:t>
      </w:r>
      <w:r w:rsidRPr="0074603C">
        <w:rPr>
          <w:rFonts w:ascii="IBM Plex Sans" w:hAnsi="IBM Plex Sans"/>
        </w:rPr>
        <w:t xml:space="preserve"> - Revision | </w:t>
      </w:r>
      <w:r w:rsidRPr="0074603C">
        <w:rPr>
          <w:rStyle w:val="SubtitleChar"/>
          <w:rFonts w:ascii="IBM Plex Sans" w:hAnsi="IBM Plex Sans"/>
        </w:rPr>
        <w:t>C</w:t>
      </w:r>
      <w:r w:rsidRPr="0074603C">
        <w:rPr>
          <w:rFonts w:ascii="IBM Plex Sans" w:hAnsi="IBM Plex Sans"/>
        </w:rPr>
        <w:t xml:space="preserve"> - Final | </w:t>
      </w:r>
      <w:r w:rsidRPr="0074603C">
        <w:rPr>
          <w:rStyle w:val="SubtitleChar"/>
          <w:rFonts w:ascii="IBM Plex Sans" w:hAnsi="IBM Plex Sans"/>
        </w:rPr>
        <w:t>D</w:t>
      </w:r>
      <w:r w:rsidRPr="0074603C">
        <w:rPr>
          <w:rFonts w:ascii="IBM Plex Sans" w:hAnsi="IBM Plex Sans"/>
        </w:rPr>
        <w:t xml:space="preserve"> - Approved | </w:t>
      </w:r>
      <w:r w:rsidRPr="0074603C">
        <w:rPr>
          <w:rStyle w:val="SubtitleChar"/>
          <w:rFonts w:ascii="IBM Plex Sans" w:hAnsi="IBM Plex Sans"/>
        </w:rPr>
        <w:t>E</w:t>
      </w:r>
      <w:r w:rsidRPr="0074603C">
        <w:rPr>
          <w:rFonts w:ascii="IBM Plex Sans" w:hAnsi="IBM Plex Sans"/>
        </w:rPr>
        <w:t xml:space="preserve"> - Archived | </w:t>
      </w:r>
      <w:r w:rsidRPr="0074603C">
        <w:rPr>
          <w:rStyle w:val="SubtitleChar"/>
          <w:rFonts w:ascii="IBM Plex Sans" w:hAnsi="IBM Plex Sans"/>
        </w:rPr>
        <w:t>F</w:t>
      </w:r>
      <w:r w:rsidRPr="0074603C">
        <w:rPr>
          <w:rFonts w:ascii="IBM Plex Sans" w:hAnsi="IBM Plex Sans"/>
        </w:rPr>
        <w:t xml:space="preserve"> - Dispose</w:t>
      </w:r>
    </w:p>
    <w:p w14:paraId="68D0170B" w14:textId="77777777" w:rsidR="00450D10" w:rsidRPr="0074603C" w:rsidRDefault="00450D10" w:rsidP="00450D10">
      <w:pPr>
        <w:rPr>
          <w:rFonts w:ascii="IBM Plex Sans" w:hAnsi="IBM Plex Sans"/>
          <w:color w:val="339999" w:themeColor="accent6"/>
          <w:szCs w:val="20"/>
        </w:rPr>
      </w:pPr>
    </w:p>
    <w:tbl>
      <w:tblPr>
        <w:tblStyle w:val="nChain"/>
        <w:tblW w:w="5000" w:type="pct"/>
        <w:tblLook w:val="04A0" w:firstRow="1" w:lastRow="0" w:firstColumn="1" w:lastColumn="0" w:noHBand="0" w:noVBand="1"/>
      </w:tblPr>
      <w:tblGrid>
        <w:gridCol w:w="2214"/>
        <w:gridCol w:w="3082"/>
        <w:gridCol w:w="629"/>
        <w:gridCol w:w="629"/>
        <w:gridCol w:w="629"/>
        <w:gridCol w:w="629"/>
        <w:gridCol w:w="629"/>
        <w:gridCol w:w="624"/>
      </w:tblGrid>
      <w:tr w:rsidR="00450D10" w:rsidRPr="0074603C" w14:paraId="4BA511FA" w14:textId="77777777" w:rsidTr="00A170B7">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221" w:type="pct"/>
          </w:tcPr>
          <w:p w14:paraId="1210F0B8" w14:textId="77777777" w:rsidR="00450D10" w:rsidRPr="0074603C" w:rsidRDefault="00450D10" w:rsidP="000039D1">
            <w:pPr>
              <w:pStyle w:val="TableHeader"/>
              <w:rPr>
                <w:rFonts w:ascii="IBM Plex Sans" w:hAnsi="IBM Plex Sans"/>
                <w:b/>
                <w:bCs w:val="0"/>
              </w:rPr>
            </w:pPr>
            <w:r w:rsidRPr="0074603C">
              <w:rPr>
                <w:rFonts w:ascii="IBM Plex Sans" w:hAnsi="IBM Plex Sans"/>
                <w:b/>
                <w:bCs w:val="0"/>
              </w:rPr>
              <w:t>Issued to</w:t>
            </w:r>
          </w:p>
        </w:tc>
        <w:tc>
          <w:tcPr>
            <w:tcW w:w="1700" w:type="pct"/>
          </w:tcPr>
          <w:p w14:paraId="2EEF6FA7" w14:textId="77777777" w:rsidR="00450D10" w:rsidRPr="0074603C" w:rsidRDefault="00450D10" w:rsidP="000039D1">
            <w:pPr>
              <w:pStyle w:val="TableHeader"/>
              <w:cnfStyle w:val="100000000000" w:firstRow="1" w:lastRow="0" w:firstColumn="0" w:lastColumn="0" w:oddVBand="0" w:evenVBand="0" w:oddHBand="0" w:evenHBand="0" w:firstRowFirstColumn="0" w:firstRowLastColumn="0" w:lastRowFirstColumn="0" w:lastRowLastColumn="0"/>
              <w:rPr>
                <w:rFonts w:ascii="IBM Plex Sans" w:hAnsi="IBM Plex Sans"/>
                <w:b/>
                <w:bCs w:val="0"/>
              </w:rPr>
            </w:pPr>
            <w:r w:rsidRPr="0074603C">
              <w:rPr>
                <w:rFonts w:ascii="IBM Plex Sans" w:hAnsi="IBM Plex Sans"/>
                <w:b/>
                <w:bCs w:val="0"/>
              </w:rPr>
              <w:t>Contact</w:t>
            </w:r>
          </w:p>
        </w:tc>
        <w:tc>
          <w:tcPr>
            <w:tcW w:w="347" w:type="pct"/>
          </w:tcPr>
          <w:p w14:paraId="329B24F9" w14:textId="77777777" w:rsidR="00450D10" w:rsidRPr="0074603C" w:rsidRDefault="00450D10" w:rsidP="000039D1">
            <w:pPr>
              <w:pStyle w:val="TableHeader"/>
              <w:cnfStyle w:val="100000000000" w:firstRow="1" w:lastRow="0" w:firstColumn="0" w:lastColumn="0" w:oddVBand="0" w:evenVBand="0" w:oddHBand="0" w:evenHBand="0" w:firstRowFirstColumn="0" w:firstRowLastColumn="0" w:lastRowFirstColumn="0" w:lastRowLastColumn="0"/>
              <w:rPr>
                <w:rFonts w:ascii="IBM Plex Sans" w:hAnsi="IBM Plex Sans"/>
                <w:b/>
                <w:bCs w:val="0"/>
              </w:rPr>
            </w:pPr>
            <w:r w:rsidRPr="0074603C">
              <w:rPr>
                <w:rFonts w:ascii="IBM Plex Sans" w:hAnsi="IBM Plex Sans"/>
                <w:b/>
                <w:bCs w:val="0"/>
              </w:rPr>
              <w:t>A01</w:t>
            </w:r>
          </w:p>
        </w:tc>
        <w:tc>
          <w:tcPr>
            <w:tcW w:w="347" w:type="pct"/>
          </w:tcPr>
          <w:p w14:paraId="04E62CFE" w14:textId="77777777" w:rsidR="00450D10" w:rsidRPr="0074603C" w:rsidRDefault="00450D10" w:rsidP="000039D1">
            <w:pPr>
              <w:pStyle w:val="TableHeader"/>
              <w:cnfStyle w:val="100000000000" w:firstRow="1" w:lastRow="0" w:firstColumn="0" w:lastColumn="0" w:oddVBand="0" w:evenVBand="0" w:oddHBand="0" w:evenHBand="0" w:firstRowFirstColumn="0" w:firstRowLastColumn="0" w:lastRowFirstColumn="0" w:lastRowLastColumn="0"/>
              <w:rPr>
                <w:rFonts w:ascii="IBM Plex Sans" w:hAnsi="IBM Plex Sans"/>
                <w:b/>
                <w:bCs w:val="0"/>
              </w:rPr>
            </w:pPr>
            <w:r w:rsidRPr="0074603C">
              <w:rPr>
                <w:rFonts w:ascii="IBM Plex Sans" w:hAnsi="IBM Plex Sans"/>
                <w:b/>
                <w:bCs w:val="0"/>
              </w:rPr>
              <w:t>B01</w:t>
            </w:r>
          </w:p>
        </w:tc>
        <w:tc>
          <w:tcPr>
            <w:tcW w:w="347" w:type="pct"/>
          </w:tcPr>
          <w:p w14:paraId="0D58B929" w14:textId="77777777" w:rsidR="00450D10" w:rsidRPr="0074603C" w:rsidRDefault="00450D10" w:rsidP="000039D1">
            <w:pPr>
              <w:pStyle w:val="TableHeader"/>
              <w:cnfStyle w:val="100000000000" w:firstRow="1" w:lastRow="0" w:firstColumn="0" w:lastColumn="0" w:oddVBand="0" w:evenVBand="0" w:oddHBand="0" w:evenHBand="0" w:firstRowFirstColumn="0" w:firstRowLastColumn="0" w:lastRowFirstColumn="0" w:lastRowLastColumn="0"/>
              <w:rPr>
                <w:rFonts w:ascii="IBM Plex Sans" w:hAnsi="IBM Plex Sans"/>
                <w:b/>
                <w:bCs w:val="0"/>
              </w:rPr>
            </w:pPr>
            <w:r w:rsidRPr="0074603C">
              <w:rPr>
                <w:rFonts w:ascii="IBM Plex Sans" w:hAnsi="IBM Plex Sans"/>
                <w:b/>
                <w:bCs w:val="0"/>
              </w:rPr>
              <w:t>C01</w:t>
            </w:r>
          </w:p>
        </w:tc>
        <w:tc>
          <w:tcPr>
            <w:tcW w:w="347" w:type="pct"/>
          </w:tcPr>
          <w:p w14:paraId="1FC405CE" w14:textId="77777777" w:rsidR="00450D10" w:rsidRPr="0074603C" w:rsidRDefault="00450D10" w:rsidP="000039D1">
            <w:pPr>
              <w:pStyle w:val="TableHeader"/>
              <w:cnfStyle w:val="100000000000" w:firstRow="1" w:lastRow="0" w:firstColumn="0" w:lastColumn="0" w:oddVBand="0" w:evenVBand="0" w:oddHBand="0" w:evenHBand="0" w:firstRowFirstColumn="0" w:firstRowLastColumn="0" w:lastRowFirstColumn="0" w:lastRowLastColumn="0"/>
              <w:rPr>
                <w:rFonts w:ascii="IBM Plex Sans" w:hAnsi="IBM Plex Sans"/>
                <w:b/>
                <w:bCs w:val="0"/>
              </w:rPr>
            </w:pPr>
            <w:r w:rsidRPr="0074603C">
              <w:rPr>
                <w:rFonts w:ascii="IBM Plex Sans" w:hAnsi="IBM Plex Sans"/>
                <w:b/>
                <w:bCs w:val="0"/>
              </w:rPr>
              <w:t>D01</w:t>
            </w:r>
          </w:p>
        </w:tc>
        <w:tc>
          <w:tcPr>
            <w:tcW w:w="347" w:type="pct"/>
          </w:tcPr>
          <w:p w14:paraId="3E1F743F" w14:textId="77777777" w:rsidR="00450D10" w:rsidRPr="0074603C" w:rsidRDefault="00450D10" w:rsidP="000039D1">
            <w:pPr>
              <w:pStyle w:val="TableHeader"/>
              <w:cnfStyle w:val="100000000000" w:firstRow="1" w:lastRow="0" w:firstColumn="0" w:lastColumn="0" w:oddVBand="0" w:evenVBand="0" w:oddHBand="0" w:evenHBand="0" w:firstRowFirstColumn="0" w:firstRowLastColumn="0" w:lastRowFirstColumn="0" w:lastRowLastColumn="0"/>
              <w:rPr>
                <w:rFonts w:ascii="IBM Plex Sans" w:hAnsi="IBM Plex Sans"/>
                <w:b/>
                <w:bCs w:val="0"/>
              </w:rPr>
            </w:pPr>
            <w:r w:rsidRPr="0074603C">
              <w:rPr>
                <w:rFonts w:ascii="IBM Plex Sans" w:hAnsi="IBM Plex Sans"/>
                <w:b/>
                <w:bCs w:val="0"/>
              </w:rPr>
              <w:t>E01</w:t>
            </w:r>
          </w:p>
        </w:tc>
        <w:tc>
          <w:tcPr>
            <w:tcW w:w="344" w:type="pct"/>
          </w:tcPr>
          <w:p w14:paraId="57BB6881" w14:textId="77777777" w:rsidR="00450D10" w:rsidRPr="0074603C" w:rsidRDefault="00450D10" w:rsidP="000039D1">
            <w:pPr>
              <w:pStyle w:val="TableHeader"/>
              <w:cnfStyle w:val="100000000000" w:firstRow="1" w:lastRow="0" w:firstColumn="0" w:lastColumn="0" w:oddVBand="0" w:evenVBand="0" w:oddHBand="0" w:evenHBand="0" w:firstRowFirstColumn="0" w:firstRowLastColumn="0" w:lastRowFirstColumn="0" w:lastRowLastColumn="0"/>
              <w:rPr>
                <w:rFonts w:ascii="IBM Plex Sans" w:hAnsi="IBM Plex Sans"/>
                <w:b/>
                <w:bCs w:val="0"/>
              </w:rPr>
            </w:pPr>
            <w:r w:rsidRPr="0074603C">
              <w:rPr>
                <w:rFonts w:ascii="IBM Plex Sans" w:hAnsi="IBM Plex Sans"/>
                <w:b/>
                <w:bCs w:val="0"/>
              </w:rPr>
              <w:t>F01</w:t>
            </w:r>
          </w:p>
        </w:tc>
      </w:tr>
      <w:tr w:rsidR="00450D10" w:rsidRPr="0074603C" w14:paraId="4168679E" w14:textId="77777777" w:rsidTr="00A170B7">
        <w:trPr>
          <w:trHeight w:val="293"/>
        </w:trPr>
        <w:tc>
          <w:tcPr>
            <w:cnfStyle w:val="001000000000" w:firstRow="0" w:lastRow="0" w:firstColumn="1" w:lastColumn="0" w:oddVBand="0" w:evenVBand="0" w:oddHBand="0" w:evenHBand="0" w:firstRowFirstColumn="0" w:firstRowLastColumn="0" w:lastRowFirstColumn="0" w:lastRowLastColumn="0"/>
            <w:tcW w:w="1221" w:type="pct"/>
          </w:tcPr>
          <w:p w14:paraId="16AF79FE" w14:textId="5CAA6DB6" w:rsidR="00450D10" w:rsidRPr="00996DC2" w:rsidRDefault="007B67E3" w:rsidP="00BE6959">
            <w:pPr>
              <w:pStyle w:val="TableBold"/>
              <w:rPr>
                <w:rFonts w:ascii="IBM Plex Sans" w:hAnsi="IBM Plex Sans"/>
                <w:sz w:val="14"/>
                <w:szCs w:val="14"/>
              </w:rPr>
            </w:pPr>
            <w:r w:rsidRPr="00996DC2">
              <w:rPr>
                <w:rFonts w:ascii="IBM Plex Sans" w:hAnsi="IBM Plex Sans"/>
                <w:sz w:val="14"/>
                <w:szCs w:val="14"/>
              </w:rPr>
              <w:t>Maria Eugenia Lopez</w:t>
            </w:r>
            <w:r w:rsidR="00EC0016" w:rsidRPr="00996DC2">
              <w:rPr>
                <w:rFonts w:ascii="IBM Plex Sans" w:hAnsi="IBM Plex Sans"/>
                <w:sz w:val="14"/>
                <w:szCs w:val="14"/>
              </w:rPr>
              <w:t xml:space="preserve"> </w:t>
            </w:r>
          </w:p>
        </w:tc>
        <w:tc>
          <w:tcPr>
            <w:tcW w:w="1700" w:type="pct"/>
          </w:tcPr>
          <w:p w14:paraId="64E7B467" w14:textId="553FEF1C" w:rsidR="00450D10" w:rsidRPr="00996DC2" w:rsidRDefault="007B67E3" w:rsidP="009D3E82">
            <w:pPr>
              <w:pStyle w:val="TableMedium"/>
              <w:cnfStyle w:val="000000000000" w:firstRow="0" w:lastRow="0" w:firstColumn="0" w:lastColumn="0" w:oddVBand="0" w:evenVBand="0" w:oddHBand="0" w:evenHBand="0" w:firstRowFirstColumn="0" w:firstRowLastColumn="0" w:lastRowFirstColumn="0" w:lastRowLastColumn="0"/>
              <w:rPr>
                <w:rFonts w:ascii="IBM Plex Sans" w:eastAsia="Times New Roman" w:hAnsi="IBM Plex Sans"/>
                <w:sz w:val="14"/>
                <w:szCs w:val="14"/>
              </w:rPr>
            </w:pPr>
            <w:r w:rsidRPr="00996DC2">
              <w:rPr>
                <w:rFonts w:ascii="IBM Plex Sans" w:hAnsi="IBM Plex Sans"/>
                <w:sz w:val="14"/>
                <w:szCs w:val="14"/>
              </w:rPr>
              <w:t>h.lopez@nchain.com</w:t>
            </w:r>
          </w:p>
        </w:tc>
        <w:tc>
          <w:tcPr>
            <w:tcW w:w="347" w:type="pct"/>
          </w:tcPr>
          <w:p w14:paraId="2800B6ED" w14:textId="77777777" w:rsidR="00450D10" w:rsidRPr="00996DC2" w:rsidRDefault="00450D10" w:rsidP="009D3E82">
            <w:pPr>
              <w:pStyle w:val="TableMedium"/>
              <w:jc w:val="center"/>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r w:rsidRPr="00996DC2">
              <w:rPr>
                <w:rFonts w:ascii="IBM Plex Sans" w:hAnsi="IBM Plex Sans"/>
                <w:noProof/>
                <w:sz w:val="14"/>
                <w:szCs w:val="14"/>
              </w:rPr>
              <w:drawing>
                <wp:inline distT="0" distB="0" distL="0" distR="0" wp14:anchorId="361AC9D3" wp14:editId="46B7FE10">
                  <wp:extent cx="86400" cy="8640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6400" cy="86400"/>
                          </a:xfrm>
                          <a:prstGeom prst="rect">
                            <a:avLst/>
                          </a:prstGeom>
                        </pic:spPr>
                      </pic:pic>
                    </a:graphicData>
                  </a:graphic>
                </wp:inline>
              </w:drawing>
            </w:r>
          </w:p>
        </w:tc>
        <w:tc>
          <w:tcPr>
            <w:tcW w:w="347" w:type="pct"/>
          </w:tcPr>
          <w:p w14:paraId="3E765DF7" w14:textId="77777777" w:rsidR="00450D10" w:rsidRPr="00996DC2" w:rsidRDefault="00450D10" w:rsidP="009D3E82">
            <w:pPr>
              <w:pStyle w:val="TableMedium"/>
              <w:jc w:val="center"/>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p>
        </w:tc>
        <w:tc>
          <w:tcPr>
            <w:tcW w:w="347" w:type="pct"/>
          </w:tcPr>
          <w:p w14:paraId="5DFFAB97" w14:textId="77777777" w:rsidR="00450D10" w:rsidRPr="00996DC2" w:rsidRDefault="00450D10" w:rsidP="009D3E82">
            <w:pPr>
              <w:pStyle w:val="TableMedium"/>
              <w:jc w:val="center"/>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p>
        </w:tc>
        <w:tc>
          <w:tcPr>
            <w:tcW w:w="347" w:type="pct"/>
          </w:tcPr>
          <w:p w14:paraId="3466980C" w14:textId="77777777" w:rsidR="00450D10" w:rsidRPr="00996DC2" w:rsidRDefault="00450D10" w:rsidP="009D3E82">
            <w:pPr>
              <w:pStyle w:val="TableMedium"/>
              <w:jc w:val="center"/>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p>
        </w:tc>
        <w:tc>
          <w:tcPr>
            <w:tcW w:w="347" w:type="pct"/>
          </w:tcPr>
          <w:p w14:paraId="5EE3D62E" w14:textId="77777777" w:rsidR="00450D10" w:rsidRPr="00996DC2" w:rsidRDefault="00450D10" w:rsidP="009D3E82">
            <w:pPr>
              <w:pStyle w:val="TableMedium"/>
              <w:jc w:val="center"/>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p>
        </w:tc>
        <w:tc>
          <w:tcPr>
            <w:tcW w:w="344" w:type="pct"/>
          </w:tcPr>
          <w:p w14:paraId="659C8A09" w14:textId="77777777" w:rsidR="00450D10" w:rsidRPr="00996DC2" w:rsidRDefault="00450D10" w:rsidP="009D3E82">
            <w:pPr>
              <w:pStyle w:val="TableMedium"/>
              <w:jc w:val="center"/>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p>
        </w:tc>
      </w:tr>
      <w:tr w:rsidR="00450D10" w:rsidRPr="0074603C" w14:paraId="62DECCC6" w14:textId="77777777" w:rsidTr="00A170B7">
        <w:trPr>
          <w:trHeight w:val="293"/>
        </w:trPr>
        <w:tc>
          <w:tcPr>
            <w:cnfStyle w:val="001000000000" w:firstRow="0" w:lastRow="0" w:firstColumn="1" w:lastColumn="0" w:oddVBand="0" w:evenVBand="0" w:oddHBand="0" w:evenHBand="0" w:firstRowFirstColumn="0" w:firstRowLastColumn="0" w:lastRowFirstColumn="0" w:lastRowLastColumn="0"/>
            <w:tcW w:w="1221" w:type="pct"/>
          </w:tcPr>
          <w:p w14:paraId="5D5BE4E6" w14:textId="17789D2C" w:rsidR="00450D10" w:rsidRPr="00996DC2" w:rsidRDefault="007B67E3" w:rsidP="00BE6959">
            <w:pPr>
              <w:pStyle w:val="TableBold"/>
              <w:rPr>
                <w:rFonts w:ascii="IBM Plex Sans" w:hAnsi="IBM Plex Sans"/>
                <w:sz w:val="14"/>
                <w:szCs w:val="14"/>
              </w:rPr>
            </w:pPr>
            <w:r w:rsidRPr="00996DC2">
              <w:rPr>
                <w:rFonts w:ascii="IBM Plex Sans" w:hAnsi="IBM Plex Sans"/>
                <w:sz w:val="14"/>
                <w:szCs w:val="14"/>
              </w:rPr>
              <w:t>Thomas Moretti</w:t>
            </w:r>
          </w:p>
        </w:tc>
        <w:tc>
          <w:tcPr>
            <w:tcW w:w="1700" w:type="pct"/>
          </w:tcPr>
          <w:p w14:paraId="296936DB" w14:textId="58C4616F" w:rsidR="00450D10" w:rsidRPr="00996DC2" w:rsidRDefault="007B67E3" w:rsidP="009D3E82">
            <w:pPr>
              <w:pStyle w:val="TableMedium"/>
              <w:cnfStyle w:val="000000000000" w:firstRow="0" w:lastRow="0" w:firstColumn="0" w:lastColumn="0" w:oddVBand="0" w:evenVBand="0" w:oddHBand="0" w:evenHBand="0" w:firstRowFirstColumn="0" w:firstRowLastColumn="0" w:lastRowFirstColumn="0" w:lastRowLastColumn="0"/>
              <w:rPr>
                <w:rFonts w:ascii="IBM Plex Sans" w:eastAsia="Times New Roman" w:hAnsi="IBM Plex Sans"/>
                <w:color w:val="auto"/>
                <w:sz w:val="14"/>
                <w:szCs w:val="14"/>
              </w:rPr>
            </w:pPr>
            <w:r w:rsidRPr="00996DC2">
              <w:rPr>
                <w:rFonts w:ascii="IBM Plex Sans" w:hAnsi="IBM Plex Sans"/>
                <w:sz w:val="14"/>
                <w:szCs w:val="14"/>
              </w:rPr>
              <w:t>t.moretti@nchain.com</w:t>
            </w:r>
          </w:p>
        </w:tc>
        <w:tc>
          <w:tcPr>
            <w:tcW w:w="347" w:type="pct"/>
          </w:tcPr>
          <w:p w14:paraId="446A273B" w14:textId="00DAD411" w:rsidR="00450D10" w:rsidRPr="00996DC2" w:rsidRDefault="00450D10" w:rsidP="009D3E82">
            <w:pPr>
              <w:pStyle w:val="TableMedium"/>
              <w:jc w:val="center"/>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p>
        </w:tc>
        <w:tc>
          <w:tcPr>
            <w:tcW w:w="347" w:type="pct"/>
          </w:tcPr>
          <w:p w14:paraId="376FDAB3" w14:textId="6901E075" w:rsidR="00450D10" w:rsidRPr="00996DC2" w:rsidRDefault="007B67E3" w:rsidP="009D3E82">
            <w:pPr>
              <w:pStyle w:val="TableMedium"/>
              <w:jc w:val="center"/>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r w:rsidRPr="00996DC2">
              <w:rPr>
                <w:rFonts w:ascii="IBM Plex Sans" w:hAnsi="IBM Plex Sans"/>
                <w:noProof/>
                <w:sz w:val="14"/>
                <w:szCs w:val="14"/>
              </w:rPr>
              <w:drawing>
                <wp:inline distT="0" distB="0" distL="0" distR="0" wp14:anchorId="080CE9D5" wp14:editId="704CA08C">
                  <wp:extent cx="86400" cy="86400"/>
                  <wp:effectExtent l="0" t="0" r="2540" b="2540"/>
                  <wp:docPr id="1457762298" name="Picture 145776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6400" cy="86400"/>
                          </a:xfrm>
                          <a:prstGeom prst="rect">
                            <a:avLst/>
                          </a:prstGeom>
                        </pic:spPr>
                      </pic:pic>
                    </a:graphicData>
                  </a:graphic>
                </wp:inline>
              </w:drawing>
            </w:r>
          </w:p>
        </w:tc>
        <w:tc>
          <w:tcPr>
            <w:tcW w:w="347" w:type="pct"/>
          </w:tcPr>
          <w:p w14:paraId="5925DDD1" w14:textId="77777777" w:rsidR="00450D10" w:rsidRPr="00996DC2" w:rsidRDefault="00450D10" w:rsidP="009D3E82">
            <w:pPr>
              <w:pStyle w:val="TableMedium"/>
              <w:jc w:val="center"/>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p>
        </w:tc>
        <w:tc>
          <w:tcPr>
            <w:tcW w:w="347" w:type="pct"/>
          </w:tcPr>
          <w:p w14:paraId="1CBB7E22" w14:textId="77777777" w:rsidR="00450D10" w:rsidRPr="00996DC2" w:rsidRDefault="00450D10" w:rsidP="009D3E82">
            <w:pPr>
              <w:pStyle w:val="TableMedium"/>
              <w:jc w:val="center"/>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p>
        </w:tc>
        <w:tc>
          <w:tcPr>
            <w:tcW w:w="347" w:type="pct"/>
          </w:tcPr>
          <w:p w14:paraId="5FE2A4B5" w14:textId="77777777" w:rsidR="00450D10" w:rsidRPr="00996DC2" w:rsidRDefault="00450D10" w:rsidP="009D3E82">
            <w:pPr>
              <w:pStyle w:val="TableMedium"/>
              <w:jc w:val="center"/>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p>
        </w:tc>
        <w:tc>
          <w:tcPr>
            <w:tcW w:w="344" w:type="pct"/>
          </w:tcPr>
          <w:p w14:paraId="14D5A31A" w14:textId="77777777" w:rsidR="00450D10" w:rsidRPr="00996DC2" w:rsidRDefault="00450D10" w:rsidP="009D3E82">
            <w:pPr>
              <w:pStyle w:val="TableMedium"/>
              <w:jc w:val="center"/>
              <w:cnfStyle w:val="000000000000" w:firstRow="0" w:lastRow="0" w:firstColumn="0" w:lastColumn="0" w:oddVBand="0" w:evenVBand="0" w:oddHBand="0" w:evenHBand="0" w:firstRowFirstColumn="0" w:firstRowLastColumn="0" w:lastRowFirstColumn="0" w:lastRowLastColumn="0"/>
              <w:rPr>
                <w:rFonts w:ascii="IBM Plex Sans" w:hAnsi="IBM Plex Sans"/>
                <w:sz w:val="14"/>
                <w:szCs w:val="14"/>
              </w:rPr>
            </w:pPr>
          </w:p>
        </w:tc>
      </w:tr>
    </w:tbl>
    <w:p w14:paraId="72887B83" w14:textId="77777777" w:rsidR="008E45CD" w:rsidRDefault="008E45CD">
      <w:r>
        <w:br w:type="page"/>
      </w:r>
    </w:p>
    <w:p w14:paraId="06452CBE" w14:textId="2F3E3F15" w:rsidR="004E362B" w:rsidRPr="00996DC2" w:rsidRDefault="004E362B" w:rsidP="008836AF">
      <w:pPr>
        <w:pStyle w:val="Heading2"/>
      </w:pPr>
      <w:bookmarkStart w:id="42" w:name="_Toc178346058"/>
      <w:r w:rsidRPr="00996DC2">
        <w:lastRenderedPageBreak/>
        <w:t>Contents</w:t>
      </w:r>
      <w:bookmarkEnd w:id="0"/>
      <w:bookmarkEnd w:id="1"/>
      <w:bookmarkEnd w:id="42"/>
    </w:p>
    <w:p w14:paraId="26D238D6" w14:textId="77777777" w:rsidR="00F24B5C" w:rsidRDefault="00F24B5C" w:rsidP="006F65D7"/>
    <w:p w14:paraId="69DB2BFA" w14:textId="46842A7F" w:rsidR="006F65D7" w:rsidRPr="00361E9F" w:rsidRDefault="006F65D7" w:rsidP="006F65D7"/>
    <w:p w14:paraId="49CF23BE" w14:textId="763CD460" w:rsidR="004541D2" w:rsidRDefault="007669A4">
      <w:pPr>
        <w:pStyle w:val="TOC2"/>
        <w:tabs>
          <w:tab w:val="right" w:leader="dot" w:pos="9055"/>
        </w:tabs>
        <w:rPr>
          <w:ins w:id="43" w:author="Leon Mlakar" w:date="2024-09-27T16:13:00Z" w16du:dateUtc="2024-09-27T14:13:00Z"/>
          <w:smallCaps w:val="0"/>
          <w:noProof/>
          <w:color w:val="auto"/>
          <w:kern w:val="2"/>
          <w:sz w:val="24"/>
          <w:szCs w:val="24"/>
          <w:lang w:val="en-SI" w:eastAsia="en-GB"/>
          <w14:ligatures w14:val="standardContextual"/>
        </w:rPr>
      </w:pPr>
      <w:r w:rsidRPr="00996DC2">
        <w:rPr>
          <w:rFonts w:ascii="IBM Plex Sans" w:hAnsi="IBM Plex Sans"/>
          <w:color w:val="064154" w:themeColor="text1"/>
          <w:sz w:val="18"/>
          <w:szCs w:val="18"/>
        </w:rPr>
        <w:fldChar w:fldCharType="begin"/>
      </w:r>
      <w:r w:rsidRPr="00996DC2">
        <w:rPr>
          <w:rFonts w:ascii="IBM Plex Sans" w:hAnsi="IBM Plex Sans"/>
          <w:sz w:val="18"/>
          <w:szCs w:val="18"/>
        </w:rPr>
        <w:instrText xml:space="preserve"> TOC \o "1-3" \h \z </w:instrText>
      </w:r>
      <w:r w:rsidRPr="00996DC2">
        <w:rPr>
          <w:rFonts w:ascii="IBM Plex Sans" w:hAnsi="IBM Plex Sans"/>
          <w:color w:val="064154" w:themeColor="text1"/>
          <w:sz w:val="18"/>
          <w:szCs w:val="18"/>
        </w:rPr>
        <w:fldChar w:fldCharType="separate"/>
      </w:r>
      <w:ins w:id="44" w:author="Leon Mlakar" w:date="2024-09-27T16:13:00Z" w16du:dateUtc="2024-09-27T14:13:00Z">
        <w:r w:rsidR="004541D2" w:rsidRPr="00592274">
          <w:rPr>
            <w:rStyle w:val="Hyperlink"/>
            <w:noProof/>
          </w:rPr>
          <w:fldChar w:fldCharType="begin"/>
        </w:r>
        <w:r w:rsidR="004541D2" w:rsidRPr="00592274">
          <w:rPr>
            <w:rStyle w:val="Hyperlink"/>
            <w:noProof/>
          </w:rPr>
          <w:instrText xml:space="preserve"> </w:instrText>
        </w:r>
        <w:r w:rsidR="004541D2">
          <w:rPr>
            <w:noProof/>
          </w:rPr>
          <w:instrText>HYPERLINK \l "_Toc178346054"</w:instrText>
        </w:r>
        <w:r w:rsidR="004541D2" w:rsidRPr="00592274">
          <w:rPr>
            <w:rStyle w:val="Hyperlink"/>
            <w:noProof/>
          </w:rPr>
          <w:instrText xml:space="preserve"> </w:instrText>
        </w:r>
        <w:r w:rsidR="004541D2" w:rsidRPr="00592274">
          <w:rPr>
            <w:rStyle w:val="Hyperlink"/>
            <w:noProof/>
          </w:rPr>
        </w:r>
        <w:r w:rsidR="004541D2" w:rsidRPr="00592274">
          <w:rPr>
            <w:rStyle w:val="Hyperlink"/>
            <w:noProof/>
          </w:rPr>
          <w:fldChar w:fldCharType="separate"/>
        </w:r>
        <w:r w:rsidR="004541D2" w:rsidRPr="00592274">
          <w:rPr>
            <w:rStyle w:val="Hyperlink"/>
            <w:noProof/>
          </w:rPr>
          <w:t>Change Log</w:t>
        </w:r>
        <w:r w:rsidR="004541D2">
          <w:rPr>
            <w:noProof/>
            <w:webHidden/>
          </w:rPr>
          <w:tab/>
        </w:r>
        <w:r w:rsidR="004541D2">
          <w:rPr>
            <w:noProof/>
            <w:webHidden/>
          </w:rPr>
          <w:fldChar w:fldCharType="begin"/>
        </w:r>
        <w:r w:rsidR="004541D2">
          <w:rPr>
            <w:noProof/>
            <w:webHidden/>
          </w:rPr>
          <w:instrText xml:space="preserve"> PAGEREF _Toc178346054 \h </w:instrText>
        </w:r>
        <w:r w:rsidR="004541D2">
          <w:rPr>
            <w:noProof/>
            <w:webHidden/>
          </w:rPr>
        </w:r>
      </w:ins>
      <w:r w:rsidR="004541D2">
        <w:rPr>
          <w:noProof/>
          <w:webHidden/>
        </w:rPr>
        <w:fldChar w:fldCharType="separate"/>
      </w:r>
      <w:ins w:id="45" w:author="Leon Mlakar" w:date="2024-09-27T16:13:00Z" w16du:dateUtc="2024-09-27T14:13:00Z">
        <w:r w:rsidR="004541D2">
          <w:rPr>
            <w:noProof/>
            <w:webHidden/>
          </w:rPr>
          <w:t>1</w:t>
        </w:r>
        <w:r w:rsidR="004541D2">
          <w:rPr>
            <w:noProof/>
            <w:webHidden/>
          </w:rPr>
          <w:fldChar w:fldCharType="end"/>
        </w:r>
        <w:r w:rsidR="004541D2" w:rsidRPr="00592274">
          <w:rPr>
            <w:rStyle w:val="Hyperlink"/>
            <w:noProof/>
          </w:rPr>
          <w:fldChar w:fldCharType="end"/>
        </w:r>
      </w:ins>
    </w:p>
    <w:p w14:paraId="2A9B0119" w14:textId="607E3518" w:rsidR="004541D2" w:rsidRDefault="004541D2">
      <w:pPr>
        <w:pStyle w:val="TOC3"/>
        <w:tabs>
          <w:tab w:val="right" w:leader="dot" w:pos="9055"/>
        </w:tabs>
        <w:rPr>
          <w:ins w:id="46" w:author="Leon Mlakar" w:date="2024-09-27T16:13:00Z" w16du:dateUtc="2024-09-27T14:13:00Z"/>
          <w:i w:val="0"/>
          <w:iCs w:val="0"/>
          <w:noProof/>
          <w:color w:val="auto"/>
          <w:kern w:val="2"/>
          <w:sz w:val="24"/>
          <w:szCs w:val="24"/>
          <w:lang w:val="en-SI" w:eastAsia="en-GB"/>
          <w14:ligatures w14:val="standardContextual"/>
        </w:rPr>
      </w:pPr>
      <w:ins w:id="47"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"_Toc178346055"</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rPr>
          <w:t>Revision History</w:t>
        </w:r>
        <w:r>
          <w:rPr>
            <w:noProof/>
            <w:webHidden/>
          </w:rPr>
          <w:tab/>
        </w:r>
        <w:r>
          <w:rPr>
            <w:noProof/>
            <w:webHidden/>
          </w:rPr>
          <w:fldChar w:fldCharType="begin"/>
        </w:r>
        <w:r>
          <w:rPr>
            <w:noProof/>
            <w:webHidden/>
          </w:rPr>
          <w:instrText xml:space="preserve"> PAGEREF _Toc178346055 \h </w:instrText>
        </w:r>
        <w:r>
          <w:rPr>
            <w:noProof/>
            <w:webHidden/>
          </w:rPr>
        </w:r>
      </w:ins>
      <w:r>
        <w:rPr>
          <w:noProof/>
          <w:webHidden/>
        </w:rPr>
        <w:fldChar w:fldCharType="separate"/>
      </w:r>
      <w:ins w:id="48" w:author="Leon Mlakar" w:date="2024-09-27T16:13:00Z" w16du:dateUtc="2024-09-27T14:13:00Z">
        <w:r>
          <w:rPr>
            <w:noProof/>
            <w:webHidden/>
          </w:rPr>
          <w:t>1</w:t>
        </w:r>
        <w:r>
          <w:rPr>
            <w:noProof/>
            <w:webHidden/>
          </w:rPr>
          <w:fldChar w:fldCharType="end"/>
        </w:r>
        <w:r w:rsidRPr="00592274">
          <w:rPr>
            <w:rStyle w:val="Hyperlink"/>
            <w:noProof/>
          </w:rPr>
          <w:fldChar w:fldCharType="end"/>
        </w:r>
      </w:ins>
    </w:p>
    <w:p w14:paraId="1785E417" w14:textId="32A2C9AF" w:rsidR="004541D2" w:rsidRDefault="004541D2">
      <w:pPr>
        <w:pStyle w:val="TOC3"/>
        <w:tabs>
          <w:tab w:val="right" w:leader="dot" w:pos="9055"/>
        </w:tabs>
        <w:rPr>
          <w:ins w:id="49" w:author="Leon Mlakar" w:date="2024-09-27T16:13:00Z" w16du:dateUtc="2024-09-27T14:13:00Z"/>
          <w:i w:val="0"/>
          <w:iCs w:val="0"/>
          <w:noProof/>
          <w:color w:val="auto"/>
          <w:kern w:val="2"/>
          <w:sz w:val="24"/>
          <w:szCs w:val="24"/>
          <w:lang w:val="en-SI" w:eastAsia="en-GB"/>
          <w14:ligatures w14:val="standardContextual"/>
        </w:rPr>
      </w:pPr>
      <w:ins w:id="50"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"_Toc178346056"</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rPr>
          <w:t>Production</w:t>
        </w:r>
        <w:r>
          <w:rPr>
            <w:noProof/>
            <w:webHidden/>
          </w:rPr>
          <w:tab/>
        </w:r>
        <w:r>
          <w:rPr>
            <w:noProof/>
            <w:webHidden/>
          </w:rPr>
          <w:fldChar w:fldCharType="begin"/>
        </w:r>
        <w:r>
          <w:rPr>
            <w:noProof/>
            <w:webHidden/>
          </w:rPr>
          <w:instrText xml:space="preserve"> PAGEREF _Toc178346056 \h </w:instrText>
        </w:r>
        <w:r>
          <w:rPr>
            <w:noProof/>
            <w:webHidden/>
          </w:rPr>
        </w:r>
      </w:ins>
      <w:r>
        <w:rPr>
          <w:noProof/>
          <w:webHidden/>
        </w:rPr>
        <w:fldChar w:fldCharType="separate"/>
      </w:r>
      <w:ins w:id="51" w:author="Leon Mlakar" w:date="2024-09-27T16:13:00Z" w16du:dateUtc="2024-09-27T14:13:00Z">
        <w:r>
          <w:rPr>
            <w:noProof/>
            <w:webHidden/>
          </w:rPr>
          <w:t>1</w:t>
        </w:r>
        <w:r>
          <w:rPr>
            <w:noProof/>
            <w:webHidden/>
          </w:rPr>
          <w:fldChar w:fldCharType="end"/>
        </w:r>
        <w:r w:rsidRPr="00592274">
          <w:rPr>
            <w:rStyle w:val="Hyperlink"/>
            <w:noProof/>
          </w:rPr>
          <w:fldChar w:fldCharType="end"/>
        </w:r>
      </w:ins>
    </w:p>
    <w:p w14:paraId="068C0F31" w14:textId="504545B6" w:rsidR="004541D2" w:rsidRDefault="004541D2">
      <w:pPr>
        <w:pStyle w:val="TOC3"/>
        <w:tabs>
          <w:tab w:val="right" w:leader="dot" w:pos="9055"/>
        </w:tabs>
        <w:rPr>
          <w:ins w:id="52" w:author="Leon Mlakar" w:date="2024-09-27T16:13:00Z" w16du:dateUtc="2024-09-27T14:13:00Z"/>
          <w:i w:val="0"/>
          <w:iCs w:val="0"/>
          <w:noProof/>
          <w:color w:val="auto"/>
          <w:kern w:val="2"/>
          <w:sz w:val="24"/>
          <w:szCs w:val="24"/>
          <w:lang w:val="en-SI" w:eastAsia="en-GB"/>
          <w14:ligatures w14:val="standardContextual"/>
        </w:rPr>
      </w:pPr>
      <w:ins w:id="53"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"_Toc178346057"</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rPr>
          <w:t>Distribution</w:t>
        </w:r>
        <w:r>
          <w:rPr>
            <w:noProof/>
            <w:webHidden/>
          </w:rPr>
          <w:tab/>
        </w:r>
        <w:r>
          <w:rPr>
            <w:noProof/>
            <w:webHidden/>
          </w:rPr>
          <w:fldChar w:fldCharType="begin"/>
        </w:r>
        <w:r>
          <w:rPr>
            <w:noProof/>
            <w:webHidden/>
          </w:rPr>
          <w:instrText xml:space="preserve"> PAGEREF _Toc178346057 \h </w:instrText>
        </w:r>
        <w:r>
          <w:rPr>
            <w:noProof/>
            <w:webHidden/>
          </w:rPr>
        </w:r>
      </w:ins>
      <w:r>
        <w:rPr>
          <w:noProof/>
          <w:webHidden/>
        </w:rPr>
        <w:fldChar w:fldCharType="separate"/>
      </w:r>
      <w:ins w:id="54" w:author="Leon Mlakar" w:date="2024-09-27T16:13:00Z" w16du:dateUtc="2024-09-27T14:13:00Z">
        <w:r>
          <w:rPr>
            <w:noProof/>
            <w:webHidden/>
          </w:rPr>
          <w:t>2</w:t>
        </w:r>
        <w:r>
          <w:rPr>
            <w:noProof/>
            <w:webHidden/>
          </w:rPr>
          <w:fldChar w:fldCharType="end"/>
        </w:r>
        <w:r w:rsidRPr="00592274">
          <w:rPr>
            <w:rStyle w:val="Hyperlink"/>
            <w:noProof/>
          </w:rPr>
          <w:fldChar w:fldCharType="end"/>
        </w:r>
      </w:ins>
    </w:p>
    <w:p w14:paraId="462F6D31" w14:textId="4EFF3B40" w:rsidR="004541D2" w:rsidRDefault="004541D2">
      <w:pPr>
        <w:pStyle w:val="TOC2"/>
        <w:tabs>
          <w:tab w:val="right" w:leader="dot" w:pos="9055"/>
        </w:tabs>
        <w:rPr>
          <w:ins w:id="55" w:author="Leon Mlakar" w:date="2024-09-27T16:13:00Z" w16du:dateUtc="2024-09-27T14:13:00Z"/>
          <w:smallCaps w:val="0"/>
          <w:noProof/>
          <w:color w:val="auto"/>
          <w:kern w:val="2"/>
          <w:sz w:val="24"/>
          <w:szCs w:val="24"/>
          <w:lang w:val="en-SI" w:eastAsia="en-GB"/>
          <w14:ligatures w14:val="standardContextual"/>
        </w:rPr>
      </w:pPr>
      <w:ins w:id="56"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"_Toc178346058"</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rPr>
          <w:t>Contents</w:t>
        </w:r>
        <w:r>
          <w:rPr>
            <w:noProof/>
            <w:webHidden/>
          </w:rPr>
          <w:tab/>
        </w:r>
        <w:r>
          <w:rPr>
            <w:noProof/>
            <w:webHidden/>
          </w:rPr>
          <w:fldChar w:fldCharType="begin"/>
        </w:r>
        <w:r>
          <w:rPr>
            <w:noProof/>
            <w:webHidden/>
          </w:rPr>
          <w:instrText xml:space="preserve"> PAGEREF _Toc178346058 \h </w:instrText>
        </w:r>
        <w:r>
          <w:rPr>
            <w:noProof/>
            <w:webHidden/>
          </w:rPr>
        </w:r>
      </w:ins>
      <w:r>
        <w:rPr>
          <w:noProof/>
          <w:webHidden/>
        </w:rPr>
        <w:fldChar w:fldCharType="separate"/>
      </w:r>
      <w:ins w:id="57" w:author="Leon Mlakar" w:date="2024-09-27T16:13:00Z" w16du:dateUtc="2024-09-27T14:13:00Z">
        <w:r>
          <w:rPr>
            <w:noProof/>
            <w:webHidden/>
          </w:rPr>
          <w:t>3</w:t>
        </w:r>
        <w:r>
          <w:rPr>
            <w:noProof/>
            <w:webHidden/>
          </w:rPr>
          <w:fldChar w:fldCharType="end"/>
        </w:r>
        <w:r w:rsidRPr="00592274">
          <w:rPr>
            <w:rStyle w:val="Hyperlink"/>
            <w:noProof/>
          </w:rPr>
          <w:fldChar w:fldCharType="end"/>
        </w:r>
      </w:ins>
    </w:p>
    <w:p w14:paraId="247CD8F4" w14:textId="5E26D5E1" w:rsidR="004541D2" w:rsidRDefault="004541D2">
      <w:pPr>
        <w:pStyle w:val="TOC2"/>
        <w:tabs>
          <w:tab w:val="right" w:leader="dot" w:pos="9055"/>
        </w:tabs>
        <w:rPr>
          <w:ins w:id="58" w:author="Leon Mlakar" w:date="2024-09-27T16:13:00Z" w16du:dateUtc="2024-09-27T14:13:00Z"/>
          <w:smallCaps w:val="0"/>
          <w:noProof/>
          <w:color w:val="auto"/>
          <w:kern w:val="2"/>
          <w:sz w:val="24"/>
          <w:szCs w:val="24"/>
          <w:lang w:val="en-SI" w:eastAsia="en-GB"/>
          <w14:ligatures w14:val="standardContextual"/>
        </w:rPr>
      </w:pPr>
      <w:ins w:id="59"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"_Toc178346059"</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rPr>
          <w:t>1. Abstract</w:t>
        </w:r>
        <w:r>
          <w:rPr>
            <w:noProof/>
            <w:webHidden/>
          </w:rPr>
          <w:tab/>
        </w:r>
        <w:r>
          <w:rPr>
            <w:noProof/>
            <w:webHidden/>
          </w:rPr>
          <w:fldChar w:fldCharType="begin"/>
        </w:r>
        <w:r>
          <w:rPr>
            <w:noProof/>
            <w:webHidden/>
          </w:rPr>
          <w:instrText xml:space="preserve"> PAGEREF _Toc178346059 \h </w:instrText>
        </w:r>
        <w:r>
          <w:rPr>
            <w:noProof/>
            <w:webHidden/>
          </w:rPr>
        </w:r>
      </w:ins>
      <w:r>
        <w:rPr>
          <w:noProof/>
          <w:webHidden/>
        </w:rPr>
        <w:fldChar w:fldCharType="separate"/>
      </w:r>
      <w:ins w:id="60" w:author="Leon Mlakar" w:date="2024-09-27T16:13:00Z" w16du:dateUtc="2024-09-27T14:13:00Z">
        <w:r>
          <w:rPr>
            <w:noProof/>
            <w:webHidden/>
          </w:rPr>
          <w:t>4</w:t>
        </w:r>
        <w:r>
          <w:rPr>
            <w:noProof/>
            <w:webHidden/>
          </w:rPr>
          <w:fldChar w:fldCharType="end"/>
        </w:r>
        <w:r w:rsidRPr="00592274">
          <w:rPr>
            <w:rStyle w:val="Hyperlink"/>
            <w:noProof/>
          </w:rPr>
          <w:fldChar w:fldCharType="end"/>
        </w:r>
      </w:ins>
    </w:p>
    <w:p w14:paraId="649BCE8C" w14:textId="225485D0" w:rsidR="004541D2" w:rsidRDefault="004541D2">
      <w:pPr>
        <w:pStyle w:val="TOC2"/>
        <w:tabs>
          <w:tab w:val="right" w:leader="dot" w:pos="9055"/>
        </w:tabs>
        <w:rPr>
          <w:ins w:id="61" w:author="Leon Mlakar" w:date="2024-09-27T16:13:00Z" w16du:dateUtc="2024-09-27T14:13:00Z"/>
          <w:smallCaps w:val="0"/>
          <w:noProof/>
          <w:color w:val="auto"/>
          <w:kern w:val="2"/>
          <w:sz w:val="24"/>
          <w:szCs w:val="24"/>
          <w:lang w:val="en-SI" w:eastAsia="en-GB"/>
          <w14:ligatures w14:val="standardContextual"/>
        </w:rPr>
      </w:pPr>
      <w:ins w:id="62"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"_Toc178346060"</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rPr>
          <w:t>2. Introduction</w:t>
        </w:r>
        <w:r>
          <w:rPr>
            <w:noProof/>
            <w:webHidden/>
          </w:rPr>
          <w:tab/>
        </w:r>
        <w:r>
          <w:rPr>
            <w:noProof/>
            <w:webHidden/>
          </w:rPr>
          <w:fldChar w:fldCharType="begin"/>
        </w:r>
        <w:r>
          <w:rPr>
            <w:noProof/>
            <w:webHidden/>
          </w:rPr>
          <w:instrText xml:space="preserve"> PAGEREF _Toc178346060 \h </w:instrText>
        </w:r>
        <w:r>
          <w:rPr>
            <w:noProof/>
            <w:webHidden/>
          </w:rPr>
        </w:r>
      </w:ins>
      <w:r>
        <w:rPr>
          <w:noProof/>
          <w:webHidden/>
        </w:rPr>
        <w:fldChar w:fldCharType="separate"/>
      </w:r>
      <w:ins w:id="63" w:author="Leon Mlakar" w:date="2024-09-27T16:13:00Z" w16du:dateUtc="2024-09-27T14:13:00Z">
        <w:r>
          <w:rPr>
            <w:noProof/>
            <w:webHidden/>
          </w:rPr>
          <w:t>4</w:t>
        </w:r>
        <w:r>
          <w:rPr>
            <w:noProof/>
            <w:webHidden/>
          </w:rPr>
          <w:fldChar w:fldCharType="end"/>
        </w:r>
        <w:r w:rsidRPr="00592274">
          <w:rPr>
            <w:rStyle w:val="Hyperlink"/>
            <w:noProof/>
          </w:rPr>
          <w:fldChar w:fldCharType="end"/>
        </w:r>
      </w:ins>
    </w:p>
    <w:p w14:paraId="484FBCC2" w14:textId="2C7AD52E" w:rsidR="004541D2" w:rsidRDefault="004541D2">
      <w:pPr>
        <w:pStyle w:val="TOC3"/>
        <w:tabs>
          <w:tab w:val="right" w:leader="dot" w:pos="9055"/>
        </w:tabs>
        <w:rPr>
          <w:ins w:id="64" w:author="Leon Mlakar" w:date="2024-09-27T16:13:00Z" w16du:dateUtc="2024-09-27T14:13:00Z"/>
          <w:i w:val="0"/>
          <w:iCs w:val="0"/>
          <w:noProof/>
          <w:color w:val="auto"/>
          <w:kern w:val="2"/>
          <w:sz w:val="24"/>
          <w:szCs w:val="24"/>
          <w:lang w:val="en-SI" w:eastAsia="en-GB"/>
          <w14:ligatures w14:val="standardContextual"/>
        </w:rPr>
      </w:pPr>
      <w:ins w:id="65"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"_Toc178346061"</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rPr>
          <w:t>2.1 Purpose</w:t>
        </w:r>
        <w:r>
          <w:rPr>
            <w:noProof/>
            <w:webHidden/>
          </w:rPr>
          <w:tab/>
        </w:r>
        <w:r>
          <w:rPr>
            <w:noProof/>
            <w:webHidden/>
          </w:rPr>
          <w:fldChar w:fldCharType="begin"/>
        </w:r>
        <w:r>
          <w:rPr>
            <w:noProof/>
            <w:webHidden/>
          </w:rPr>
          <w:instrText xml:space="preserve"> PAGEREF _Toc178346061 \h </w:instrText>
        </w:r>
        <w:r>
          <w:rPr>
            <w:noProof/>
            <w:webHidden/>
          </w:rPr>
        </w:r>
      </w:ins>
      <w:r>
        <w:rPr>
          <w:noProof/>
          <w:webHidden/>
        </w:rPr>
        <w:fldChar w:fldCharType="separate"/>
      </w:r>
      <w:ins w:id="66" w:author="Leon Mlakar" w:date="2024-09-27T16:13:00Z" w16du:dateUtc="2024-09-27T14:13:00Z">
        <w:r>
          <w:rPr>
            <w:noProof/>
            <w:webHidden/>
          </w:rPr>
          <w:t>4</w:t>
        </w:r>
        <w:r>
          <w:rPr>
            <w:noProof/>
            <w:webHidden/>
          </w:rPr>
          <w:fldChar w:fldCharType="end"/>
        </w:r>
        <w:r w:rsidRPr="00592274">
          <w:rPr>
            <w:rStyle w:val="Hyperlink"/>
            <w:noProof/>
          </w:rPr>
          <w:fldChar w:fldCharType="end"/>
        </w:r>
      </w:ins>
    </w:p>
    <w:p w14:paraId="36092788" w14:textId="76AD16C8" w:rsidR="004541D2" w:rsidRDefault="004541D2">
      <w:pPr>
        <w:pStyle w:val="TOC3"/>
        <w:tabs>
          <w:tab w:val="right" w:leader="dot" w:pos="9055"/>
        </w:tabs>
        <w:rPr>
          <w:ins w:id="67" w:author="Leon Mlakar" w:date="2024-09-27T16:13:00Z" w16du:dateUtc="2024-09-27T14:13:00Z"/>
          <w:i w:val="0"/>
          <w:iCs w:val="0"/>
          <w:noProof/>
          <w:color w:val="auto"/>
          <w:kern w:val="2"/>
          <w:sz w:val="24"/>
          <w:szCs w:val="24"/>
          <w:lang w:val="en-SI" w:eastAsia="en-GB"/>
          <w14:ligatures w14:val="standardContextual"/>
        </w:rPr>
      </w:pPr>
      <w:ins w:id="68"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"_Toc178346062"</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rPr>
          <w:t>2.2 Intended audience</w:t>
        </w:r>
        <w:r>
          <w:rPr>
            <w:noProof/>
            <w:webHidden/>
          </w:rPr>
          <w:tab/>
        </w:r>
        <w:r>
          <w:rPr>
            <w:noProof/>
            <w:webHidden/>
          </w:rPr>
          <w:fldChar w:fldCharType="begin"/>
        </w:r>
        <w:r>
          <w:rPr>
            <w:noProof/>
            <w:webHidden/>
          </w:rPr>
          <w:instrText xml:space="preserve"> PAGEREF _Toc178346062 \h </w:instrText>
        </w:r>
        <w:r>
          <w:rPr>
            <w:noProof/>
            <w:webHidden/>
          </w:rPr>
        </w:r>
      </w:ins>
      <w:r>
        <w:rPr>
          <w:noProof/>
          <w:webHidden/>
        </w:rPr>
        <w:fldChar w:fldCharType="separate"/>
      </w:r>
      <w:ins w:id="69" w:author="Leon Mlakar" w:date="2024-09-27T16:13:00Z" w16du:dateUtc="2024-09-27T14:13:00Z">
        <w:r>
          <w:rPr>
            <w:noProof/>
            <w:webHidden/>
          </w:rPr>
          <w:t>4</w:t>
        </w:r>
        <w:r>
          <w:rPr>
            <w:noProof/>
            <w:webHidden/>
          </w:rPr>
          <w:fldChar w:fldCharType="end"/>
        </w:r>
        <w:r w:rsidRPr="00592274">
          <w:rPr>
            <w:rStyle w:val="Hyperlink"/>
            <w:noProof/>
          </w:rPr>
          <w:fldChar w:fldCharType="end"/>
        </w:r>
      </w:ins>
    </w:p>
    <w:p w14:paraId="183E6A12" w14:textId="5FBAD617" w:rsidR="004541D2" w:rsidRDefault="004541D2">
      <w:pPr>
        <w:pStyle w:val="TOC3"/>
        <w:tabs>
          <w:tab w:val="right" w:leader="dot" w:pos="9055"/>
        </w:tabs>
        <w:rPr>
          <w:ins w:id="70" w:author="Leon Mlakar" w:date="2024-09-27T16:13:00Z" w16du:dateUtc="2024-09-27T14:13:00Z"/>
          <w:i w:val="0"/>
          <w:iCs w:val="0"/>
          <w:noProof/>
          <w:color w:val="auto"/>
          <w:kern w:val="2"/>
          <w:sz w:val="24"/>
          <w:szCs w:val="24"/>
          <w:lang w:val="en-SI" w:eastAsia="en-GB"/>
          <w14:ligatures w14:val="standardContextual"/>
        </w:rPr>
      </w:pPr>
      <w:ins w:id="71"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"_Toc178346063"</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rPr>
          <w:t>2.3 Scope</w:t>
        </w:r>
        <w:r>
          <w:rPr>
            <w:noProof/>
            <w:webHidden/>
          </w:rPr>
          <w:tab/>
        </w:r>
        <w:r>
          <w:rPr>
            <w:noProof/>
            <w:webHidden/>
          </w:rPr>
          <w:fldChar w:fldCharType="begin"/>
        </w:r>
        <w:r>
          <w:rPr>
            <w:noProof/>
            <w:webHidden/>
          </w:rPr>
          <w:instrText xml:space="preserve"> PAGEREF _Toc178346063 \h </w:instrText>
        </w:r>
        <w:r>
          <w:rPr>
            <w:noProof/>
            <w:webHidden/>
          </w:rPr>
        </w:r>
      </w:ins>
      <w:r>
        <w:rPr>
          <w:noProof/>
          <w:webHidden/>
        </w:rPr>
        <w:fldChar w:fldCharType="separate"/>
      </w:r>
      <w:ins w:id="72" w:author="Leon Mlakar" w:date="2024-09-27T16:13:00Z" w16du:dateUtc="2024-09-27T14:13:00Z">
        <w:r>
          <w:rPr>
            <w:noProof/>
            <w:webHidden/>
          </w:rPr>
          <w:t>4</w:t>
        </w:r>
        <w:r>
          <w:rPr>
            <w:noProof/>
            <w:webHidden/>
          </w:rPr>
          <w:fldChar w:fldCharType="end"/>
        </w:r>
        <w:r w:rsidRPr="00592274">
          <w:rPr>
            <w:rStyle w:val="Hyperlink"/>
            <w:noProof/>
          </w:rPr>
          <w:fldChar w:fldCharType="end"/>
        </w:r>
      </w:ins>
    </w:p>
    <w:p w14:paraId="2D77E9F7" w14:textId="22D45784" w:rsidR="004541D2" w:rsidRDefault="004541D2">
      <w:pPr>
        <w:pStyle w:val="TOC3"/>
        <w:tabs>
          <w:tab w:val="right" w:leader="dot" w:pos="9055"/>
        </w:tabs>
        <w:rPr>
          <w:ins w:id="73" w:author="Leon Mlakar" w:date="2024-09-27T16:13:00Z" w16du:dateUtc="2024-09-27T14:13:00Z"/>
          <w:i w:val="0"/>
          <w:iCs w:val="0"/>
          <w:noProof/>
          <w:color w:val="auto"/>
          <w:kern w:val="2"/>
          <w:sz w:val="24"/>
          <w:szCs w:val="24"/>
          <w:lang w:val="en-SI" w:eastAsia="en-GB"/>
          <w14:ligatures w14:val="standardContextual"/>
        </w:rPr>
      </w:pPr>
      <w:ins w:id="74"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"_Toc178346064"</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rPr>
          <w:t>2.4 Compliance</w:t>
        </w:r>
        <w:r>
          <w:rPr>
            <w:noProof/>
            <w:webHidden/>
          </w:rPr>
          <w:tab/>
        </w:r>
        <w:r>
          <w:rPr>
            <w:noProof/>
            <w:webHidden/>
          </w:rPr>
          <w:fldChar w:fldCharType="begin"/>
        </w:r>
        <w:r>
          <w:rPr>
            <w:noProof/>
            <w:webHidden/>
          </w:rPr>
          <w:instrText xml:space="preserve"> PAGEREF _Toc178346064 \h </w:instrText>
        </w:r>
        <w:r>
          <w:rPr>
            <w:noProof/>
            <w:webHidden/>
          </w:rPr>
        </w:r>
      </w:ins>
      <w:r>
        <w:rPr>
          <w:noProof/>
          <w:webHidden/>
        </w:rPr>
        <w:fldChar w:fldCharType="separate"/>
      </w:r>
      <w:ins w:id="75" w:author="Leon Mlakar" w:date="2024-09-27T16:13:00Z" w16du:dateUtc="2024-09-27T14:13:00Z">
        <w:r>
          <w:rPr>
            <w:noProof/>
            <w:webHidden/>
          </w:rPr>
          <w:t>5</w:t>
        </w:r>
        <w:r>
          <w:rPr>
            <w:noProof/>
            <w:webHidden/>
          </w:rPr>
          <w:fldChar w:fldCharType="end"/>
        </w:r>
        <w:r w:rsidRPr="00592274">
          <w:rPr>
            <w:rStyle w:val="Hyperlink"/>
            <w:noProof/>
          </w:rPr>
          <w:fldChar w:fldCharType="end"/>
        </w:r>
      </w:ins>
    </w:p>
    <w:p w14:paraId="6C576FC3" w14:textId="3139D713" w:rsidR="004541D2" w:rsidRDefault="004541D2">
      <w:pPr>
        <w:pStyle w:val="TOC3"/>
        <w:tabs>
          <w:tab w:val="right" w:leader="dot" w:pos="9055"/>
        </w:tabs>
        <w:rPr>
          <w:ins w:id="76" w:author="Leon Mlakar" w:date="2024-09-27T16:13:00Z" w16du:dateUtc="2024-09-27T14:13:00Z"/>
          <w:i w:val="0"/>
          <w:iCs w:val="0"/>
          <w:noProof/>
          <w:color w:val="auto"/>
          <w:kern w:val="2"/>
          <w:sz w:val="24"/>
          <w:szCs w:val="24"/>
          <w:lang w:val="en-SI" w:eastAsia="en-GB"/>
          <w14:ligatures w14:val="standardContextual"/>
        </w:rPr>
      </w:pPr>
      <w:ins w:id="77"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"_Toc178346065"</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rPr>
          <w:t>2.5 Terminology</w:t>
        </w:r>
        <w:r>
          <w:rPr>
            <w:noProof/>
            <w:webHidden/>
          </w:rPr>
          <w:tab/>
        </w:r>
        <w:r>
          <w:rPr>
            <w:noProof/>
            <w:webHidden/>
          </w:rPr>
          <w:fldChar w:fldCharType="begin"/>
        </w:r>
        <w:r>
          <w:rPr>
            <w:noProof/>
            <w:webHidden/>
          </w:rPr>
          <w:instrText xml:space="preserve"> PAGEREF _Toc178346065 \h </w:instrText>
        </w:r>
        <w:r>
          <w:rPr>
            <w:noProof/>
            <w:webHidden/>
          </w:rPr>
        </w:r>
      </w:ins>
      <w:r>
        <w:rPr>
          <w:noProof/>
          <w:webHidden/>
        </w:rPr>
        <w:fldChar w:fldCharType="separate"/>
      </w:r>
      <w:ins w:id="78" w:author="Leon Mlakar" w:date="2024-09-27T16:13:00Z" w16du:dateUtc="2024-09-27T14:13:00Z">
        <w:r>
          <w:rPr>
            <w:noProof/>
            <w:webHidden/>
          </w:rPr>
          <w:t>5</w:t>
        </w:r>
        <w:r>
          <w:rPr>
            <w:noProof/>
            <w:webHidden/>
          </w:rPr>
          <w:fldChar w:fldCharType="end"/>
        </w:r>
        <w:r w:rsidRPr="00592274">
          <w:rPr>
            <w:rStyle w:val="Hyperlink"/>
            <w:noProof/>
          </w:rPr>
          <w:fldChar w:fldCharType="end"/>
        </w:r>
      </w:ins>
    </w:p>
    <w:p w14:paraId="71676D2B" w14:textId="1569CF24" w:rsidR="004541D2" w:rsidRDefault="004541D2">
      <w:pPr>
        <w:pStyle w:val="TOC2"/>
        <w:tabs>
          <w:tab w:val="right" w:leader="dot" w:pos="9055"/>
        </w:tabs>
        <w:rPr>
          <w:ins w:id="79" w:author="Leon Mlakar" w:date="2024-09-27T16:13:00Z" w16du:dateUtc="2024-09-27T14:13:00Z"/>
          <w:smallCaps w:val="0"/>
          <w:noProof/>
          <w:color w:val="auto"/>
          <w:kern w:val="2"/>
          <w:sz w:val="24"/>
          <w:szCs w:val="24"/>
          <w:lang w:val="en-SI" w:eastAsia="en-GB"/>
          <w14:ligatures w14:val="standardContextual"/>
        </w:rPr>
      </w:pPr>
      <w:ins w:id="80"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"_Toc178346066"</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rPr>
          <w:t>3. Specification Overview</w:t>
        </w:r>
        <w:r>
          <w:rPr>
            <w:noProof/>
            <w:webHidden/>
          </w:rPr>
          <w:tab/>
        </w:r>
        <w:r>
          <w:rPr>
            <w:noProof/>
            <w:webHidden/>
          </w:rPr>
          <w:fldChar w:fldCharType="begin"/>
        </w:r>
        <w:r>
          <w:rPr>
            <w:noProof/>
            <w:webHidden/>
          </w:rPr>
          <w:instrText xml:space="preserve"> PAGEREF _Toc178346066 \h </w:instrText>
        </w:r>
        <w:r>
          <w:rPr>
            <w:noProof/>
            <w:webHidden/>
          </w:rPr>
        </w:r>
      </w:ins>
      <w:r>
        <w:rPr>
          <w:noProof/>
          <w:webHidden/>
        </w:rPr>
        <w:fldChar w:fldCharType="separate"/>
      </w:r>
      <w:ins w:id="81" w:author="Leon Mlakar" w:date="2024-09-27T16:13:00Z" w16du:dateUtc="2024-09-27T14:13:00Z">
        <w:r>
          <w:rPr>
            <w:noProof/>
            <w:webHidden/>
          </w:rPr>
          <w:t>7</w:t>
        </w:r>
        <w:r>
          <w:rPr>
            <w:noProof/>
            <w:webHidden/>
          </w:rPr>
          <w:fldChar w:fldCharType="end"/>
        </w:r>
        <w:r w:rsidRPr="00592274">
          <w:rPr>
            <w:rStyle w:val="Hyperlink"/>
            <w:noProof/>
          </w:rPr>
          <w:fldChar w:fldCharType="end"/>
        </w:r>
      </w:ins>
    </w:p>
    <w:p w14:paraId="27D40907" w14:textId="0CF12ACE" w:rsidR="004541D2" w:rsidRDefault="004541D2">
      <w:pPr>
        <w:pStyle w:val="TOC3"/>
        <w:tabs>
          <w:tab w:val="right" w:leader="dot" w:pos="9055"/>
        </w:tabs>
        <w:rPr>
          <w:ins w:id="82" w:author="Leon Mlakar" w:date="2024-09-27T16:13:00Z" w16du:dateUtc="2024-09-27T14:13:00Z"/>
          <w:i w:val="0"/>
          <w:iCs w:val="0"/>
          <w:noProof/>
          <w:color w:val="auto"/>
          <w:kern w:val="2"/>
          <w:sz w:val="24"/>
          <w:szCs w:val="24"/>
          <w:lang w:val="en-SI" w:eastAsia="en-GB"/>
          <w14:ligatures w14:val="standardContextual"/>
        </w:rPr>
      </w:pPr>
      <w:ins w:id="83"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"_Toc178346067"</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rPr>
          <w:t>3.1 Prerequisites</w:t>
        </w:r>
        <w:r>
          <w:rPr>
            <w:noProof/>
            <w:webHidden/>
          </w:rPr>
          <w:tab/>
        </w:r>
        <w:r>
          <w:rPr>
            <w:noProof/>
            <w:webHidden/>
          </w:rPr>
          <w:fldChar w:fldCharType="begin"/>
        </w:r>
        <w:r>
          <w:rPr>
            <w:noProof/>
            <w:webHidden/>
          </w:rPr>
          <w:instrText xml:space="preserve"> PAGEREF _Toc178346067 \h </w:instrText>
        </w:r>
        <w:r>
          <w:rPr>
            <w:noProof/>
            <w:webHidden/>
          </w:rPr>
        </w:r>
      </w:ins>
      <w:r>
        <w:rPr>
          <w:noProof/>
          <w:webHidden/>
        </w:rPr>
        <w:fldChar w:fldCharType="separate"/>
      </w:r>
      <w:ins w:id="84" w:author="Leon Mlakar" w:date="2024-09-27T16:13:00Z" w16du:dateUtc="2024-09-27T14:13:00Z">
        <w:r>
          <w:rPr>
            <w:noProof/>
            <w:webHidden/>
          </w:rPr>
          <w:t>7</w:t>
        </w:r>
        <w:r>
          <w:rPr>
            <w:noProof/>
            <w:webHidden/>
          </w:rPr>
          <w:fldChar w:fldCharType="end"/>
        </w:r>
        <w:r w:rsidRPr="00592274">
          <w:rPr>
            <w:rStyle w:val="Hyperlink"/>
            <w:noProof/>
          </w:rPr>
          <w:fldChar w:fldCharType="end"/>
        </w:r>
      </w:ins>
    </w:p>
    <w:p w14:paraId="0C6B1582" w14:textId="7C6125C0" w:rsidR="004541D2" w:rsidRDefault="004541D2">
      <w:pPr>
        <w:pStyle w:val="TOC3"/>
        <w:tabs>
          <w:tab w:val="right" w:leader="dot" w:pos="9055"/>
        </w:tabs>
        <w:rPr>
          <w:ins w:id="85" w:author="Leon Mlakar" w:date="2024-09-27T16:13:00Z" w16du:dateUtc="2024-09-27T14:13:00Z"/>
          <w:i w:val="0"/>
          <w:iCs w:val="0"/>
          <w:noProof/>
          <w:color w:val="auto"/>
          <w:kern w:val="2"/>
          <w:sz w:val="24"/>
          <w:szCs w:val="24"/>
          <w:lang w:val="en-SI" w:eastAsia="en-GB"/>
          <w14:ligatures w14:val="standardContextual"/>
        </w:rPr>
      </w:pPr>
      <w:ins w:id="86"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"_Toc178346068"</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rPr>
          <w:t>3.2 UTXO DID Method</w:t>
        </w:r>
        <w:r>
          <w:rPr>
            <w:noProof/>
            <w:webHidden/>
          </w:rPr>
          <w:tab/>
        </w:r>
        <w:r>
          <w:rPr>
            <w:noProof/>
            <w:webHidden/>
          </w:rPr>
          <w:fldChar w:fldCharType="begin"/>
        </w:r>
        <w:r>
          <w:rPr>
            <w:noProof/>
            <w:webHidden/>
          </w:rPr>
          <w:instrText xml:space="preserve"> PAGEREF _Toc178346068 \h </w:instrText>
        </w:r>
        <w:r>
          <w:rPr>
            <w:noProof/>
            <w:webHidden/>
          </w:rPr>
        </w:r>
      </w:ins>
      <w:r>
        <w:rPr>
          <w:noProof/>
          <w:webHidden/>
        </w:rPr>
        <w:fldChar w:fldCharType="separate"/>
      </w:r>
      <w:ins w:id="87" w:author="Leon Mlakar" w:date="2024-09-27T16:13:00Z" w16du:dateUtc="2024-09-27T14:13:00Z">
        <w:r>
          <w:rPr>
            <w:noProof/>
            <w:webHidden/>
          </w:rPr>
          <w:t>7</w:t>
        </w:r>
        <w:r>
          <w:rPr>
            <w:noProof/>
            <w:webHidden/>
          </w:rPr>
          <w:fldChar w:fldCharType="end"/>
        </w:r>
        <w:r w:rsidRPr="00592274">
          <w:rPr>
            <w:rStyle w:val="Hyperlink"/>
            <w:noProof/>
          </w:rPr>
          <w:fldChar w:fldCharType="end"/>
        </w:r>
      </w:ins>
    </w:p>
    <w:p w14:paraId="0324C60A" w14:textId="1DFE697D" w:rsidR="004541D2" w:rsidRDefault="004541D2">
      <w:pPr>
        <w:pStyle w:val="TOC3"/>
        <w:tabs>
          <w:tab w:val="right" w:leader="dot" w:pos="9055"/>
        </w:tabs>
        <w:rPr>
          <w:ins w:id="88" w:author="Leon Mlakar" w:date="2024-09-27T16:13:00Z" w16du:dateUtc="2024-09-27T14:13:00Z"/>
          <w:i w:val="0"/>
          <w:iCs w:val="0"/>
          <w:noProof/>
          <w:color w:val="auto"/>
          <w:kern w:val="2"/>
          <w:sz w:val="24"/>
          <w:szCs w:val="24"/>
          <w:lang w:val="en-SI" w:eastAsia="en-GB"/>
          <w14:ligatures w14:val="standardContextual"/>
        </w:rPr>
      </w:pPr>
      <w:ins w:id="89"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"_Toc178346069"</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rPr>
          <w:t>3.3 DID Controller and DID Resolver</w:t>
        </w:r>
        <w:r>
          <w:rPr>
            <w:noProof/>
            <w:webHidden/>
          </w:rPr>
          <w:tab/>
        </w:r>
        <w:r>
          <w:rPr>
            <w:noProof/>
            <w:webHidden/>
          </w:rPr>
          <w:fldChar w:fldCharType="begin"/>
        </w:r>
        <w:r>
          <w:rPr>
            <w:noProof/>
            <w:webHidden/>
          </w:rPr>
          <w:instrText xml:space="preserve"> PAGEREF _Toc178346069 \h </w:instrText>
        </w:r>
        <w:r>
          <w:rPr>
            <w:noProof/>
            <w:webHidden/>
          </w:rPr>
        </w:r>
      </w:ins>
      <w:r>
        <w:rPr>
          <w:noProof/>
          <w:webHidden/>
        </w:rPr>
        <w:fldChar w:fldCharType="separate"/>
      </w:r>
      <w:ins w:id="90" w:author="Leon Mlakar" w:date="2024-09-27T16:13:00Z" w16du:dateUtc="2024-09-27T14:13:00Z">
        <w:r>
          <w:rPr>
            <w:noProof/>
            <w:webHidden/>
          </w:rPr>
          <w:t>8</w:t>
        </w:r>
        <w:r>
          <w:rPr>
            <w:noProof/>
            <w:webHidden/>
          </w:rPr>
          <w:fldChar w:fldCharType="end"/>
        </w:r>
        <w:r w:rsidRPr="00592274">
          <w:rPr>
            <w:rStyle w:val="Hyperlink"/>
            <w:noProof/>
          </w:rPr>
          <w:fldChar w:fldCharType="end"/>
        </w:r>
      </w:ins>
    </w:p>
    <w:p w14:paraId="34CE2EBF" w14:textId="10F11BDC" w:rsidR="004541D2" w:rsidRDefault="004541D2">
      <w:pPr>
        <w:pStyle w:val="TOC3"/>
        <w:tabs>
          <w:tab w:val="right" w:leader="dot" w:pos="9055"/>
        </w:tabs>
        <w:rPr>
          <w:ins w:id="91" w:author="Leon Mlakar" w:date="2024-09-27T16:13:00Z" w16du:dateUtc="2024-09-27T14:13:00Z"/>
          <w:i w:val="0"/>
          <w:iCs w:val="0"/>
          <w:noProof/>
          <w:color w:val="auto"/>
          <w:kern w:val="2"/>
          <w:sz w:val="24"/>
          <w:szCs w:val="24"/>
          <w:lang w:val="en-SI" w:eastAsia="en-GB"/>
          <w14:ligatures w14:val="standardContextual"/>
        </w:rPr>
      </w:pPr>
      <w:ins w:id="92"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"_Toc178346070"</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rPr>
          <w:t>3.4 DID Operations</w:t>
        </w:r>
        <w:r>
          <w:rPr>
            <w:noProof/>
            <w:webHidden/>
          </w:rPr>
          <w:tab/>
        </w:r>
        <w:r>
          <w:rPr>
            <w:noProof/>
            <w:webHidden/>
          </w:rPr>
          <w:fldChar w:fldCharType="begin"/>
        </w:r>
        <w:r>
          <w:rPr>
            <w:noProof/>
            <w:webHidden/>
          </w:rPr>
          <w:instrText xml:space="preserve"> PAGEREF _Toc178346070 \h </w:instrText>
        </w:r>
        <w:r>
          <w:rPr>
            <w:noProof/>
            <w:webHidden/>
          </w:rPr>
        </w:r>
      </w:ins>
      <w:r>
        <w:rPr>
          <w:noProof/>
          <w:webHidden/>
        </w:rPr>
        <w:fldChar w:fldCharType="separate"/>
      </w:r>
      <w:ins w:id="93" w:author="Leon Mlakar" w:date="2024-09-27T16:13:00Z" w16du:dateUtc="2024-09-27T14:13:00Z">
        <w:r>
          <w:rPr>
            <w:noProof/>
            <w:webHidden/>
          </w:rPr>
          <w:t>9</w:t>
        </w:r>
        <w:r>
          <w:rPr>
            <w:noProof/>
            <w:webHidden/>
          </w:rPr>
          <w:fldChar w:fldCharType="end"/>
        </w:r>
        <w:r w:rsidRPr="00592274">
          <w:rPr>
            <w:rStyle w:val="Hyperlink"/>
            <w:noProof/>
          </w:rPr>
          <w:fldChar w:fldCharType="end"/>
        </w:r>
      </w:ins>
    </w:p>
    <w:p w14:paraId="64E4294F" w14:textId="53831DAA" w:rsidR="004541D2" w:rsidRDefault="004541D2">
      <w:pPr>
        <w:pStyle w:val="TOC2"/>
        <w:tabs>
          <w:tab w:val="right" w:leader="dot" w:pos="9055"/>
        </w:tabs>
        <w:rPr>
          <w:ins w:id="94" w:author="Leon Mlakar" w:date="2024-09-27T16:13:00Z" w16du:dateUtc="2024-09-27T14:13:00Z"/>
          <w:smallCaps w:val="0"/>
          <w:noProof/>
          <w:color w:val="auto"/>
          <w:kern w:val="2"/>
          <w:sz w:val="24"/>
          <w:szCs w:val="24"/>
          <w:lang w:val="en-SI" w:eastAsia="en-GB"/>
          <w14:ligatures w14:val="standardContextual"/>
        </w:rPr>
      </w:pPr>
      <w:ins w:id="95"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"_Toc178346071"</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lang w:eastAsia="en-GB"/>
          </w:rPr>
          <w:t>4. Governance model using DID BSV method</w:t>
        </w:r>
        <w:r>
          <w:rPr>
            <w:noProof/>
            <w:webHidden/>
          </w:rPr>
          <w:tab/>
        </w:r>
        <w:r>
          <w:rPr>
            <w:noProof/>
            <w:webHidden/>
          </w:rPr>
          <w:fldChar w:fldCharType="begin"/>
        </w:r>
        <w:r>
          <w:rPr>
            <w:noProof/>
            <w:webHidden/>
          </w:rPr>
          <w:instrText xml:space="preserve"> PAGEREF _Toc178346071 \h </w:instrText>
        </w:r>
        <w:r>
          <w:rPr>
            <w:noProof/>
            <w:webHidden/>
          </w:rPr>
        </w:r>
      </w:ins>
      <w:r>
        <w:rPr>
          <w:noProof/>
          <w:webHidden/>
        </w:rPr>
        <w:fldChar w:fldCharType="separate"/>
      </w:r>
      <w:ins w:id="96" w:author="Leon Mlakar" w:date="2024-09-27T16:13:00Z" w16du:dateUtc="2024-09-27T14:13:00Z">
        <w:r>
          <w:rPr>
            <w:noProof/>
            <w:webHidden/>
          </w:rPr>
          <w:t>18</w:t>
        </w:r>
        <w:r>
          <w:rPr>
            <w:noProof/>
            <w:webHidden/>
          </w:rPr>
          <w:fldChar w:fldCharType="end"/>
        </w:r>
        <w:r w:rsidRPr="00592274">
          <w:rPr>
            <w:rStyle w:val="Hyperlink"/>
            <w:noProof/>
          </w:rPr>
          <w:fldChar w:fldCharType="end"/>
        </w:r>
      </w:ins>
    </w:p>
    <w:p w14:paraId="201196F7" w14:textId="1446647C" w:rsidR="004541D2" w:rsidRDefault="004541D2">
      <w:pPr>
        <w:pStyle w:val="TOC2"/>
        <w:tabs>
          <w:tab w:val="right" w:leader="dot" w:pos="9055"/>
        </w:tabs>
        <w:rPr>
          <w:ins w:id="97" w:author="Leon Mlakar" w:date="2024-09-27T16:13:00Z" w16du:dateUtc="2024-09-27T14:13:00Z"/>
          <w:smallCaps w:val="0"/>
          <w:noProof/>
          <w:color w:val="auto"/>
          <w:kern w:val="2"/>
          <w:sz w:val="24"/>
          <w:szCs w:val="24"/>
          <w:lang w:val="en-SI" w:eastAsia="en-GB"/>
          <w14:ligatures w14:val="standardContextual"/>
        </w:rPr>
      </w:pPr>
      <w:ins w:id="98"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"_Toc178346072"</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rPr>
          <w:t>5.Low latency DID resolution</w:t>
        </w:r>
        <w:r>
          <w:rPr>
            <w:noProof/>
            <w:webHidden/>
          </w:rPr>
          <w:tab/>
        </w:r>
        <w:r>
          <w:rPr>
            <w:noProof/>
            <w:webHidden/>
          </w:rPr>
          <w:fldChar w:fldCharType="begin"/>
        </w:r>
        <w:r>
          <w:rPr>
            <w:noProof/>
            <w:webHidden/>
          </w:rPr>
          <w:instrText xml:space="preserve"> PAGEREF _Toc178346072 \h </w:instrText>
        </w:r>
        <w:r>
          <w:rPr>
            <w:noProof/>
            <w:webHidden/>
          </w:rPr>
        </w:r>
      </w:ins>
      <w:r>
        <w:rPr>
          <w:noProof/>
          <w:webHidden/>
        </w:rPr>
        <w:fldChar w:fldCharType="separate"/>
      </w:r>
      <w:ins w:id="99" w:author="Leon Mlakar" w:date="2024-09-27T16:13:00Z" w16du:dateUtc="2024-09-27T14:13:00Z">
        <w:r>
          <w:rPr>
            <w:noProof/>
            <w:webHidden/>
          </w:rPr>
          <w:t>20</w:t>
        </w:r>
        <w:r>
          <w:rPr>
            <w:noProof/>
            <w:webHidden/>
          </w:rPr>
          <w:fldChar w:fldCharType="end"/>
        </w:r>
        <w:r w:rsidRPr="00592274">
          <w:rPr>
            <w:rStyle w:val="Hyperlink"/>
            <w:noProof/>
          </w:rPr>
          <w:fldChar w:fldCharType="end"/>
        </w:r>
      </w:ins>
    </w:p>
    <w:p w14:paraId="5DD93E59" w14:textId="6C721B76" w:rsidR="004541D2" w:rsidRDefault="004541D2">
      <w:pPr>
        <w:pStyle w:val="TOC2"/>
        <w:tabs>
          <w:tab w:val="right" w:leader="dot" w:pos="9055"/>
        </w:tabs>
        <w:rPr>
          <w:ins w:id="100" w:author="Leon Mlakar" w:date="2024-09-27T16:13:00Z" w16du:dateUtc="2024-09-27T14:13:00Z"/>
          <w:smallCaps w:val="0"/>
          <w:noProof/>
          <w:color w:val="auto"/>
          <w:kern w:val="2"/>
          <w:sz w:val="24"/>
          <w:szCs w:val="24"/>
          <w:lang w:val="en-SI" w:eastAsia="en-GB"/>
          <w14:ligatures w14:val="standardContextual"/>
        </w:rPr>
      </w:pPr>
      <w:ins w:id="101"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"_Toc178346073"</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rPr>
          <w:t>6. Data register analysis</w:t>
        </w:r>
        <w:r>
          <w:rPr>
            <w:noProof/>
            <w:webHidden/>
          </w:rPr>
          <w:tab/>
        </w:r>
        <w:r>
          <w:rPr>
            <w:noProof/>
            <w:webHidden/>
          </w:rPr>
          <w:fldChar w:fldCharType="begin"/>
        </w:r>
        <w:r>
          <w:rPr>
            <w:noProof/>
            <w:webHidden/>
          </w:rPr>
          <w:instrText xml:space="preserve"> PAGEREF _Toc178346073 \h </w:instrText>
        </w:r>
        <w:r>
          <w:rPr>
            <w:noProof/>
            <w:webHidden/>
          </w:rPr>
        </w:r>
      </w:ins>
      <w:r>
        <w:rPr>
          <w:noProof/>
          <w:webHidden/>
        </w:rPr>
        <w:fldChar w:fldCharType="separate"/>
      </w:r>
      <w:ins w:id="102" w:author="Leon Mlakar" w:date="2024-09-27T16:13:00Z" w16du:dateUtc="2024-09-27T14:13:00Z">
        <w:r>
          <w:rPr>
            <w:noProof/>
            <w:webHidden/>
          </w:rPr>
          <w:t>21</w:t>
        </w:r>
        <w:r>
          <w:rPr>
            <w:noProof/>
            <w:webHidden/>
          </w:rPr>
          <w:fldChar w:fldCharType="end"/>
        </w:r>
        <w:r w:rsidRPr="00592274">
          <w:rPr>
            <w:rStyle w:val="Hyperlink"/>
            <w:noProof/>
          </w:rPr>
          <w:fldChar w:fldCharType="end"/>
        </w:r>
      </w:ins>
    </w:p>
    <w:p w14:paraId="7239B425" w14:textId="43634657" w:rsidR="004541D2" w:rsidRDefault="004541D2">
      <w:pPr>
        <w:pStyle w:val="TOC2"/>
        <w:tabs>
          <w:tab w:val="right" w:leader="dot" w:pos="9055"/>
        </w:tabs>
        <w:rPr>
          <w:ins w:id="103" w:author="Leon Mlakar" w:date="2024-09-27T16:13:00Z" w16du:dateUtc="2024-09-27T14:13:00Z"/>
          <w:smallCaps w:val="0"/>
          <w:noProof/>
          <w:color w:val="auto"/>
          <w:kern w:val="2"/>
          <w:sz w:val="24"/>
          <w:szCs w:val="24"/>
          <w:lang w:val="en-SI" w:eastAsia="en-GB"/>
          <w14:ligatures w14:val="standardContextual"/>
        </w:rPr>
      </w:pPr>
      <w:ins w:id="104"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"_Toc178346074"</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rPr>
          <w:t>7. Privacy Considerations</w:t>
        </w:r>
        <w:r>
          <w:rPr>
            <w:noProof/>
            <w:webHidden/>
          </w:rPr>
          <w:tab/>
        </w:r>
        <w:r>
          <w:rPr>
            <w:noProof/>
            <w:webHidden/>
          </w:rPr>
          <w:fldChar w:fldCharType="begin"/>
        </w:r>
        <w:r>
          <w:rPr>
            <w:noProof/>
            <w:webHidden/>
          </w:rPr>
          <w:instrText xml:space="preserve"> PAGEREF _Toc178346074 \h </w:instrText>
        </w:r>
        <w:r>
          <w:rPr>
            <w:noProof/>
            <w:webHidden/>
          </w:rPr>
        </w:r>
      </w:ins>
      <w:r>
        <w:rPr>
          <w:noProof/>
          <w:webHidden/>
        </w:rPr>
        <w:fldChar w:fldCharType="separate"/>
      </w:r>
      <w:ins w:id="105" w:author="Leon Mlakar" w:date="2024-09-27T16:13:00Z" w16du:dateUtc="2024-09-27T14:13:00Z">
        <w:r>
          <w:rPr>
            <w:noProof/>
            <w:webHidden/>
          </w:rPr>
          <w:t>22</w:t>
        </w:r>
        <w:r>
          <w:rPr>
            <w:noProof/>
            <w:webHidden/>
          </w:rPr>
          <w:fldChar w:fldCharType="end"/>
        </w:r>
        <w:r w:rsidRPr="00592274">
          <w:rPr>
            <w:rStyle w:val="Hyperlink"/>
            <w:noProof/>
          </w:rPr>
          <w:fldChar w:fldCharType="end"/>
        </w:r>
      </w:ins>
    </w:p>
    <w:p w14:paraId="2AC0EB26" w14:textId="14ABD47D" w:rsidR="004541D2" w:rsidRDefault="004541D2">
      <w:pPr>
        <w:pStyle w:val="TOC2"/>
        <w:tabs>
          <w:tab w:val="left" w:pos="640"/>
          <w:tab w:val="right" w:leader="dot" w:pos="9055"/>
        </w:tabs>
        <w:rPr>
          <w:ins w:id="106" w:author="Leon Mlakar" w:date="2024-09-27T16:13:00Z" w16du:dateUtc="2024-09-27T14:13:00Z"/>
          <w:smallCaps w:val="0"/>
          <w:noProof/>
          <w:color w:val="auto"/>
          <w:kern w:val="2"/>
          <w:sz w:val="24"/>
          <w:szCs w:val="24"/>
          <w:lang w:val="en-SI" w:eastAsia="en-GB"/>
          <w14:ligatures w14:val="standardContextual"/>
        </w:rPr>
      </w:pPr>
      <w:ins w:id="107"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"_Toc178346103"</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rPr>
          <w:t>A.</w:t>
        </w:r>
        <w:r>
          <w:rPr>
            <w:smallCaps w:val="0"/>
            <w:noProof/>
            <w:color w:val="auto"/>
            <w:kern w:val="2"/>
            <w:sz w:val="24"/>
            <w:szCs w:val="24"/>
            <w:lang w:val="en-SI" w:eastAsia="en-GB"/>
            <w14:ligatures w14:val="standardContextual"/>
          </w:rPr>
          <w:tab/>
        </w:r>
        <w:r w:rsidRPr="00592274">
          <w:rPr>
            <w:rStyle w:val="Hyperlink"/>
            <w:noProof/>
            <w:shd w:val="clear" w:color="auto" w:fill="FFFFFF"/>
          </w:rPr>
          <w:t>UTXO DID Method Normative Reference</w:t>
        </w:r>
        <w:r>
          <w:rPr>
            <w:noProof/>
            <w:webHidden/>
          </w:rPr>
          <w:tab/>
        </w:r>
        <w:r>
          <w:rPr>
            <w:noProof/>
            <w:webHidden/>
          </w:rPr>
          <w:fldChar w:fldCharType="begin"/>
        </w:r>
        <w:r>
          <w:rPr>
            <w:noProof/>
            <w:webHidden/>
          </w:rPr>
          <w:instrText xml:space="preserve"> PAGEREF _Toc178346103 \h </w:instrText>
        </w:r>
        <w:r>
          <w:rPr>
            <w:noProof/>
            <w:webHidden/>
          </w:rPr>
        </w:r>
      </w:ins>
      <w:r>
        <w:rPr>
          <w:noProof/>
          <w:webHidden/>
        </w:rPr>
        <w:fldChar w:fldCharType="separate"/>
      </w:r>
      <w:ins w:id="108" w:author="Leon Mlakar" w:date="2024-09-27T16:13:00Z" w16du:dateUtc="2024-09-27T14:13:00Z">
        <w:r>
          <w:rPr>
            <w:noProof/>
            <w:webHidden/>
          </w:rPr>
          <w:t>23</w:t>
        </w:r>
        <w:r>
          <w:rPr>
            <w:noProof/>
            <w:webHidden/>
          </w:rPr>
          <w:fldChar w:fldCharType="end"/>
        </w:r>
        <w:r w:rsidRPr="00592274">
          <w:rPr>
            <w:rStyle w:val="Hyperlink"/>
            <w:noProof/>
          </w:rPr>
          <w:fldChar w:fldCharType="end"/>
        </w:r>
      </w:ins>
    </w:p>
    <w:p w14:paraId="4609E673" w14:textId="0750A29B" w:rsidR="004541D2" w:rsidRDefault="004541D2">
      <w:pPr>
        <w:pStyle w:val="TOC3"/>
        <w:tabs>
          <w:tab w:val="right" w:leader="dot" w:pos="9055"/>
        </w:tabs>
        <w:rPr>
          <w:ins w:id="109" w:author="Leon Mlakar" w:date="2024-09-27T16:13:00Z" w16du:dateUtc="2024-09-27T14:13:00Z"/>
          <w:i w:val="0"/>
          <w:iCs w:val="0"/>
          <w:noProof/>
          <w:color w:val="auto"/>
          <w:kern w:val="2"/>
          <w:sz w:val="24"/>
          <w:szCs w:val="24"/>
          <w:lang w:val="en-SI" w:eastAsia="en-GB"/>
          <w14:ligatures w14:val="standardContextual"/>
        </w:rPr>
      </w:pPr>
      <w:ins w:id="110"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"_Toc178346104"</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rPr>
          <w:t>A.1 DID Syntax</w:t>
        </w:r>
        <w:r>
          <w:rPr>
            <w:noProof/>
            <w:webHidden/>
          </w:rPr>
          <w:tab/>
        </w:r>
        <w:r>
          <w:rPr>
            <w:noProof/>
            <w:webHidden/>
          </w:rPr>
          <w:fldChar w:fldCharType="begin"/>
        </w:r>
        <w:r>
          <w:rPr>
            <w:noProof/>
            <w:webHidden/>
          </w:rPr>
          <w:instrText xml:space="preserve"> PAGEREF _Toc178346104 \h </w:instrText>
        </w:r>
        <w:r>
          <w:rPr>
            <w:noProof/>
            <w:webHidden/>
          </w:rPr>
        </w:r>
      </w:ins>
      <w:r>
        <w:rPr>
          <w:noProof/>
          <w:webHidden/>
        </w:rPr>
        <w:fldChar w:fldCharType="separate"/>
      </w:r>
      <w:ins w:id="111" w:author="Leon Mlakar" w:date="2024-09-27T16:13:00Z" w16du:dateUtc="2024-09-27T14:13:00Z">
        <w:r>
          <w:rPr>
            <w:noProof/>
            <w:webHidden/>
          </w:rPr>
          <w:t>23</w:t>
        </w:r>
        <w:r>
          <w:rPr>
            <w:noProof/>
            <w:webHidden/>
          </w:rPr>
          <w:fldChar w:fldCharType="end"/>
        </w:r>
        <w:r w:rsidRPr="00592274">
          <w:rPr>
            <w:rStyle w:val="Hyperlink"/>
            <w:noProof/>
          </w:rPr>
          <w:fldChar w:fldCharType="end"/>
        </w:r>
      </w:ins>
    </w:p>
    <w:p w14:paraId="04DA94DC" w14:textId="2EDCEE24" w:rsidR="004541D2" w:rsidRDefault="004541D2">
      <w:pPr>
        <w:pStyle w:val="TOC3"/>
        <w:tabs>
          <w:tab w:val="right" w:leader="dot" w:pos="9055"/>
        </w:tabs>
        <w:rPr>
          <w:ins w:id="112" w:author="Leon Mlakar" w:date="2024-09-27T16:13:00Z" w16du:dateUtc="2024-09-27T14:13:00Z"/>
          <w:i w:val="0"/>
          <w:iCs w:val="0"/>
          <w:noProof/>
          <w:color w:val="auto"/>
          <w:kern w:val="2"/>
          <w:sz w:val="24"/>
          <w:szCs w:val="24"/>
          <w:lang w:val="en-SI" w:eastAsia="en-GB"/>
          <w14:ligatures w14:val="standardContextual"/>
        </w:rPr>
      </w:pPr>
      <w:ins w:id="113"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"_Toc178346105"</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rPr>
          <w:t>A.2 Verifiable Data Registry</w:t>
        </w:r>
        <w:r>
          <w:rPr>
            <w:noProof/>
            <w:webHidden/>
          </w:rPr>
          <w:tab/>
        </w:r>
        <w:r>
          <w:rPr>
            <w:noProof/>
            <w:webHidden/>
          </w:rPr>
          <w:fldChar w:fldCharType="begin"/>
        </w:r>
        <w:r>
          <w:rPr>
            <w:noProof/>
            <w:webHidden/>
          </w:rPr>
          <w:instrText xml:space="preserve"> PAGEREF _Toc178346105 \h </w:instrText>
        </w:r>
        <w:r>
          <w:rPr>
            <w:noProof/>
            <w:webHidden/>
          </w:rPr>
        </w:r>
      </w:ins>
      <w:r>
        <w:rPr>
          <w:noProof/>
          <w:webHidden/>
        </w:rPr>
        <w:fldChar w:fldCharType="separate"/>
      </w:r>
      <w:ins w:id="114" w:author="Leon Mlakar" w:date="2024-09-27T16:13:00Z" w16du:dateUtc="2024-09-27T14:13:00Z">
        <w:r>
          <w:rPr>
            <w:noProof/>
            <w:webHidden/>
          </w:rPr>
          <w:t>23</w:t>
        </w:r>
        <w:r>
          <w:rPr>
            <w:noProof/>
            <w:webHidden/>
          </w:rPr>
          <w:fldChar w:fldCharType="end"/>
        </w:r>
        <w:r w:rsidRPr="00592274">
          <w:rPr>
            <w:rStyle w:val="Hyperlink"/>
            <w:noProof/>
          </w:rPr>
          <w:fldChar w:fldCharType="end"/>
        </w:r>
      </w:ins>
    </w:p>
    <w:p w14:paraId="508D6F8C" w14:textId="233A6099" w:rsidR="004541D2" w:rsidRDefault="004541D2">
      <w:pPr>
        <w:pStyle w:val="TOC3"/>
        <w:tabs>
          <w:tab w:val="right" w:leader="dot" w:pos="9055"/>
        </w:tabs>
        <w:rPr>
          <w:ins w:id="115" w:author="Leon Mlakar" w:date="2024-09-27T16:13:00Z" w16du:dateUtc="2024-09-27T14:13:00Z"/>
          <w:i w:val="0"/>
          <w:iCs w:val="0"/>
          <w:noProof/>
          <w:color w:val="auto"/>
          <w:kern w:val="2"/>
          <w:sz w:val="24"/>
          <w:szCs w:val="24"/>
          <w:lang w:val="en-SI" w:eastAsia="en-GB"/>
          <w14:ligatures w14:val="standardContextual"/>
        </w:rPr>
      </w:pPr>
      <w:ins w:id="116"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"_Toc178346106"</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rPr>
          <w:t>A.3 DID Operations</w:t>
        </w:r>
        <w:r>
          <w:rPr>
            <w:noProof/>
            <w:webHidden/>
          </w:rPr>
          <w:tab/>
        </w:r>
        <w:r>
          <w:rPr>
            <w:noProof/>
            <w:webHidden/>
          </w:rPr>
          <w:fldChar w:fldCharType="begin"/>
        </w:r>
        <w:r>
          <w:rPr>
            <w:noProof/>
            <w:webHidden/>
          </w:rPr>
          <w:instrText xml:space="preserve"> PAGEREF _Toc178346106 \h </w:instrText>
        </w:r>
        <w:r>
          <w:rPr>
            <w:noProof/>
            <w:webHidden/>
          </w:rPr>
        </w:r>
      </w:ins>
      <w:r>
        <w:rPr>
          <w:noProof/>
          <w:webHidden/>
        </w:rPr>
        <w:fldChar w:fldCharType="separate"/>
      </w:r>
      <w:ins w:id="117" w:author="Leon Mlakar" w:date="2024-09-27T16:13:00Z" w16du:dateUtc="2024-09-27T14:13:00Z">
        <w:r>
          <w:rPr>
            <w:noProof/>
            <w:webHidden/>
          </w:rPr>
          <w:t>26</w:t>
        </w:r>
        <w:r>
          <w:rPr>
            <w:noProof/>
            <w:webHidden/>
          </w:rPr>
          <w:fldChar w:fldCharType="end"/>
        </w:r>
        <w:r w:rsidRPr="00592274">
          <w:rPr>
            <w:rStyle w:val="Hyperlink"/>
            <w:noProof/>
          </w:rPr>
          <w:fldChar w:fldCharType="end"/>
        </w:r>
      </w:ins>
    </w:p>
    <w:p w14:paraId="5CFD2D77" w14:textId="061298B5" w:rsidR="004541D2" w:rsidRDefault="004541D2">
      <w:pPr>
        <w:pStyle w:val="TOC2"/>
        <w:tabs>
          <w:tab w:val="right" w:leader="dot" w:pos="9055"/>
        </w:tabs>
        <w:rPr>
          <w:ins w:id="118" w:author="Leon Mlakar" w:date="2024-09-27T16:13:00Z" w16du:dateUtc="2024-09-27T14:13:00Z"/>
          <w:smallCaps w:val="0"/>
          <w:noProof/>
          <w:color w:val="auto"/>
          <w:kern w:val="2"/>
          <w:sz w:val="24"/>
          <w:szCs w:val="24"/>
          <w:lang w:val="en-SI" w:eastAsia="en-GB"/>
          <w14:ligatures w14:val="standardContextual"/>
        </w:rPr>
      </w:pPr>
      <w:ins w:id="119" w:author="Leon Mlakar" w:date="2024-09-27T16:13:00Z" w16du:dateUtc="2024-09-27T14:13:00Z">
        <w:r w:rsidRPr="00592274">
          <w:rPr>
            <w:rStyle w:val="Hyperlink"/>
            <w:noProof/>
          </w:rPr>
          <w:fldChar w:fldCharType="begin"/>
        </w:r>
        <w:r w:rsidRPr="00592274">
          <w:rPr>
            <w:rStyle w:val="Hyperlink"/>
            <w:noProof/>
          </w:rPr>
          <w:instrText xml:space="preserve"> </w:instrText>
        </w:r>
        <w:r>
          <w:rPr>
            <w:noProof/>
          </w:rPr>
          <w:instrText>HYPERLINK \l "_Toc178346107"</w:instrText>
        </w:r>
        <w:r w:rsidRPr="00592274">
          <w:rPr>
            <w:rStyle w:val="Hyperlink"/>
            <w:noProof/>
          </w:rPr>
          <w:instrText xml:space="preserve"> </w:instrText>
        </w:r>
        <w:r w:rsidRPr="00592274">
          <w:rPr>
            <w:rStyle w:val="Hyperlink"/>
            <w:noProof/>
          </w:rPr>
        </w:r>
        <w:r w:rsidRPr="00592274">
          <w:rPr>
            <w:rStyle w:val="Hyperlink"/>
            <w:noProof/>
          </w:rPr>
          <w:fldChar w:fldCharType="separate"/>
        </w:r>
        <w:r w:rsidRPr="00592274">
          <w:rPr>
            <w:rStyle w:val="Hyperlink"/>
            <w:noProof/>
          </w:rPr>
          <w:t>References and Reading Material</w:t>
        </w:r>
        <w:r>
          <w:rPr>
            <w:noProof/>
            <w:webHidden/>
          </w:rPr>
          <w:tab/>
        </w:r>
        <w:r>
          <w:rPr>
            <w:noProof/>
            <w:webHidden/>
          </w:rPr>
          <w:fldChar w:fldCharType="begin"/>
        </w:r>
        <w:r>
          <w:rPr>
            <w:noProof/>
            <w:webHidden/>
          </w:rPr>
          <w:instrText xml:space="preserve"> PAGEREF _Toc178346107 \h </w:instrText>
        </w:r>
        <w:r>
          <w:rPr>
            <w:noProof/>
            <w:webHidden/>
          </w:rPr>
        </w:r>
      </w:ins>
      <w:r>
        <w:rPr>
          <w:noProof/>
          <w:webHidden/>
        </w:rPr>
        <w:fldChar w:fldCharType="separate"/>
      </w:r>
      <w:ins w:id="120" w:author="Leon Mlakar" w:date="2024-09-27T16:13:00Z" w16du:dateUtc="2024-09-27T14:13:00Z">
        <w:r>
          <w:rPr>
            <w:noProof/>
            <w:webHidden/>
          </w:rPr>
          <w:t>29</w:t>
        </w:r>
        <w:r>
          <w:rPr>
            <w:noProof/>
            <w:webHidden/>
          </w:rPr>
          <w:fldChar w:fldCharType="end"/>
        </w:r>
        <w:r w:rsidRPr="00592274">
          <w:rPr>
            <w:rStyle w:val="Hyperlink"/>
            <w:noProof/>
          </w:rPr>
          <w:fldChar w:fldCharType="end"/>
        </w:r>
      </w:ins>
    </w:p>
    <w:p w14:paraId="6A9516B2" w14:textId="77C625BD" w:rsidR="00F62FC7" w:rsidDel="00377D79" w:rsidRDefault="00F62FC7">
      <w:pPr>
        <w:pStyle w:val="TOC2"/>
        <w:tabs>
          <w:tab w:val="right" w:leader="dot" w:pos="9055"/>
        </w:tabs>
        <w:rPr>
          <w:del w:id="121" w:author="Leon Mlakar" w:date="2024-09-26T19:21:00Z" w16du:dateUtc="2024-09-26T17:21:00Z"/>
          <w:smallCaps w:val="0"/>
          <w:noProof/>
          <w:color w:val="auto"/>
          <w:kern w:val="2"/>
          <w:sz w:val="24"/>
          <w:szCs w:val="24"/>
          <w:lang w:val="en-SI" w:eastAsia="en-GB"/>
          <w14:ligatures w14:val="standardContextual"/>
        </w:rPr>
      </w:pPr>
      <w:del w:id="122" w:author="Leon Mlakar" w:date="2024-09-26T19:21:00Z" w16du:dateUtc="2024-09-26T17:21:00Z">
        <w:r w:rsidRPr="00377D79" w:rsidDel="00377D79">
          <w:rPr>
            <w:noProof/>
            <w:rPrChange w:id="123" w:author="Leon Mlakar" w:date="2024-09-26T19:21:00Z" w16du:dateUtc="2024-09-26T17:21:00Z">
              <w:rPr>
                <w:rStyle w:val="Hyperlink"/>
                <w:smallCaps w:val="0"/>
                <w:noProof/>
              </w:rPr>
            </w:rPrChange>
          </w:rPr>
          <w:delText>Change Log</w:delText>
        </w:r>
        <w:r w:rsidDel="00377D79">
          <w:rPr>
            <w:noProof/>
            <w:webHidden/>
          </w:rPr>
          <w:tab/>
        </w:r>
        <w:r w:rsidR="008F1B57" w:rsidDel="00377D79">
          <w:rPr>
            <w:noProof/>
            <w:webHidden/>
          </w:rPr>
          <w:delText>1</w:delText>
        </w:r>
      </w:del>
    </w:p>
    <w:p w14:paraId="7494ABC3" w14:textId="3EB49F01" w:rsidR="00F62FC7" w:rsidDel="00377D79" w:rsidRDefault="00F62FC7">
      <w:pPr>
        <w:pStyle w:val="TOC3"/>
        <w:tabs>
          <w:tab w:val="right" w:leader="dot" w:pos="9055"/>
        </w:tabs>
        <w:rPr>
          <w:del w:id="124" w:author="Leon Mlakar" w:date="2024-09-26T19:21:00Z" w16du:dateUtc="2024-09-26T17:21:00Z"/>
          <w:i w:val="0"/>
          <w:iCs w:val="0"/>
          <w:noProof/>
          <w:color w:val="auto"/>
          <w:kern w:val="2"/>
          <w:sz w:val="24"/>
          <w:szCs w:val="24"/>
          <w:lang w:val="en-SI" w:eastAsia="en-GB"/>
          <w14:ligatures w14:val="standardContextual"/>
        </w:rPr>
      </w:pPr>
      <w:del w:id="125" w:author="Leon Mlakar" w:date="2024-09-26T19:21:00Z" w16du:dateUtc="2024-09-26T17:21:00Z">
        <w:r w:rsidRPr="00377D79" w:rsidDel="00377D79">
          <w:rPr>
            <w:noProof/>
            <w:rPrChange w:id="126" w:author="Leon Mlakar" w:date="2024-09-26T19:21:00Z" w16du:dateUtc="2024-09-26T17:21:00Z">
              <w:rPr>
                <w:rStyle w:val="Hyperlink"/>
                <w:i/>
                <w:iCs w:val="0"/>
                <w:noProof/>
              </w:rPr>
            </w:rPrChange>
          </w:rPr>
          <w:delText>Revision History</w:delText>
        </w:r>
        <w:r w:rsidDel="00377D79">
          <w:rPr>
            <w:noProof/>
            <w:webHidden/>
          </w:rPr>
          <w:tab/>
        </w:r>
        <w:r w:rsidR="008F1B57" w:rsidDel="00377D79">
          <w:rPr>
            <w:noProof/>
            <w:webHidden/>
          </w:rPr>
          <w:delText>1</w:delText>
        </w:r>
      </w:del>
    </w:p>
    <w:p w14:paraId="068E56C6" w14:textId="7C86E39A" w:rsidR="00F62FC7" w:rsidDel="00377D79" w:rsidRDefault="00F62FC7">
      <w:pPr>
        <w:pStyle w:val="TOC3"/>
        <w:tabs>
          <w:tab w:val="right" w:leader="dot" w:pos="9055"/>
        </w:tabs>
        <w:rPr>
          <w:del w:id="127" w:author="Leon Mlakar" w:date="2024-09-26T19:21:00Z" w16du:dateUtc="2024-09-26T17:21:00Z"/>
          <w:i w:val="0"/>
          <w:iCs w:val="0"/>
          <w:noProof/>
          <w:color w:val="auto"/>
          <w:kern w:val="2"/>
          <w:sz w:val="24"/>
          <w:szCs w:val="24"/>
          <w:lang w:val="en-SI" w:eastAsia="en-GB"/>
          <w14:ligatures w14:val="standardContextual"/>
        </w:rPr>
      </w:pPr>
      <w:del w:id="128" w:author="Leon Mlakar" w:date="2024-09-26T19:21:00Z" w16du:dateUtc="2024-09-26T17:21:00Z">
        <w:r w:rsidRPr="00377D79" w:rsidDel="00377D79">
          <w:rPr>
            <w:noProof/>
            <w:rPrChange w:id="129" w:author="Leon Mlakar" w:date="2024-09-26T19:21:00Z" w16du:dateUtc="2024-09-26T17:21:00Z">
              <w:rPr>
                <w:rStyle w:val="Hyperlink"/>
                <w:i/>
                <w:iCs w:val="0"/>
                <w:noProof/>
              </w:rPr>
            </w:rPrChange>
          </w:rPr>
          <w:delText>Production</w:delText>
        </w:r>
        <w:r w:rsidDel="00377D79">
          <w:rPr>
            <w:noProof/>
            <w:webHidden/>
          </w:rPr>
          <w:tab/>
        </w:r>
        <w:r w:rsidR="008F1B57" w:rsidDel="00377D79">
          <w:rPr>
            <w:noProof/>
            <w:webHidden/>
          </w:rPr>
          <w:delText>1</w:delText>
        </w:r>
      </w:del>
    </w:p>
    <w:p w14:paraId="1DA391DE" w14:textId="13EE2117" w:rsidR="00F62FC7" w:rsidDel="00377D79" w:rsidRDefault="00F62FC7">
      <w:pPr>
        <w:pStyle w:val="TOC3"/>
        <w:tabs>
          <w:tab w:val="right" w:leader="dot" w:pos="9055"/>
        </w:tabs>
        <w:rPr>
          <w:del w:id="130" w:author="Leon Mlakar" w:date="2024-09-26T19:21:00Z" w16du:dateUtc="2024-09-26T17:21:00Z"/>
          <w:i w:val="0"/>
          <w:iCs w:val="0"/>
          <w:noProof/>
          <w:color w:val="auto"/>
          <w:kern w:val="2"/>
          <w:sz w:val="24"/>
          <w:szCs w:val="24"/>
          <w:lang w:val="en-SI" w:eastAsia="en-GB"/>
          <w14:ligatures w14:val="standardContextual"/>
        </w:rPr>
      </w:pPr>
      <w:del w:id="131" w:author="Leon Mlakar" w:date="2024-09-26T19:21:00Z" w16du:dateUtc="2024-09-26T17:21:00Z">
        <w:r w:rsidRPr="00377D79" w:rsidDel="00377D79">
          <w:rPr>
            <w:noProof/>
            <w:rPrChange w:id="132" w:author="Leon Mlakar" w:date="2024-09-26T19:21:00Z" w16du:dateUtc="2024-09-26T17:21:00Z">
              <w:rPr>
                <w:rStyle w:val="Hyperlink"/>
                <w:i/>
                <w:iCs w:val="0"/>
                <w:noProof/>
              </w:rPr>
            </w:rPrChange>
          </w:rPr>
          <w:delText>Distribution</w:delText>
        </w:r>
        <w:r w:rsidDel="00377D79">
          <w:rPr>
            <w:noProof/>
            <w:webHidden/>
          </w:rPr>
          <w:tab/>
        </w:r>
        <w:r w:rsidR="008F1B57" w:rsidDel="00377D79">
          <w:rPr>
            <w:noProof/>
            <w:webHidden/>
          </w:rPr>
          <w:delText>1</w:delText>
        </w:r>
      </w:del>
    </w:p>
    <w:p w14:paraId="271FC45F" w14:textId="5B35DCBD" w:rsidR="00F62FC7" w:rsidDel="00377D79" w:rsidRDefault="00F62FC7">
      <w:pPr>
        <w:pStyle w:val="TOC2"/>
        <w:tabs>
          <w:tab w:val="right" w:leader="dot" w:pos="9055"/>
        </w:tabs>
        <w:rPr>
          <w:del w:id="133" w:author="Leon Mlakar" w:date="2024-09-26T19:21:00Z" w16du:dateUtc="2024-09-26T17:21:00Z"/>
          <w:smallCaps w:val="0"/>
          <w:noProof/>
          <w:color w:val="auto"/>
          <w:kern w:val="2"/>
          <w:sz w:val="24"/>
          <w:szCs w:val="24"/>
          <w:lang w:val="en-SI" w:eastAsia="en-GB"/>
          <w14:ligatures w14:val="standardContextual"/>
        </w:rPr>
      </w:pPr>
      <w:del w:id="134" w:author="Leon Mlakar" w:date="2024-09-26T19:21:00Z" w16du:dateUtc="2024-09-26T17:21:00Z">
        <w:r w:rsidRPr="00377D79" w:rsidDel="00377D79">
          <w:rPr>
            <w:noProof/>
            <w:rPrChange w:id="135" w:author="Leon Mlakar" w:date="2024-09-26T19:21:00Z" w16du:dateUtc="2024-09-26T17:21:00Z">
              <w:rPr>
                <w:rStyle w:val="Hyperlink"/>
                <w:smallCaps w:val="0"/>
                <w:noProof/>
              </w:rPr>
            </w:rPrChange>
          </w:rPr>
          <w:delText>Contents</w:delText>
        </w:r>
        <w:r w:rsidDel="00377D79">
          <w:rPr>
            <w:noProof/>
            <w:webHidden/>
          </w:rPr>
          <w:tab/>
        </w:r>
        <w:r w:rsidR="008F1B57" w:rsidDel="00377D79">
          <w:rPr>
            <w:noProof/>
            <w:webHidden/>
          </w:rPr>
          <w:delText>3</w:delText>
        </w:r>
      </w:del>
    </w:p>
    <w:p w14:paraId="08BD385F" w14:textId="1A846C5F" w:rsidR="00F62FC7" w:rsidDel="00377D79" w:rsidRDefault="00F62FC7">
      <w:pPr>
        <w:pStyle w:val="TOC2"/>
        <w:tabs>
          <w:tab w:val="right" w:leader="dot" w:pos="9055"/>
        </w:tabs>
        <w:rPr>
          <w:del w:id="136" w:author="Leon Mlakar" w:date="2024-09-26T19:21:00Z" w16du:dateUtc="2024-09-26T17:21:00Z"/>
          <w:smallCaps w:val="0"/>
          <w:noProof/>
          <w:color w:val="auto"/>
          <w:kern w:val="2"/>
          <w:sz w:val="24"/>
          <w:szCs w:val="24"/>
          <w:lang w:val="en-SI" w:eastAsia="en-GB"/>
          <w14:ligatures w14:val="standardContextual"/>
        </w:rPr>
      </w:pPr>
      <w:del w:id="137" w:author="Leon Mlakar" w:date="2024-09-26T19:21:00Z" w16du:dateUtc="2024-09-26T17:21:00Z">
        <w:r w:rsidRPr="00377D79" w:rsidDel="00377D79">
          <w:rPr>
            <w:noProof/>
            <w:rPrChange w:id="138" w:author="Leon Mlakar" w:date="2024-09-26T19:21:00Z" w16du:dateUtc="2024-09-26T17:21:00Z">
              <w:rPr>
                <w:rStyle w:val="Hyperlink"/>
                <w:smallCaps w:val="0"/>
                <w:noProof/>
              </w:rPr>
            </w:rPrChange>
          </w:rPr>
          <w:delText>1. Abstract</w:delText>
        </w:r>
        <w:r w:rsidDel="00377D79">
          <w:rPr>
            <w:noProof/>
            <w:webHidden/>
          </w:rPr>
          <w:tab/>
        </w:r>
        <w:r w:rsidR="008F1B57" w:rsidDel="00377D79">
          <w:rPr>
            <w:noProof/>
            <w:webHidden/>
          </w:rPr>
          <w:delText>4</w:delText>
        </w:r>
      </w:del>
    </w:p>
    <w:p w14:paraId="5E284F67" w14:textId="11C06A68" w:rsidR="00F62FC7" w:rsidDel="00377D79" w:rsidRDefault="00F62FC7">
      <w:pPr>
        <w:pStyle w:val="TOC2"/>
        <w:tabs>
          <w:tab w:val="right" w:leader="dot" w:pos="9055"/>
        </w:tabs>
        <w:rPr>
          <w:del w:id="139" w:author="Leon Mlakar" w:date="2024-09-26T19:21:00Z" w16du:dateUtc="2024-09-26T17:21:00Z"/>
          <w:smallCaps w:val="0"/>
          <w:noProof/>
          <w:color w:val="auto"/>
          <w:kern w:val="2"/>
          <w:sz w:val="24"/>
          <w:szCs w:val="24"/>
          <w:lang w:val="en-SI" w:eastAsia="en-GB"/>
          <w14:ligatures w14:val="standardContextual"/>
        </w:rPr>
      </w:pPr>
      <w:del w:id="140" w:author="Leon Mlakar" w:date="2024-09-26T19:21:00Z" w16du:dateUtc="2024-09-26T17:21:00Z">
        <w:r w:rsidRPr="00377D79" w:rsidDel="00377D79">
          <w:rPr>
            <w:noProof/>
            <w:rPrChange w:id="141" w:author="Leon Mlakar" w:date="2024-09-26T19:21:00Z" w16du:dateUtc="2024-09-26T17:21:00Z">
              <w:rPr>
                <w:rStyle w:val="Hyperlink"/>
                <w:smallCaps w:val="0"/>
                <w:noProof/>
              </w:rPr>
            </w:rPrChange>
          </w:rPr>
          <w:delText>2. Introduction</w:delText>
        </w:r>
        <w:r w:rsidDel="00377D79">
          <w:rPr>
            <w:noProof/>
            <w:webHidden/>
          </w:rPr>
          <w:tab/>
        </w:r>
        <w:r w:rsidR="008F1B57" w:rsidDel="00377D79">
          <w:rPr>
            <w:noProof/>
            <w:webHidden/>
          </w:rPr>
          <w:delText>4</w:delText>
        </w:r>
      </w:del>
    </w:p>
    <w:p w14:paraId="4B7B19C7" w14:textId="313D2374" w:rsidR="00F62FC7" w:rsidDel="00377D79" w:rsidRDefault="00F62FC7">
      <w:pPr>
        <w:pStyle w:val="TOC3"/>
        <w:tabs>
          <w:tab w:val="right" w:leader="dot" w:pos="9055"/>
        </w:tabs>
        <w:rPr>
          <w:del w:id="142" w:author="Leon Mlakar" w:date="2024-09-26T19:21:00Z" w16du:dateUtc="2024-09-26T17:21:00Z"/>
          <w:i w:val="0"/>
          <w:iCs w:val="0"/>
          <w:noProof/>
          <w:color w:val="auto"/>
          <w:kern w:val="2"/>
          <w:sz w:val="24"/>
          <w:szCs w:val="24"/>
          <w:lang w:val="en-SI" w:eastAsia="en-GB"/>
          <w14:ligatures w14:val="standardContextual"/>
        </w:rPr>
      </w:pPr>
      <w:del w:id="143" w:author="Leon Mlakar" w:date="2024-09-26T19:21:00Z" w16du:dateUtc="2024-09-26T17:21:00Z">
        <w:r w:rsidRPr="00377D79" w:rsidDel="00377D79">
          <w:rPr>
            <w:noProof/>
            <w:rPrChange w:id="144" w:author="Leon Mlakar" w:date="2024-09-26T19:21:00Z" w16du:dateUtc="2024-09-26T17:21:00Z">
              <w:rPr>
                <w:rStyle w:val="Hyperlink"/>
                <w:i/>
                <w:iCs w:val="0"/>
                <w:noProof/>
              </w:rPr>
            </w:rPrChange>
          </w:rPr>
          <w:delText>2.1 Purpose</w:delText>
        </w:r>
        <w:r w:rsidDel="00377D79">
          <w:rPr>
            <w:noProof/>
            <w:webHidden/>
          </w:rPr>
          <w:tab/>
        </w:r>
        <w:r w:rsidR="008F1B57" w:rsidDel="00377D79">
          <w:rPr>
            <w:noProof/>
            <w:webHidden/>
          </w:rPr>
          <w:delText>4</w:delText>
        </w:r>
      </w:del>
    </w:p>
    <w:p w14:paraId="4C98CEB2" w14:textId="5364774D" w:rsidR="00F62FC7" w:rsidDel="00377D79" w:rsidRDefault="00F62FC7">
      <w:pPr>
        <w:pStyle w:val="TOC3"/>
        <w:tabs>
          <w:tab w:val="right" w:leader="dot" w:pos="9055"/>
        </w:tabs>
        <w:rPr>
          <w:del w:id="145" w:author="Leon Mlakar" w:date="2024-09-26T19:21:00Z" w16du:dateUtc="2024-09-26T17:21:00Z"/>
          <w:i w:val="0"/>
          <w:iCs w:val="0"/>
          <w:noProof/>
          <w:color w:val="auto"/>
          <w:kern w:val="2"/>
          <w:sz w:val="24"/>
          <w:szCs w:val="24"/>
          <w:lang w:val="en-SI" w:eastAsia="en-GB"/>
          <w14:ligatures w14:val="standardContextual"/>
        </w:rPr>
      </w:pPr>
      <w:del w:id="146" w:author="Leon Mlakar" w:date="2024-09-26T19:21:00Z" w16du:dateUtc="2024-09-26T17:21:00Z">
        <w:r w:rsidRPr="00377D79" w:rsidDel="00377D79">
          <w:rPr>
            <w:noProof/>
            <w:rPrChange w:id="147" w:author="Leon Mlakar" w:date="2024-09-26T19:21:00Z" w16du:dateUtc="2024-09-26T17:21:00Z">
              <w:rPr>
                <w:rStyle w:val="Hyperlink"/>
                <w:i/>
                <w:iCs w:val="0"/>
                <w:noProof/>
              </w:rPr>
            </w:rPrChange>
          </w:rPr>
          <w:delText>2.2 Intended audience</w:delText>
        </w:r>
        <w:r w:rsidDel="00377D79">
          <w:rPr>
            <w:noProof/>
            <w:webHidden/>
          </w:rPr>
          <w:tab/>
        </w:r>
        <w:r w:rsidR="008F1B57" w:rsidDel="00377D79">
          <w:rPr>
            <w:noProof/>
            <w:webHidden/>
          </w:rPr>
          <w:delText>4</w:delText>
        </w:r>
      </w:del>
    </w:p>
    <w:p w14:paraId="1D3E4F9E" w14:textId="31BEA319" w:rsidR="00F62FC7" w:rsidDel="00377D79" w:rsidRDefault="00F62FC7">
      <w:pPr>
        <w:pStyle w:val="TOC3"/>
        <w:tabs>
          <w:tab w:val="right" w:leader="dot" w:pos="9055"/>
        </w:tabs>
        <w:rPr>
          <w:del w:id="148" w:author="Leon Mlakar" w:date="2024-09-26T19:21:00Z" w16du:dateUtc="2024-09-26T17:21:00Z"/>
          <w:i w:val="0"/>
          <w:iCs w:val="0"/>
          <w:noProof/>
          <w:color w:val="auto"/>
          <w:kern w:val="2"/>
          <w:sz w:val="24"/>
          <w:szCs w:val="24"/>
          <w:lang w:val="en-SI" w:eastAsia="en-GB"/>
          <w14:ligatures w14:val="standardContextual"/>
        </w:rPr>
      </w:pPr>
      <w:del w:id="149" w:author="Leon Mlakar" w:date="2024-09-26T19:21:00Z" w16du:dateUtc="2024-09-26T17:21:00Z">
        <w:r w:rsidRPr="00377D79" w:rsidDel="00377D79">
          <w:rPr>
            <w:noProof/>
            <w:rPrChange w:id="150" w:author="Leon Mlakar" w:date="2024-09-26T19:21:00Z" w16du:dateUtc="2024-09-26T17:21:00Z">
              <w:rPr>
                <w:rStyle w:val="Hyperlink"/>
                <w:i/>
                <w:iCs w:val="0"/>
                <w:noProof/>
              </w:rPr>
            </w:rPrChange>
          </w:rPr>
          <w:delText>2.3 Scope</w:delText>
        </w:r>
        <w:r w:rsidDel="00377D79">
          <w:rPr>
            <w:noProof/>
            <w:webHidden/>
          </w:rPr>
          <w:tab/>
        </w:r>
        <w:r w:rsidR="008F1B57" w:rsidDel="00377D79">
          <w:rPr>
            <w:noProof/>
            <w:webHidden/>
          </w:rPr>
          <w:delText>4</w:delText>
        </w:r>
      </w:del>
    </w:p>
    <w:p w14:paraId="7A8128C7" w14:textId="459C77C3" w:rsidR="00F62FC7" w:rsidDel="00377D79" w:rsidRDefault="00F62FC7">
      <w:pPr>
        <w:pStyle w:val="TOC3"/>
        <w:tabs>
          <w:tab w:val="right" w:leader="dot" w:pos="9055"/>
        </w:tabs>
        <w:rPr>
          <w:del w:id="151" w:author="Leon Mlakar" w:date="2024-09-26T19:21:00Z" w16du:dateUtc="2024-09-26T17:21:00Z"/>
          <w:i w:val="0"/>
          <w:iCs w:val="0"/>
          <w:noProof/>
          <w:color w:val="auto"/>
          <w:kern w:val="2"/>
          <w:sz w:val="24"/>
          <w:szCs w:val="24"/>
          <w:lang w:val="en-SI" w:eastAsia="en-GB"/>
          <w14:ligatures w14:val="standardContextual"/>
        </w:rPr>
      </w:pPr>
      <w:del w:id="152" w:author="Leon Mlakar" w:date="2024-09-26T19:21:00Z" w16du:dateUtc="2024-09-26T17:21:00Z">
        <w:r w:rsidRPr="00377D79" w:rsidDel="00377D79">
          <w:rPr>
            <w:noProof/>
            <w:rPrChange w:id="153" w:author="Leon Mlakar" w:date="2024-09-26T19:21:00Z" w16du:dateUtc="2024-09-26T17:21:00Z">
              <w:rPr>
                <w:rStyle w:val="Hyperlink"/>
                <w:i/>
                <w:iCs w:val="0"/>
                <w:noProof/>
              </w:rPr>
            </w:rPrChange>
          </w:rPr>
          <w:delText>2.4 Compliance</w:delText>
        </w:r>
        <w:r w:rsidDel="00377D79">
          <w:rPr>
            <w:noProof/>
            <w:webHidden/>
          </w:rPr>
          <w:tab/>
        </w:r>
        <w:r w:rsidR="008F1B57" w:rsidDel="00377D79">
          <w:rPr>
            <w:noProof/>
            <w:webHidden/>
          </w:rPr>
          <w:delText>5</w:delText>
        </w:r>
      </w:del>
    </w:p>
    <w:p w14:paraId="480645F7" w14:textId="4FEC9E51" w:rsidR="00F62FC7" w:rsidDel="00377D79" w:rsidRDefault="00F62FC7">
      <w:pPr>
        <w:pStyle w:val="TOC3"/>
        <w:tabs>
          <w:tab w:val="right" w:leader="dot" w:pos="9055"/>
        </w:tabs>
        <w:rPr>
          <w:del w:id="154" w:author="Leon Mlakar" w:date="2024-09-26T19:21:00Z" w16du:dateUtc="2024-09-26T17:21:00Z"/>
          <w:i w:val="0"/>
          <w:iCs w:val="0"/>
          <w:noProof/>
          <w:color w:val="auto"/>
          <w:kern w:val="2"/>
          <w:sz w:val="24"/>
          <w:szCs w:val="24"/>
          <w:lang w:val="en-SI" w:eastAsia="en-GB"/>
          <w14:ligatures w14:val="standardContextual"/>
        </w:rPr>
      </w:pPr>
      <w:del w:id="155" w:author="Leon Mlakar" w:date="2024-09-26T19:21:00Z" w16du:dateUtc="2024-09-26T17:21:00Z">
        <w:r w:rsidRPr="00377D79" w:rsidDel="00377D79">
          <w:rPr>
            <w:noProof/>
            <w:rPrChange w:id="156" w:author="Leon Mlakar" w:date="2024-09-26T19:21:00Z" w16du:dateUtc="2024-09-26T17:21:00Z">
              <w:rPr>
                <w:rStyle w:val="Hyperlink"/>
                <w:i/>
                <w:iCs w:val="0"/>
                <w:noProof/>
              </w:rPr>
            </w:rPrChange>
          </w:rPr>
          <w:delText>2.5 Terminology</w:delText>
        </w:r>
        <w:r w:rsidDel="00377D79">
          <w:rPr>
            <w:noProof/>
            <w:webHidden/>
          </w:rPr>
          <w:tab/>
        </w:r>
        <w:r w:rsidR="008F1B57" w:rsidDel="00377D79">
          <w:rPr>
            <w:noProof/>
            <w:webHidden/>
          </w:rPr>
          <w:delText>5</w:delText>
        </w:r>
      </w:del>
    </w:p>
    <w:p w14:paraId="33B6EF52" w14:textId="582D4E46" w:rsidR="00F62FC7" w:rsidDel="00377D79" w:rsidRDefault="00F62FC7">
      <w:pPr>
        <w:pStyle w:val="TOC2"/>
        <w:tabs>
          <w:tab w:val="right" w:leader="dot" w:pos="9055"/>
        </w:tabs>
        <w:rPr>
          <w:del w:id="157" w:author="Leon Mlakar" w:date="2024-09-26T19:21:00Z" w16du:dateUtc="2024-09-26T17:21:00Z"/>
          <w:smallCaps w:val="0"/>
          <w:noProof/>
          <w:color w:val="auto"/>
          <w:kern w:val="2"/>
          <w:sz w:val="24"/>
          <w:szCs w:val="24"/>
          <w:lang w:val="en-SI" w:eastAsia="en-GB"/>
          <w14:ligatures w14:val="standardContextual"/>
        </w:rPr>
      </w:pPr>
      <w:del w:id="158" w:author="Leon Mlakar" w:date="2024-09-26T19:21:00Z" w16du:dateUtc="2024-09-26T17:21:00Z">
        <w:r w:rsidRPr="00377D79" w:rsidDel="00377D79">
          <w:rPr>
            <w:noProof/>
            <w:rPrChange w:id="159" w:author="Leon Mlakar" w:date="2024-09-26T19:21:00Z" w16du:dateUtc="2024-09-26T17:21:00Z">
              <w:rPr>
                <w:rStyle w:val="Hyperlink"/>
                <w:smallCaps w:val="0"/>
                <w:noProof/>
              </w:rPr>
            </w:rPrChange>
          </w:rPr>
          <w:delText>3. Specifications</w:delText>
        </w:r>
        <w:r w:rsidDel="00377D79">
          <w:rPr>
            <w:noProof/>
            <w:webHidden/>
          </w:rPr>
          <w:tab/>
        </w:r>
        <w:r w:rsidR="008F1B57" w:rsidDel="00377D79">
          <w:rPr>
            <w:noProof/>
            <w:webHidden/>
          </w:rPr>
          <w:delText>7</w:delText>
        </w:r>
      </w:del>
    </w:p>
    <w:p w14:paraId="0C07E76C" w14:textId="2789EE0F" w:rsidR="00F62FC7" w:rsidDel="00377D79" w:rsidRDefault="00F62FC7">
      <w:pPr>
        <w:pStyle w:val="TOC3"/>
        <w:tabs>
          <w:tab w:val="right" w:leader="dot" w:pos="9055"/>
        </w:tabs>
        <w:rPr>
          <w:del w:id="160" w:author="Leon Mlakar" w:date="2024-09-26T19:21:00Z" w16du:dateUtc="2024-09-26T17:21:00Z"/>
          <w:i w:val="0"/>
          <w:iCs w:val="0"/>
          <w:noProof/>
          <w:color w:val="auto"/>
          <w:kern w:val="2"/>
          <w:sz w:val="24"/>
          <w:szCs w:val="24"/>
          <w:lang w:val="en-SI" w:eastAsia="en-GB"/>
          <w14:ligatures w14:val="standardContextual"/>
        </w:rPr>
      </w:pPr>
      <w:del w:id="161" w:author="Leon Mlakar" w:date="2024-09-26T19:21:00Z" w16du:dateUtc="2024-09-26T17:21:00Z">
        <w:r w:rsidRPr="00377D79" w:rsidDel="00377D79">
          <w:rPr>
            <w:noProof/>
            <w:rPrChange w:id="162" w:author="Leon Mlakar" w:date="2024-09-26T19:21:00Z" w16du:dateUtc="2024-09-26T17:21:00Z">
              <w:rPr>
                <w:rStyle w:val="Hyperlink"/>
                <w:i/>
                <w:iCs w:val="0"/>
                <w:noProof/>
              </w:rPr>
            </w:rPrChange>
          </w:rPr>
          <w:delText>3.1 Prerequisites</w:delText>
        </w:r>
        <w:r w:rsidDel="00377D79">
          <w:rPr>
            <w:noProof/>
            <w:webHidden/>
          </w:rPr>
          <w:tab/>
        </w:r>
        <w:r w:rsidR="008F1B57" w:rsidDel="00377D79">
          <w:rPr>
            <w:noProof/>
            <w:webHidden/>
          </w:rPr>
          <w:delText>7</w:delText>
        </w:r>
      </w:del>
    </w:p>
    <w:p w14:paraId="2645CA6A" w14:textId="2C38F9C8" w:rsidR="00F62FC7" w:rsidDel="00377D79" w:rsidRDefault="00F62FC7">
      <w:pPr>
        <w:pStyle w:val="TOC3"/>
        <w:tabs>
          <w:tab w:val="right" w:leader="dot" w:pos="9055"/>
        </w:tabs>
        <w:rPr>
          <w:del w:id="163" w:author="Leon Mlakar" w:date="2024-09-26T19:21:00Z" w16du:dateUtc="2024-09-26T17:21:00Z"/>
          <w:i w:val="0"/>
          <w:iCs w:val="0"/>
          <w:noProof/>
          <w:color w:val="auto"/>
          <w:kern w:val="2"/>
          <w:sz w:val="24"/>
          <w:szCs w:val="24"/>
          <w:lang w:val="en-SI" w:eastAsia="en-GB"/>
          <w14:ligatures w14:val="standardContextual"/>
        </w:rPr>
      </w:pPr>
      <w:del w:id="164" w:author="Leon Mlakar" w:date="2024-09-26T19:21:00Z" w16du:dateUtc="2024-09-26T17:21:00Z">
        <w:r w:rsidRPr="00377D79" w:rsidDel="00377D79">
          <w:rPr>
            <w:noProof/>
            <w:rPrChange w:id="165" w:author="Leon Mlakar" w:date="2024-09-26T19:21:00Z" w16du:dateUtc="2024-09-26T17:21:00Z">
              <w:rPr>
                <w:rStyle w:val="Hyperlink"/>
                <w:i/>
                <w:iCs w:val="0"/>
                <w:noProof/>
              </w:rPr>
            </w:rPrChange>
          </w:rPr>
          <w:delText>3.2 UTXO DID Method</w:delText>
        </w:r>
        <w:r w:rsidDel="00377D79">
          <w:rPr>
            <w:noProof/>
            <w:webHidden/>
          </w:rPr>
          <w:tab/>
        </w:r>
        <w:r w:rsidR="008F1B57" w:rsidDel="00377D79">
          <w:rPr>
            <w:noProof/>
            <w:webHidden/>
          </w:rPr>
          <w:delText>7</w:delText>
        </w:r>
      </w:del>
    </w:p>
    <w:p w14:paraId="5E73167A" w14:textId="4E47B12E" w:rsidR="00F62FC7" w:rsidDel="00377D79" w:rsidRDefault="00F62FC7">
      <w:pPr>
        <w:pStyle w:val="TOC3"/>
        <w:tabs>
          <w:tab w:val="right" w:leader="dot" w:pos="9055"/>
        </w:tabs>
        <w:rPr>
          <w:del w:id="166" w:author="Leon Mlakar" w:date="2024-09-26T19:21:00Z" w16du:dateUtc="2024-09-26T17:21:00Z"/>
          <w:i w:val="0"/>
          <w:iCs w:val="0"/>
          <w:noProof/>
          <w:color w:val="auto"/>
          <w:kern w:val="2"/>
          <w:sz w:val="24"/>
          <w:szCs w:val="24"/>
          <w:lang w:val="en-SI" w:eastAsia="en-GB"/>
          <w14:ligatures w14:val="standardContextual"/>
        </w:rPr>
      </w:pPr>
      <w:del w:id="167" w:author="Leon Mlakar" w:date="2024-09-26T19:21:00Z" w16du:dateUtc="2024-09-26T17:21:00Z">
        <w:r w:rsidRPr="00377D79" w:rsidDel="00377D79">
          <w:rPr>
            <w:noProof/>
            <w:rPrChange w:id="168" w:author="Leon Mlakar" w:date="2024-09-26T19:21:00Z" w16du:dateUtc="2024-09-26T17:21:00Z">
              <w:rPr>
                <w:rStyle w:val="Hyperlink"/>
                <w:i/>
                <w:iCs w:val="0"/>
                <w:noProof/>
              </w:rPr>
            </w:rPrChange>
          </w:rPr>
          <w:delText>3.3 DID Controller and DID Resolver</w:delText>
        </w:r>
        <w:r w:rsidDel="00377D79">
          <w:rPr>
            <w:noProof/>
            <w:webHidden/>
          </w:rPr>
          <w:tab/>
        </w:r>
        <w:r w:rsidR="008F1B57" w:rsidDel="00377D79">
          <w:rPr>
            <w:noProof/>
            <w:webHidden/>
          </w:rPr>
          <w:delText>8</w:delText>
        </w:r>
      </w:del>
    </w:p>
    <w:p w14:paraId="00323B96" w14:textId="26A465A3" w:rsidR="00F62FC7" w:rsidDel="00377D79" w:rsidRDefault="00F62FC7">
      <w:pPr>
        <w:pStyle w:val="TOC3"/>
        <w:tabs>
          <w:tab w:val="right" w:leader="dot" w:pos="9055"/>
        </w:tabs>
        <w:rPr>
          <w:del w:id="169" w:author="Leon Mlakar" w:date="2024-09-26T19:21:00Z" w16du:dateUtc="2024-09-26T17:21:00Z"/>
          <w:i w:val="0"/>
          <w:iCs w:val="0"/>
          <w:noProof/>
          <w:color w:val="auto"/>
          <w:kern w:val="2"/>
          <w:sz w:val="24"/>
          <w:szCs w:val="24"/>
          <w:lang w:val="en-SI" w:eastAsia="en-GB"/>
          <w14:ligatures w14:val="standardContextual"/>
        </w:rPr>
      </w:pPr>
      <w:del w:id="170" w:author="Leon Mlakar" w:date="2024-09-26T19:21:00Z" w16du:dateUtc="2024-09-26T17:21:00Z">
        <w:r w:rsidRPr="00377D79" w:rsidDel="00377D79">
          <w:rPr>
            <w:noProof/>
            <w:rPrChange w:id="171" w:author="Leon Mlakar" w:date="2024-09-26T19:21:00Z" w16du:dateUtc="2024-09-26T17:21:00Z">
              <w:rPr>
                <w:rStyle w:val="Hyperlink"/>
                <w:i/>
                <w:iCs w:val="0"/>
                <w:noProof/>
              </w:rPr>
            </w:rPrChange>
          </w:rPr>
          <w:delText>3.4 DID Operations</w:delText>
        </w:r>
        <w:r w:rsidDel="00377D79">
          <w:rPr>
            <w:noProof/>
            <w:webHidden/>
          </w:rPr>
          <w:tab/>
        </w:r>
        <w:r w:rsidR="008F1B57" w:rsidDel="00377D79">
          <w:rPr>
            <w:noProof/>
            <w:webHidden/>
          </w:rPr>
          <w:delText>11</w:delText>
        </w:r>
      </w:del>
    </w:p>
    <w:p w14:paraId="2224A73C" w14:textId="34C56821" w:rsidR="00F62FC7" w:rsidDel="00377D79" w:rsidRDefault="00F62FC7">
      <w:pPr>
        <w:pStyle w:val="TOC2"/>
        <w:tabs>
          <w:tab w:val="right" w:leader="dot" w:pos="9055"/>
        </w:tabs>
        <w:rPr>
          <w:del w:id="172" w:author="Leon Mlakar" w:date="2024-09-26T19:21:00Z" w16du:dateUtc="2024-09-26T17:21:00Z"/>
          <w:smallCaps w:val="0"/>
          <w:noProof/>
          <w:color w:val="auto"/>
          <w:kern w:val="2"/>
          <w:sz w:val="24"/>
          <w:szCs w:val="24"/>
          <w:lang w:val="en-SI" w:eastAsia="en-GB"/>
          <w14:ligatures w14:val="standardContextual"/>
        </w:rPr>
      </w:pPr>
      <w:del w:id="173" w:author="Leon Mlakar" w:date="2024-09-26T19:21:00Z" w16du:dateUtc="2024-09-26T17:21:00Z">
        <w:r w:rsidRPr="00377D79" w:rsidDel="00377D79">
          <w:rPr>
            <w:noProof/>
            <w:rPrChange w:id="174" w:author="Leon Mlakar" w:date="2024-09-26T19:21:00Z" w16du:dateUtc="2024-09-26T17:21:00Z">
              <w:rPr>
                <w:rStyle w:val="Hyperlink"/>
                <w:smallCaps w:val="0"/>
                <w:noProof/>
                <w:lang w:eastAsia="en-GB"/>
              </w:rPr>
            </w:rPrChange>
          </w:rPr>
          <w:delText>4. Governance model using DID BSV method.</w:delText>
        </w:r>
        <w:r w:rsidDel="00377D79">
          <w:rPr>
            <w:noProof/>
            <w:webHidden/>
          </w:rPr>
          <w:tab/>
        </w:r>
        <w:r w:rsidR="008F1B57" w:rsidDel="00377D79">
          <w:rPr>
            <w:noProof/>
            <w:webHidden/>
          </w:rPr>
          <w:delText>19</w:delText>
        </w:r>
      </w:del>
    </w:p>
    <w:p w14:paraId="7330760C" w14:textId="526A159F" w:rsidR="00F62FC7" w:rsidDel="00377D79" w:rsidRDefault="00F62FC7">
      <w:pPr>
        <w:pStyle w:val="TOC2"/>
        <w:tabs>
          <w:tab w:val="right" w:leader="dot" w:pos="9055"/>
        </w:tabs>
        <w:rPr>
          <w:del w:id="175" w:author="Leon Mlakar" w:date="2024-09-26T19:21:00Z" w16du:dateUtc="2024-09-26T17:21:00Z"/>
          <w:smallCaps w:val="0"/>
          <w:noProof/>
          <w:color w:val="auto"/>
          <w:kern w:val="2"/>
          <w:sz w:val="24"/>
          <w:szCs w:val="24"/>
          <w:lang w:val="en-SI" w:eastAsia="en-GB"/>
          <w14:ligatures w14:val="standardContextual"/>
        </w:rPr>
      </w:pPr>
      <w:del w:id="176" w:author="Leon Mlakar" w:date="2024-09-26T19:21:00Z" w16du:dateUtc="2024-09-26T17:21:00Z">
        <w:r w:rsidRPr="00377D79" w:rsidDel="00377D79">
          <w:rPr>
            <w:noProof/>
            <w:rPrChange w:id="177" w:author="Leon Mlakar" w:date="2024-09-26T19:21:00Z" w16du:dateUtc="2024-09-26T17:21:00Z">
              <w:rPr>
                <w:rStyle w:val="Hyperlink"/>
                <w:smallCaps w:val="0"/>
                <w:noProof/>
              </w:rPr>
            </w:rPrChange>
          </w:rPr>
          <w:delText>5.Low latency DID resolution</w:delText>
        </w:r>
        <w:r w:rsidDel="00377D79">
          <w:rPr>
            <w:noProof/>
            <w:webHidden/>
          </w:rPr>
          <w:tab/>
        </w:r>
        <w:r w:rsidR="008F1B57" w:rsidDel="00377D79">
          <w:rPr>
            <w:noProof/>
            <w:webHidden/>
          </w:rPr>
          <w:delText>20</w:delText>
        </w:r>
      </w:del>
    </w:p>
    <w:p w14:paraId="252D9D00" w14:textId="48F7F96E" w:rsidR="00F62FC7" w:rsidDel="00377D79" w:rsidRDefault="00F62FC7">
      <w:pPr>
        <w:pStyle w:val="TOC2"/>
        <w:tabs>
          <w:tab w:val="right" w:leader="dot" w:pos="9055"/>
        </w:tabs>
        <w:rPr>
          <w:del w:id="178" w:author="Leon Mlakar" w:date="2024-09-26T19:21:00Z" w16du:dateUtc="2024-09-26T17:21:00Z"/>
          <w:smallCaps w:val="0"/>
          <w:noProof/>
          <w:color w:val="auto"/>
          <w:kern w:val="2"/>
          <w:sz w:val="24"/>
          <w:szCs w:val="24"/>
          <w:lang w:val="en-SI" w:eastAsia="en-GB"/>
          <w14:ligatures w14:val="standardContextual"/>
        </w:rPr>
      </w:pPr>
      <w:del w:id="179" w:author="Leon Mlakar" w:date="2024-09-26T19:21:00Z" w16du:dateUtc="2024-09-26T17:21:00Z">
        <w:r w:rsidRPr="00377D79" w:rsidDel="00377D79">
          <w:rPr>
            <w:noProof/>
            <w:rPrChange w:id="180" w:author="Leon Mlakar" w:date="2024-09-26T19:21:00Z" w16du:dateUtc="2024-09-26T17:21:00Z">
              <w:rPr>
                <w:rStyle w:val="Hyperlink"/>
                <w:smallCaps w:val="0"/>
                <w:noProof/>
              </w:rPr>
            </w:rPrChange>
          </w:rPr>
          <w:delText>6. Data register analysis</w:delText>
        </w:r>
        <w:r w:rsidDel="00377D79">
          <w:rPr>
            <w:noProof/>
            <w:webHidden/>
          </w:rPr>
          <w:tab/>
        </w:r>
        <w:r w:rsidR="008F1B57" w:rsidDel="00377D79">
          <w:rPr>
            <w:noProof/>
            <w:webHidden/>
          </w:rPr>
          <w:delText>21</w:delText>
        </w:r>
      </w:del>
    </w:p>
    <w:p w14:paraId="61ECDF64" w14:textId="3A5D6A75" w:rsidR="00F62FC7" w:rsidDel="00377D79" w:rsidRDefault="00F62FC7">
      <w:pPr>
        <w:pStyle w:val="TOC2"/>
        <w:tabs>
          <w:tab w:val="right" w:leader="dot" w:pos="9055"/>
        </w:tabs>
        <w:rPr>
          <w:del w:id="181" w:author="Leon Mlakar" w:date="2024-09-26T19:21:00Z" w16du:dateUtc="2024-09-26T17:21:00Z"/>
          <w:smallCaps w:val="0"/>
          <w:noProof/>
          <w:color w:val="auto"/>
          <w:kern w:val="2"/>
          <w:sz w:val="24"/>
          <w:szCs w:val="24"/>
          <w:lang w:val="en-SI" w:eastAsia="en-GB"/>
          <w14:ligatures w14:val="standardContextual"/>
        </w:rPr>
      </w:pPr>
      <w:del w:id="182" w:author="Leon Mlakar" w:date="2024-09-26T19:21:00Z" w16du:dateUtc="2024-09-26T17:21:00Z">
        <w:r w:rsidRPr="00377D79" w:rsidDel="00377D79">
          <w:rPr>
            <w:noProof/>
            <w:rPrChange w:id="183" w:author="Leon Mlakar" w:date="2024-09-26T19:21:00Z" w16du:dateUtc="2024-09-26T17:21:00Z">
              <w:rPr>
                <w:rStyle w:val="Hyperlink"/>
                <w:smallCaps w:val="0"/>
                <w:noProof/>
              </w:rPr>
            </w:rPrChange>
          </w:rPr>
          <w:delText>7. Privacy Considerations</w:delText>
        </w:r>
        <w:r w:rsidDel="00377D79">
          <w:rPr>
            <w:noProof/>
            <w:webHidden/>
          </w:rPr>
          <w:tab/>
        </w:r>
        <w:r w:rsidR="008F1B57" w:rsidDel="00377D79">
          <w:rPr>
            <w:noProof/>
            <w:webHidden/>
          </w:rPr>
          <w:delText>22</w:delText>
        </w:r>
      </w:del>
    </w:p>
    <w:p w14:paraId="5742E9BA" w14:textId="4FBEA750" w:rsidR="00F62FC7" w:rsidDel="00377D79" w:rsidRDefault="00F62FC7">
      <w:pPr>
        <w:pStyle w:val="TOC2"/>
        <w:tabs>
          <w:tab w:val="right" w:leader="dot" w:pos="9055"/>
        </w:tabs>
        <w:rPr>
          <w:del w:id="184" w:author="Leon Mlakar" w:date="2024-09-26T19:21:00Z" w16du:dateUtc="2024-09-26T17:21:00Z"/>
          <w:smallCaps w:val="0"/>
          <w:noProof/>
          <w:color w:val="auto"/>
          <w:kern w:val="2"/>
          <w:sz w:val="24"/>
          <w:szCs w:val="24"/>
          <w:lang w:val="en-SI" w:eastAsia="en-GB"/>
          <w14:ligatures w14:val="standardContextual"/>
        </w:rPr>
      </w:pPr>
      <w:del w:id="185" w:author="Leon Mlakar" w:date="2024-09-26T19:21:00Z" w16du:dateUtc="2024-09-26T17:21:00Z">
        <w:r w:rsidRPr="00377D79" w:rsidDel="00377D79">
          <w:rPr>
            <w:noProof/>
            <w:rPrChange w:id="186" w:author="Leon Mlakar" w:date="2024-09-26T19:21:00Z" w16du:dateUtc="2024-09-26T17:21:00Z">
              <w:rPr>
                <w:rStyle w:val="Hyperlink"/>
                <w:smallCaps w:val="0"/>
                <w:noProof/>
              </w:rPr>
            </w:rPrChange>
          </w:rPr>
          <w:delText>References and Reading Material</w:delText>
        </w:r>
        <w:r w:rsidDel="00377D79">
          <w:rPr>
            <w:noProof/>
            <w:webHidden/>
          </w:rPr>
          <w:tab/>
        </w:r>
        <w:r w:rsidR="008F1B57" w:rsidDel="00377D79">
          <w:rPr>
            <w:noProof/>
            <w:webHidden/>
          </w:rPr>
          <w:delText>23</w:delText>
        </w:r>
      </w:del>
    </w:p>
    <w:p w14:paraId="27A38C74" w14:textId="3D0D5BB6" w:rsidR="00F24B5C" w:rsidRDefault="007669A4" w:rsidP="00DB6456">
      <w:pPr>
        <w:pStyle w:val="LargeText"/>
      </w:pPr>
      <w:r w:rsidRPr="00996DC2">
        <w:rPr>
          <w:rFonts w:ascii="IBM Plex Sans" w:hAnsi="IBM Plex Sans"/>
          <w:sz w:val="18"/>
          <w:szCs w:val="18"/>
        </w:rPr>
        <w:fldChar w:fldCharType="end"/>
      </w:r>
    </w:p>
    <w:p w14:paraId="48501189" w14:textId="77777777" w:rsidR="007669A4" w:rsidRPr="00377D79" w:rsidRDefault="007669A4">
      <w:pPr>
        <w:rPr>
          <w:szCs w:val="20"/>
          <w:lang w:val="en-US"/>
          <w:rPrChange w:id="187" w:author="Leon Mlakar" w:date="2024-09-27T09:41:00Z" w16du:dateUtc="2024-09-27T07:41:00Z">
            <w:rPr>
              <w:szCs w:val="20"/>
            </w:rPr>
          </w:rPrChange>
        </w:rPr>
      </w:pPr>
      <w:r>
        <w:br w:type="page"/>
      </w:r>
    </w:p>
    <w:p w14:paraId="5770021C" w14:textId="0863F1B1" w:rsidR="00E134F7" w:rsidRDefault="00A512D8" w:rsidP="006948B1">
      <w:bookmarkStart w:id="188" w:name="_Toc178346059"/>
      <w:r>
        <w:rPr>
          <w:rStyle w:val="Heading2Char"/>
        </w:rPr>
        <w:lastRenderedPageBreak/>
        <w:t xml:space="preserve">1. </w:t>
      </w:r>
      <w:r w:rsidR="00047DA4" w:rsidRPr="00A512D8">
        <w:rPr>
          <w:rStyle w:val="Heading2Char"/>
        </w:rPr>
        <w:t>Abstract</w:t>
      </w:r>
      <w:bookmarkEnd w:id="188"/>
      <w:r w:rsidR="00A57103">
        <w:br/>
      </w:r>
      <w:r w:rsidR="00E134F7" w:rsidRPr="00E134F7">
        <w:t xml:space="preserve">This document outlines a method for the issuance, status updates, key rotation, and revocation of Decentralized Identifiers (DIDs) using a public, UTXO-based blockchain as a data registry. In </w:t>
      </w:r>
      <w:r w:rsidR="00671252">
        <w:t xml:space="preserve">this </w:t>
      </w:r>
      <w:r w:rsidR="00671252" w:rsidRPr="00E134F7">
        <w:t>approach</w:t>
      </w:r>
      <w:r w:rsidR="00E134F7" w:rsidRPr="00E134F7">
        <w:t xml:space="preserve">, DIDs are issued and managed through transactions recorded on the blockchain, </w:t>
      </w:r>
      <w:r w:rsidR="007553D7">
        <w:t xml:space="preserve">leveraging its </w:t>
      </w:r>
      <w:r w:rsidR="00E134F7" w:rsidRPr="00E134F7">
        <w:t xml:space="preserve">transparency and immutability. </w:t>
      </w:r>
      <w:r w:rsidR="00905FE8">
        <w:t>T</w:t>
      </w:r>
      <w:r w:rsidR="00E134F7" w:rsidRPr="00E134F7">
        <w:t xml:space="preserve">he blockchain allows a UTXO to be spent only once, </w:t>
      </w:r>
      <w:r w:rsidR="002451EE">
        <w:t xml:space="preserve">which provides a double spend protection, </w:t>
      </w:r>
      <w:r w:rsidR="00E134F7" w:rsidRPr="00E134F7">
        <w:t>resulting in a final spent state that is permanent</w:t>
      </w:r>
      <w:r w:rsidR="00905FE8">
        <w:t xml:space="preserve"> and verified by the network</w:t>
      </w:r>
      <w:r w:rsidR="00E134F7" w:rsidRPr="00E134F7">
        <w:t xml:space="preserve">. This characteristic makes the UTXO model ideal for reflecting the status of a DID, such as revocation, which, </w:t>
      </w:r>
      <w:r w:rsidR="002451EE">
        <w:t xml:space="preserve">is irreversible once </w:t>
      </w:r>
      <w:r w:rsidR="00E134F7" w:rsidRPr="00E134F7">
        <w:t xml:space="preserve">executed. DIDs can also be updated by linking a transaction chain to the DID Document, with </w:t>
      </w:r>
      <w:r w:rsidR="00B16FCA">
        <w:t>a new version</w:t>
      </w:r>
      <w:r w:rsidR="00E134F7" w:rsidRPr="00E134F7">
        <w:t xml:space="preserve"> controlled solely by the DID Controller. Our approach supports both issuer-initiated and user-initiated status updates and revocation requests, ensuring secure and verifiable DID management within a distributed ecosystem.</w:t>
      </w:r>
      <w:r w:rsidR="0083527F">
        <w:t xml:space="preserve"> T</w:t>
      </w:r>
      <w:r w:rsidR="002F0739">
        <w:t xml:space="preserve">his document </w:t>
      </w:r>
      <w:r w:rsidR="0083527F">
        <w:t xml:space="preserve">describes key rotation methods for DID recovery. </w:t>
      </w:r>
      <w:r w:rsidR="000B1263">
        <w:t>W</w:t>
      </w:r>
      <w:r w:rsidR="00344439">
        <w:t>e described a proposal to accomplish low latency</w:t>
      </w:r>
      <w:r w:rsidR="000B1263">
        <w:t xml:space="preserve"> for DID resolution and </w:t>
      </w:r>
      <w:r w:rsidR="007B2DFA">
        <w:t xml:space="preserve">a </w:t>
      </w:r>
      <w:proofErr w:type="gramStart"/>
      <w:r w:rsidR="007B2DFA">
        <w:t>governance</w:t>
      </w:r>
      <w:r w:rsidR="00E134F7" w:rsidRPr="00E134F7">
        <w:t xml:space="preserve"> mechanisms</w:t>
      </w:r>
      <w:proofErr w:type="gramEnd"/>
      <w:r w:rsidR="00E134F7" w:rsidRPr="00E134F7">
        <w:t xml:space="preserve"> to guide the implementation and deployment of DIDs, emphasizing the critical role of the blockchain in maintaining a reliable and transparent data registry.</w:t>
      </w:r>
    </w:p>
    <w:p w14:paraId="007B642D" w14:textId="77777777" w:rsidR="001B4035" w:rsidRDefault="001B4035" w:rsidP="001B4035"/>
    <w:p w14:paraId="16D328C2" w14:textId="7FC2F96F" w:rsidR="006353A5" w:rsidRPr="00CE2A09" w:rsidRDefault="00A512D8" w:rsidP="006353A5">
      <w:pPr>
        <w:pStyle w:val="Heading2"/>
      </w:pPr>
      <w:bookmarkStart w:id="189" w:name="_Toc178346060"/>
      <w:r>
        <w:t>2</w:t>
      </w:r>
      <w:r w:rsidR="00904936">
        <w:t xml:space="preserve">. </w:t>
      </w:r>
      <w:r w:rsidR="006353A5" w:rsidRPr="00CE2A09">
        <w:t>Introduction</w:t>
      </w:r>
      <w:bookmarkEnd w:id="189"/>
    </w:p>
    <w:p w14:paraId="5CDE037C" w14:textId="77777777" w:rsidR="00B620EB" w:rsidRPr="00B620EB" w:rsidRDefault="00B620EB" w:rsidP="00B620EB"/>
    <w:p w14:paraId="6EF38D11" w14:textId="499EE75B" w:rsidR="006353A5" w:rsidRPr="00AA70F0" w:rsidRDefault="00A512D8" w:rsidP="009B14C0">
      <w:pPr>
        <w:pStyle w:val="Heading3"/>
      </w:pPr>
      <w:bookmarkStart w:id="190" w:name="_Toc178346061"/>
      <w:r>
        <w:t xml:space="preserve">2.1 </w:t>
      </w:r>
      <w:r w:rsidR="153503A5" w:rsidRPr="00AA70F0">
        <w:t>Purpose</w:t>
      </w:r>
      <w:bookmarkEnd w:id="190"/>
      <w:r w:rsidR="153503A5" w:rsidRPr="00AA70F0">
        <w:t xml:space="preserve"> </w:t>
      </w:r>
    </w:p>
    <w:p w14:paraId="34757512" w14:textId="435A4742" w:rsidR="000C5491" w:rsidRDefault="008865CD" w:rsidP="000C5491">
      <w:pPr>
        <w:rPr>
          <w:lang w:eastAsia="en-GB"/>
        </w:rPr>
      </w:pPr>
      <w:r w:rsidRPr="003A6D69">
        <w:rPr>
          <w:lang w:eastAsia="en-GB"/>
        </w:rPr>
        <w:t xml:space="preserve">The purpose of this documentation is to specify a DID method for DID </w:t>
      </w:r>
      <w:r w:rsidR="007B2E3A">
        <w:rPr>
          <w:lang w:eastAsia="en-GB"/>
        </w:rPr>
        <w:t>issuance</w:t>
      </w:r>
      <w:r w:rsidR="0033217A" w:rsidRPr="003A6D69">
        <w:rPr>
          <w:lang w:eastAsia="en-GB"/>
        </w:rPr>
        <w:t xml:space="preserve"> and</w:t>
      </w:r>
      <w:r w:rsidRPr="003A6D69">
        <w:rPr>
          <w:lang w:eastAsia="en-GB"/>
        </w:rPr>
        <w:t xml:space="preserve"> managemen</w:t>
      </w:r>
      <w:r w:rsidR="0033217A" w:rsidRPr="003A6D69">
        <w:rPr>
          <w:lang w:eastAsia="en-GB"/>
        </w:rPr>
        <w:t>t</w:t>
      </w:r>
      <w:r w:rsidR="00CF0F6E" w:rsidRPr="003A6D69">
        <w:rPr>
          <w:lang w:eastAsia="en-GB"/>
        </w:rPr>
        <w:t xml:space="preserve">. This method is aimed to </w:t>
      </w:r>
      <w:r w:rsidR="00126C6C" w:rsidRPr="003A6D69">
        <w:rPr>
          <w:lang w:eastAsia="en-GB"/>
        </w:rPr>
        <w:t>follow</w:t>
      </w:r>
      <w:r w:rsidRPr="003A6D69">
        <w:rPr>
          <w:lang w:eastAsia="en-GB"/>
        </w:rPr>
        <w:t xml:space="preserve"> W3C specifications</w:t>
      </w:r>
      <w:r w:rsidR="00126C6C" w:rsidRPr="003A6D69">
        <w:rPr>
          <w:lang w:eastAsia="en-GB"/>
        </w:rPr>
        <w:t>.</w:t>
      </w:r>
      <w:r w:rsidRPr="003A6D69">
        <w:rPr>
          <w:lang w:eastAsia="en-GB"/>
        </w:rPr>
        <w:t xml:space="preserve"> </w:t>
      </w:r>
      <w:r w:rsidR="00126C6C" w:rsidRPr="003A6D69">
        <w:rPr>
          <w:lang w:eastAsia="en-GB"/>
        </w:rPr>
        <w:t xml:space="preserve">The main differentiator </w:t>
      </w:r>
      <w:r w:rsidR="00EB28B4" w:rsidRPr="003A6D69">
        <w:rPr>
          <w:lang w:eastAsia="en-GB"/>
        </w:rPr>
        <w:t xml:space="preserve">is to </w:t>
      </w:r>
      <w:r w:rsidRPr="003A6D69">
        <w:rPr>
          <w:lang w:eastAsia="en-GB"/>
        </w:rPr>
        <w:t>featur</w:t>
      </w:r>
      <w:r w:rsidR="00EB28B4" w:rsidRPr="003A6D69">
        <w:rPr>
          <w:lang w:eastAsia="en-GB"/>
        </w:rPr>
        <w:t>e</w:t>
      </w:r>
      <w:r w:rsidRPr="003A6D69">
        <w:rPr>
          <w:lang w:eastAsia="en-GB"/>
        </w:rPr>
        <w:t xml:space="preserve"> an enhanced </w:t>
      </w:r>
      <w:r w:rsidR="00666E6C">
        <w:rPr>
          <w:lang w:eastAsia="en-GB"/>
        </w:rPr>
        <w:t xml:space="preserve">DID Document status update and </w:t>
      </w:r>
      <w:r w:rsidRPr="003A6D69">
        <w:rPr>
          <w:lang w:eastAsia="en-GB"/>
        </w:rPr>
        <w:t>revocation method</w:t>
      </w:r>
      <w:r w:rsidR="00EB28B4" w:rsidRPr="003A6D69">
        <w:rPr>
          <w:lang w:eastAsia="en-GB"/>
        </w:rPr>
        <w:t xml:space="preserve"> that</w:t>
      </w:r>
      <w:r w:rsidR="001E7131" w:rsidRPr="003A6D69">
        <w:rPr>
          <w:lang w:eastAsia="en-GB"/>
        </w:rPr>
        <w:t xml:space="preserve"> </w:t>
      </w:r>
      <w:r w:rsidR="3BB4A7BB" w:rsidRPr="003A6D69">
        <w:rPr>
          <w:lang w:eastAsia="en-GB"/>
        </w:rPr>
        <w:t>can be implemented in any</w:t>
      </w:r>
      <w:r w:rsidR="0018479D" w:rsidRPr="003A6D69">
        <w:rPr>
          <w:lang w:eastAsia="en-GB"/>
        </w:rPr>
        <w:t xml:space="preserve"> public, UTXO blockchain</w:t>
      </w:r>
      <w:r w:rsidR="00EB28B4" w:rsidRPr="003A6D69">
        <w:rPr>
          <w:lang w:eastAsia="en-GB"/>
        </w:rPr>
        <w:t xml:space="preserve"> used</w:t>
      </w:r>
      <w:r w:rsidR="0018479D" w:rsidRPr="003A6D69">
        <w:rPr>
          <w:lang w:eastAsia="en-GB"/>
        </w:rPr>
        <w:t xml:space="preserve"> as the data register</w:t>
      </w:r>
      <w:r w:rsidRPr="003A6D69">
        <w:rPr>
          <w:lang w:eastAsia="en-GB"/>
        </w:rPr>
        <w:t>.</w:t>
      </w:r>
      <w:r w:rsidR="003A15F8" w:rsidRPr="003A6D69">
        <w:rPr>
          <w:lang w:eastAsia="en-GB"/>
        </w:rPr>
        <w:t xml:space="preserve"> </w:t>
      </w:r>
      <w:r w:rsidR="0059541A">
        <w:rPr>
          <w:lang w:eastAsia="en-GB"/>
        </w:rPr>
        <w:t xml:space="preserve">The advantages are a </w:t>
      </w:r>
      <w:r w:rsidR="005A0E86">
        <w:rPr>
          <w:lang w:eastAsia="en-GB"/>
        </w:rPr>
        <w:t>follow</w:t>
      </w:r>
      <w:r w:rsidR="0059541A">
        <w:rPr>
          <w:lang w:eastAsia="en-GB"/>
        </w:rPr>
        <w:t>.</w:t>
      </w:r>
    </w:p>
    <w:p w14:paraId="1CE1B75B" w14:textId="49B32F27" w:rsidR="000C5491" w:rsidRPr="004176E1" w:rsidRDefault="000C5491" w:rsidP="008E2527">
      <w:pPr>
        <w:pStyle w:val="NormalList"/>
      </w:pPr>
      <w:r w:rsidRPr="000C5491">
        <w:rPr>
          <w:rStyle w:val="Emphasis"/>
          <w:rFonts w:cs="Segoe UI"/>
          <w:i w:val="0"/>
          <w:iCs w:val="0"/>
          <w:color w:val="064154" w:themeColor="text1"/>
        </w:rPr>
        <w:t>The double spend protection of blockchain means that transaction chains provide an immutable</w:t>
      </w:r>
      <w:r w:rsidR="00896ADC">
        <w:rPr>
          <w:rStyle w:val="Emphasis"/>
          <w:rFonts w:cs="Segoe UI"/>
          <w:i w:val="0"/>
          <w:iCs w:val="0"/>
          <w:color w:val="064154" w:themeColor="text1"/>
        </w:rPr>
        <w:t xml:space="preserve">, </w:t>
      </w:r>
      <w:r w:rsidRPr="000C5491">
        <w:rPr>
          <w:rStyle w:val="Emphasis"/>
          <w:rFonts w:cs="Segoe UI"/>
          <w:i w:val="0"/>
          <w:iCs w:val="0"/>
          <w:color w:val="064154" w:themeColor="text1"/>
        </w:rPr>
        <w:t>unique</w:t>
      </w:r>
      <w:r w:rsidR="00896ADC">
        <w:rPr>
          <w:rStyle w:val="Emphasis"/>
          <w:rFonts w:cs="Segoe UI"/>
          <w:i w:val="0"/>
          <w:iCs w:val="0"/>
          <w:color w:val="064154" w:themeColor="text1"/>
        </w:rPr>
        <w:t>, timestamped</w:t>
      </w:r>
      <w:r w:rsidRPr="000C5491">
        <w:rPr>
          <w:rStyle w:val="Emphasis"/>
          <w:rFonts w:cs="Segoe UI"/>
          <w:i w:val="0"/>
          <w:iCs w:val="0"/>
          <w:color w:val="064154" w:themeColor="text1"/>
        </w:rPr>
        <w:t xml:space="preserve"> sequence of events. We use this to record DID issuance, status update, key rotation, and revocation.</w:t>
      </w:r>
      <w:r w:rsidR="004176E1">
        <w:rPr>
          <w:rStyle w:val="Emphasis"/>
          <w:rFonts w:cs="Segoe UI"/>
          <w:i w:val="0"/>
          <w:iCs w:val="0"/>
          <w:color w:val="064154" w:themeColor="text1"/>
        </w:rPr>
        <w:t xml:space="preserve"> </w:t>
      </w:r>
      <w:r w:rsidR="004176E1">
        <w:rPr>
          <w:lang w:eastAsia="en-GB"/>
        </w:rPr>
        <w:t>UTXO</w:t>
      </w:r>
      <w:r w:rsidR="00A805F1">
        <w:rPr>
          <w:lang w:eastAsia="en-GB"/>
        </w:rPr>
        <w:t>-</w:t>
      </w:r>
      <w:r w:rsidR="004176E1">
        <w:rPr>
          <w:lang w:eastAsia="en-GB"/>
        </w:rPr>
        <w:t>based blockchains support parallelisation of transaction validation which makes them scalable.</w:t>
      </w:r>
    </w:p>
    <w:p w14:paraId="64A94EF2" w14:textId="77777777" w:rsidR="008E2527" w:rsidRDefault="000C5491" w:rsidP="008E2527">
      <w:pPr>
        <w:pStyle w:val="NormalList"/>
        <w:rPr>
          <w:rStyle w:val="Emphasis"/>
          <w:i w:val="0"/>
          <w:iCs w:val="0"/>
          <w:lang w:eastAsia="en-GB"/>
        </w:rPr>
      </w:pPr>
      <w:r w:rsidRPr="008E2527">
        <w:rPr>
          <w:rStyle w:val="Emphasis"/>
          <w:rFonts w:cs="Segoe UI"/>
          <w:i w:val="0"/>
          <w:iCs w:val="0"/>
          <w:color w:val="064154" w:themeColor="text1"/>
        </w:rPr>
        <w:t>The digital signatures already present in blockchain transactions are used to provide the DID authorisation system. It supports hierarchal public key infrastructure</w:t>
      </w:r>
      <w:r w:rsidR="008E2527" w:rsidRPr="008E2527">
        <w:rPr>
          <w:rStyle w:val="Emphasis"/>
          <w:rFonts w:cs="Segoe UI"/>
          <w:i w:val="0"/>
          <w:iCs w:val="0"/>
          <w:color w:val="064154" w:themeColor="text1"/>
        </w:rPr>
        <w:t xml:space="preserve"> </w:t>
      </w:r>
      <w:r w:rsidR="008E2527">
        <w:rPr>
          <w:lang w:eastAsia="en-GB"/>
        </w:rPr>
        <w:t>that establishes governance and hierarchical authorisation over DID issuance</w:t>
      </w:r>
      <w:r w:rsidR="008E2527" w:rsidRPr="003A6D69">
        <w:rPr>
          <w:lang w:eastAsia="en-GB"/>
        </w:rPr>
        <w:t xml:space="preserve">. </w:t>
      </w:r>
    </w:p>
    <w:p w14:paraId="3634D8AB" w14:textId="32D30666" w:rsidR="000C5491" w:rsidRPr="008E2527" w:rsidRDefault="000C5491" w:rsidP="008E2527">
      <w:pPr>
        <w:pStyle w:val="NormalList"/>
        <w:rPr>
          <w:i/>
          <w:iCs/>
        </w:rPr>
      </w:pPr>
      <w:r w:rsidRPr="008E2527">
        <w:rPr>
          <w:rStyle w:val="Emphasis"/>
          <w:rFonts w:cs="Segoe UI"/>
          <w:i w:val="0"/>
          <w:iCs w:val="0"/>
          <w:color w:val="064154" w:themeColor="text1"/>
        </w:rPr>
        <w:t>The programmability of blockchain transactions means that multi-party authorisation schemes can be easily implemented. For example, by allowing either a DID Controller or a DID Subject to revoke a DID using a 1-of-2 multi-signature scheme in a transaction locking script.</w:t>
      </w:r>
    </w:p>
    <w:p w14:paraId="1E046784" w14:textId="433B7AB0" w:rsidR="73581970" w:rsidRDefault="73581970" w:rsidP="006948B1"/>
    <w:p w14:paraId="2536B816" w14:textId="7A24D138" w:rsidR="2D0BBC14" w:rsidRDefault="00A512D8" w:rsidP="009B14C0">
      <w:pPr>
        <w:pStyle w:val="Heading3"/>
      </w:pPr>
      <w:bookmarkStart w:id="191" w:name="_Toc178346062"/>
      <w:r>
        <w:t xml:space="preserve">2.2 </w:t>
      </w:r>
      <w:r w:rsidR="2D0BBC14">
        <w:t>Intende</w:t>
      </w:r>
      <w:r w:rsidR="008B55DA">
        <w:t>d</w:t>
      </w:r>
      <w:r w:rsidR="2D0BBC14">
        <w:t xml:space="preserve"> audience</w:t>
      </w:r>
      <w:bookmarkEnd w:id="191"/>
    </w:p>
    <w:p w14:paraId="237C04E2" w14:textId="53A96630" w:rsidR="003B4211" w:rsidRPr="00B13416" w:rsidRDefault="003B4211" w:rsidP="003B4211">
      <w:r>
        <w:t xml:space="preserve">This specification is intended for software implementers </w:t>
      </w:r>
      <w:r w:rsidR="00332D03">
        <w:t xml:space="preserve">that want to </w:t>
      </w:r>
      <w:r>
        <w:t xml:space="preserve">adopt </w:t>
      </w:r>
      <w:r w:rsidR="007671D3">
        <w:t>th</w:t>
      </w:r>
      <w:r w:rsidR="00197FA7">
        <w:t xml:space="preserve">is </w:t>
      </w:r>
      <w:r>
        <w:t>method for the creation and verification of Decentralized Identifiers</w:t>
      </w:r>
      <w:r w:rsidR="00CB0724">
        <w:t xml:space="preserve">. </w:t>
      </w:r>
      <w:r w:rsidR="005F6892" w:rsidRPr="005F6892">
        <w:t>The implementation of this method was chosen to be on</w:t>
      </w:r>
      <w:r w:rsidR="005F6892">
        <w:t xml:space="preserve"> </w:t>
      </w:r>
      <w:r w:rsidR="000B1A2E" w:rsidRPr="000B1A2E">
        <w:t xml:space="preserve">the </w:t>
      </w:r>
      <w:commentRangeStart w:id="192"/>
      <w:commentRangeStart w:id="193"/>
      <w:r w:rsidR="000B1A2E" w:rsidRPr="000B1A2E">
        <w:t xml:space="preserve">Bitcoin SV blockchain </w:t>
      </w:r>
      <w:commentRangeEnd w:id="192"/>
      <w:r w:rsidR="009A2227">
        <w:rPr>
          <w:rStyle w:val="CommentReference"/>
          <w:rFonts w:ascii="Work Sans Medium" w:hAnsi="Work Sans Medium"/>
          <w:i/>
          <w:iCs/>
          <w:color w:val="339999" w:themeColor="accent6"/>
        </w:rPr>
        <w:commentReference w:id="192"/>
      </w:r>
      <w:commentRangeEnd w:id="193"/>
      <w:r w:rsidR="00B90959">
        <w:rPr>
          <w:rStyle w:val="CommentReference"/>
          <w:rFonts w:ascii="Work Sans Medium" w:hAnsi="Work Sans Medium"/>
          <w:i/>
          <w:iCs/>
          <w:color w:val="339999" w:themeColor="accent6"/>
        </w:rPr>
        <w:commentReference w:id="193"/>
      </w:r>
      <w:r w:rsidR="000B1A2E" w:rsidRPr="000B1A2E">
        <w:t>due to its low transaction fees</w:t>
      </w:r>
      <w:r w:rsidR="00076B97">
        <w:t xml:space="preserve">, </w:t>
      </w:r>
      <w:r w:rsidR="000B1A2E" w:rsidRPr="000B1A2E">
        <w:t>high throughput</w:t>
      </w:r>
      <w:r w:rsidR="002D4EF6">
        <w:t>,</w:t>
      </w:r>
      <w:r w:rsidR="00076B97">
        <w:t xml:space="preserve"> and instant transaction verification.</w:t>
      </w:r>
      <w:r w:rsidR="002D4EF6">
        <w:t xml:space="preserve"> </w:t>
      </w:r>
      <w:r w:rsidR="00076B97">
        <w:t>B</w:t>
      </w:r>
      <w:r w:rsidR="002D4EF6">
        <w:t>ut it is understood that it</w:t>
      </w:r>
      <w:r w:rsidR="00575FDD">
        <w:t xml:space="preserve"> can be implemented in any UTXO</w:t>
      </w:r>
      <w:r w:rsidR="00BB093A">
        <w:t>-based</w:t>
      </w:r>
      <w:r w:rsidR="00575FDD">
        <w:t xml:space="preserve"> blockchain. These </w:t>
      </w:r>
      <w:r>
        <w:t>specification</w:t>
      </w:r>
      <w:r w:rsidR="00575FDD">
        <w:t>s</w:t>
      </w:r>
      <w:r>
        <w:t xml:space="preserve"> </w:t>
      </w:r>
      <w:r w:rsidR="00A400D1">
        <w:t>assume</w:t>
      </w:r>
      <w:r>
        <w:t xml:space="preserve"> a basic understanding of programming and blockchain technology.</w:t>
      </w:r>
    </w:p>
    <w:p w14:paraId="1CEF76BB" w14:textId="4B5D4426" w:rsidR="4094EE18" w:rsidRDefault="4094EE18" w:rsidP="4094EE18"/>
    <w:p w14:paraId="7620E00E" w14:textId="2E8BFAB7" w:rsidR="0DC17F49" w:rsidRDefault="00A512D8" w:rsidP="009B14C0">
      <w:pPr>
        <w:pStyle w:val="Heading3"/>
      </w:pPr>
      <w:bookmarkStart w:id="195" w:name="_Toc178346063"/>
      <w:r>
        <w:t xml:space="preserve">2.3 </w:t>
      </w:r>
      <w:r w:rsidR="0DC17F49">
        <w:t>Scope</w:t>
      </w:r>
      <w:bookmarkEnd w:id="195"/>
    </w:p>
    <w:p w14:paraId="0C2BC4D8" w14:textId="354D6A17" w:rsidR="006F3D4A" w:rsidRDefault="000A4540" w:rsidP="000A4540">
      <w:r>
        <w:t xml:space="preserve">The specifications </w:t>
      </w:r>
      <w:r w:rsidR="003A6AA3">
        <w:t>include</w:t>
      </w:r>
      <w:r w:rsidR="006F3D4A">
        <w:t xml:space="preserve">: </w:t>
      </w:r>
    </w:p>
    <w:p w14:paraId="0CCAAE5A" w14:textId="09B31AA7" w:rsidR="006F3D4A" w:rsidRPr="00771F4E" w:rsidRDefault="006F3D4A" w:rsidP="005622FD">
      <w:pPr>
        <w:pStyle w:val="ListParagraph"/>
        <w:numPr>
          <w:ilvl w:val="0"/>
          <w:numId w:val="20"/>
        </w:numPr>
        <w:rPr>
          <w:rFonts w:ascii="Times New Roman" w:eastAsia="Times New Roman" w:hAnsi="Times New Roman"/>
          <w:color w:val="auto"/>
        </w:rPr>
      </w:pPr>
      <w:r>
        <w:t>T</w:t>
      </w:r>
      <w:r w:rsidR="000A4540">
        <w:t xml:space="preserve">he use of a public blockchain as a data registry. </w:t>
      </w:r>
    </w:p>
    <w:p w14:paraId="486EF137" w14:textId="4FF97573" w:rsidR="009466E7" w:rsidRPr="00771F4E" w:rsidRDefault="006F3D4A" w:rsidP="005622FD">
      <w:pPr>
        <w:pStyle w:val="ListParagraph"/>
        <w:numPr>
          <w:ilvl w:val="0"/>
          <w:numId w:val="20"/>
        </w:numPr>
        <w:rPr>
          <w:rFonts w:ascii="Times New Roman" w:eastAsia="Times New Roman" w:hAnsi="Times New Roman"/>
          <w:color w:val="auto"/>
        </w:rPr>
      </w:pPr>
      <w:r>
        <w:t>D</w:t>
      </w:r>
      <w:r w:rsidR="000A4540">
        <w:t>etail</w:t>
      </w:r>
      <w:r w:rsidR="00BE4D0A">
        <w:t>s</w:t>
      </w:r>
      <w:r w:rsidR="000A4540">
        <w:t xml:space="preserve"> </w:t>
      </w:r>
      <w:r>
        <w:t xml:space="preserve">and specifications on </w:t>
      </w:r>
      <w:r w:rsidR="000A4540">
        <w:t xml:space="preserve">how to link the public key to </w:t>
      </w:r>
      <w:r w:rsidR="00BD508F">
        <w:t>a</w:t>
      </w:r>
      <w:r w:rsidR="000A4540">
        <w:t xml:space="preserve"> </w:t>
      </w:r>
      <w:r w:rsidR="003D1514">
        <w:t xml:space="preserve">blockchain </w:t>
      </w:r>
      <w:r w:rsidR="000A4540">
        <w:t>transaction (Tx)</w:t>
      </w:r>
      <w:r w:rsidR="009466E7">
        <w:t xml:space="preserve">. </w:t>
      </w:r>
    </w:p>
    <w:p w14:paraId="20090A96" w14:textId="5A5E42C9" w:rsidR="005314F2" w:rsidRPr="00771F4E" w:rsidRDefault="00C56937" w:rsidP="005622FD">
      <w:pPr>
        <w:pStyle w:val="ListParagraph"/>
        <w:numPr>
          <w:ilvl w:val="0"/>
          <w:numId w:val="20"/>
        </w:numPr>
        <w:rPr>
          <w:rFonts w:ascii="Times New Roman" w:eastAsia="Times New Roman" w:hAnsi="Times New Roman"/>
          <w:color w:val="auto"/>
        </w:rPr>
      </w:pPr>
      <w:r>
        <w:t>T</w:t>
      </w:r>
      <w:r w:rsidR="000A4540">
        <w:t xml:space="preserve">ransaction </w:t>
      </w:r>
      <w:r w:rsidR="00F0607F">
        <w:t>anatomy and</w:t>
      </w:r>
      <w:r w:rsidR="000A4540">
        <w:t xml:space="preserve"> </w:t>
      </w:r>
      <w:r w:rsidR="00A21BE3">
        <w:t xml:space="preserve">a </w:t>
      </w:r>
      <w:r w:rsidR="000A4540">
        <w:t>descri</w:t>
      </w:r>
      <w:r w:rsidR="00A21BE3">
        <w:t>ption of</w:t>
      </w:r>
      <w:r w:rsidR="000A4540">
        <w:t xml:space="preserve"> </w:t>
      </w:r>
      <w:r w:rsidR="00A21BE3">
        <w:t xml:space="preserve">the </w:t>
      </w:r>
      <w:r w:rsidR="00191DC3">
        <w:t xml:space="preserve">signature structure: a </w:t>
      </w:r>
      <w:r w:rsidR="00516A71">
        <w:t>multi-signature</w:t>
      </w:r>
      <w:r w:rsidR="00191DC3">
        <w:t xml:space="preserve"> </w:t>
      </w:r>
      <w:r w:rsidR="00A31C60">
        <w:t>for D</w:t>
      </w:r>
      <w:r w:rsidR="00EF29CB">
        <w:t>I</w:t>
      </w:r>
      <w:r w:rsidR="00A31C60">
        <w:t>D issuance and D</w:t>
      </w:r>
      <w:r w:rsidR="00EF29CB">
        <w:t>I</w:t>
      </w:r>
      <w:r w:rsidR="00BF6686">
        <w:t>D Document creation</w:t>
      </w:r>
      <w:r w:rsidR="000A4540">
        <w:t xml:space="preserve">. These signatures </w:t>
      </w:r>
      <w:r w:rsidR="0074099D">
        <w:t>are</w:t>
      </w:r>
      <w:r w:rsidR="000A4540">
        <w:t xml:space="preserve"> </w:t>
      </w:r>
      <w:r w:rsidR="00F37353">
        <w:t>coordinated</w:t>
      </w:r>
      <w:r w:rsidR="000B00D8">
        <w:t xml:space="preserve"> to the DID Subject and the DID Controller</w:t>
      </w:r>
      <w:r w:rsidR="000A4540">
        <w:t xml:space="preserve"> by </w:t>
      </w:r>
      <w:r w:rsidR="00112213">
        <w:t xml:space="preserve">a </w:t>
      </w:r>
      <w:r w:rsidR="00ED6D8B">
        <w:t xml:space="preserve">component </w:t>
      </w:r>
      <w:r w:rsidR="00112213">
        <w:t xml:space="preserve">service that </w:t>
      </w:r>
      <w:r w:rsidR="00D13CE7">
        <w:t>creates and manage</w:t>
      </w:r>
      <w:r w:rsidR="008B5CB3">
        <w:t>s</w:t>
      </w:r>
      <w:r w:rsidR="00D13CE7">
        <w:t xml:space="preserve"> the D</w:t>
      </w:r>
      <w:r w:rsidR="00EF29CB">
        <w:t>I</w:t>
      </w:r>
      <w:r w:rsidR="00D13CE7">
        <w:t>D</w:t>
      </w:r>
      <w:r w:rsidR="009E765F">
        <w:t xml:space="preserve"> </w:t>
      </w:r>
      <w:r w:rsidR="00581BB4">
        <w:t>called</w:t>
      </w:r>
      <w:r w:rsidR="00DF35F0">
        <w:t xml:space="preserve"> </w:t>
      </w:r>
      <w:r w:rsidR="00396B1B">
        <w:t>a</w:t>
      </w:r>
      <w:r w:rsidR="00581BB4">
        <w:t xml:space="preserve"> </w:t>
      </w:r>
      <w:r w:rsidR="000A4540" w:rsidRPr="00DF35F0">
        <w:rPr>
          <w:i/>
          <w:iCs/>
        </w:rPr>
        <w:t>DID manager</w:t>
      </w:r>
      <w:r w:rsidR="00F37353">
        <w:t xml:space="preserve"> which is</w:t>
      </w:r>
      <w:r w:rsidR="009131CB">
        <w:t xml:space="preserve"> </w:t>
      </w:r>
      <w:r w:rsidR="00ED6D8B">
        <w:t>r</w:t>
      </w:r>
      <w:r w:rsidR="008B5CB3">
        <w:t>u</w:t>
      </w:r>
      <w:r w:rsidR="509E67C7">
        <w:t>n</w:t>
      </w:r>
      <w:r w:rsidR="00ED6D8B">
        <w:t xml:space="preserve"> by an</w:t>
      </w:r>
      <w:r w:rsidR="000A4540">
        <w:t xml:space="preserve"> authorized entity.</w:t>
      </w:r>
      <w:r w:rsidR="00ED1D1E">
        <w:t xml:space="preserve"> </w:t>
      </w:r>
      <w:r w:rsidR="00DF35F0">
        <w:t>DID</w:t>
      </w:r>
      <w:r w:rsidR="00ED1D1E">
        <w:t xml:space="preserve"> issuance can be triggered by </w:t>
      </w:r>
      <w:r w:rsidR="0080376D">
        <w:t>any entity</w:t>
      </w:r>
      <w:r w:rsidR="00052639">
        <w:t>,</w:t>
      </w:r>
      <w:r w:rsidR="0080376D">
        <w:t xml:space="preserve"> or any wallet connected with the D</w:t>
      </w:r>
      <w:r w:rsidR="00EF29CB">
        <w:t>I</w:t>
      </w:r>
      <w:r w:rsidR="0080376D">
        <w:t>D manager.</w:t>
      </w:r>
      <w:r w:rsidR="000A4540">
        <w:t xml:space="preserve"> The specifications also </w:t>
      </w:r>
      <w:r w:rsidR="00716049">
        <w:t>explain</w:t>
      </w:r>
      <w:r w:rsidR="000A4540">
        <w:t xml:space="preserve"> how to link </w:t>
      </w:r>
      <w:r w:rsidR="005314F2">
        <w:t xml:space="preserve">a </w:t>
      </w:r>
      <w:r w:rsidR="4B8482E6">
        <w:t>blockchain</w:t>
      </w:r>
      <w:r w:rsidR="000A4540">
        <w:t xml:space="preserve"> transaction </w:t>
      </w:r>
      <w:r w:rsidR="0056710D">
        <w:t>to</w:t>
      </w:r>
      <w:r w:rsidR="000A4540">
        <w:t xml:space="preserve"> </w:t>
      </w:r>
      <w:r w:rsidR="0056710D">
        <w:t>a</w:t>
      </w:r>
      <w:r w:rsidR="005302EB">
        <w:t xml:space="preserve"> status check from the D</w:t>
      </w:r>
      <w:r w:rsidR="00EF29CB">
        <w:t>I</w:t>
      </w:r>
      <w:r w:rsidR="005302EB">
        <w:t>D manager</w:t>
      </w:r>
      <w:r w:rsidR="000A4540">
        <w:t>.</w:t>
      </w:r>
      <w:r w:rsidR="008B4CB7">
        <w:t xml:space="preserve"> </w:t>
      </w:r>
    </w:p>
    <w:p w14:paraId="605F120F" w14:textId="2AEE91D0" w:rsidR="000A4540" w:rsidRDefault="00156A3B" w:rsidP="00F73061">
      <w:pPr>
        <w:rPr>
          <w:lang w:eastAsia="en-GB"/>
        </w:rPr>
      </w:pPr>
      <w:r w:rsidRPr="00156A3B">
        <w:rPr>
          <w:lang w:eastAsia="en-GB"/>
        </w:rPr>
        <w:t>Th</w:t>
      </w:r>
      <w:r w:rsidR="0056710D">
        <w:rPr>
          <w:lang w:eastAsia="en-GB"/>
        </w:rPr>
        <w:t xml:space="preserve">is design </w:t>
      </w:r>
      <w:r w:rsidRPr="00156A3B">
        <w:rPr>
          <w:lang w:eastAsia="en-GB"/>
        </w:rPr>
        <w:t>allows DID status verification to be performed independently of the DID issuer and the DID manager</w:t>
      </w:r>
      <w:r w:rsidR="006B0F12">
        <w:rPr>
          <w:lang w:eastAsia="en-GB"/>
        </w:rPr>
        <w:t xml:space="preserve"> which provides </w:t>
      </w:r>
      <w:r w:rsidR="006B0F12" w:rsidRPr="00156A3B">
        <w:rPr>
          <w:lang w:eastAsia="en-GB"/>
        </w:rPr>
        <w:t>privacy</w:t>
      </w:r>
      <w:r w:rsidRPr="00156A3B">
        <w:rPr>
          <w:lang w:eastAsia="en-GB"/>
        </w:rPr>
        <w:t xml:space="preserve"> enhance</w:t>
      </w:r>
      <w:r w:rsidR="00B30046">
        <w:rPr>
          <w:lang w:eastAsia="en-GB"/>
        </w:rPr>
        <w:t>ment</w:t>
      </w:r>
      <w:r w:rsidRPr="00156A3B">
        <w:rPr>
          <w:lang w:eastAsia="en-GB"/>
        </w:rPr>
        <w:t xml:space="preserve">, as the DID issuer and </w:t>
      </w:r>
      <w:r w:rsidR="002B142D">
        <w:rPr>
          <w:lang w:eastAsia="en-GB"/>
        </w:rPr>
        <w:t xml:space="preserve">the DID </w:t>
      </w:r>
      <w:r w:rsidRPr="00156A3B">
        <w:rPr>
          <w:lang w:eastAsia="en-GB"/>
        </w:rPr>
        <w:t>manager are not aware of the status checks being performed</w:t>
      </w:r>
      <w:r w:rsidR="002B142D">
        <w:rPr>
          <w:lang w:eastAsia="en-GB"/>
        </w:rPr>
        <w:t xml:space="preserve"> by the verifier</w:t>
      </w:r>
      <w:r w:rsidRPr="00156A3B">
        <w:rPr>
          <w:lang w:eastAsia="en-GB"/>
        </w:rPr>
        <w:t>. Consequently, users can verify the status of their DIDs without revealing their actions to the issuers,</w:t>
      </w:r>
      <w:r w:rsidR="0077510A">
        <w:rPr>
          <w:lang w:eastAsia="en-GB"/>
        </w:rPr>
        <w:t xml:space="preserve"> which</w:t>
      </w:r>
      <w:r w:rsidR="00EA0764">
        <w:rPr>
          <w:lang w:eastAsia="en-GB"/>
        </w:rPr>
        <w:t xml:space="preserve"> also </w:t>
      </w:r>
      <w:r w:rsidR="0077510A">
        <w:rPr>
          <w:lang w:eastAsia="en-GB"/>
        </w:rPr>
        <w:t xml:space="preserve">increases the </w:t>
      </w:r>
      <w:r w:rsidR="00484CBB">
        <w:rPr>
          <w:lang w:eastAsia="en-GB"/>
        </w:rPr>
        <w:t>privacy</w:t>
      </w:r>
      <w:r w:rsidRPr="00156A3B">
        <w:rPr>
          <w:lang w:eastAsia="en-GB"/>
        </w:rPr>
        <w:t xml:space="preserve"> in the verification process. </w:t>
      </w:r>
      <w:r w:rsidR="007D4FB1">
        <w:rPr>
          <w:lang w:eastAsia="en-GB"/>
        </w:rPr>
        <w:t>T</w:t>
      </w:r>
      <w:r w:rsidRPr="00156A3B">
        <w:rPr>
          <w:lang w:eastAsia="en-GB"/>
        </w:rPr>
        <w:t xml:space="preserve">his method can be applied universally across different </w:t>
      </w:r>
      <w:r w:rsidR="007D4FB1">
        <w:rPr>
          <w:lang w:eastAsia="en-GB"/>
        </w:rPr>
        <w:t xml:space="preserve">UTXO-based </w:t>
      </w:r>
      <w:r w:rsidRPr="00156A3B">
        <w:rPr>
          <w:lang w:eastAsia="en-GB"/>
        </w:rPr>
        <w:t>blockchain networks, making it a versatile solution for decentralized identity management.</w:t>
      </w:r>
    </w:p>
    <w:p w14:paraId="43313C9F" w14:textId="3667767A" w:rsidR="575DE894" w:rsidRDefault="575DE894" w:rsidP="575DE894"/>
    <w:p w14:paraId="19493318" w14:textId="2AF13DE7" w:rsidR="51519D64" w:rsidRDefault="00A512D8" w:rsidP="009B14C0">
      <w:pPr>
        <w:pStyle w:val="Heading3"/>
      </w:pPr>
      <w:bookmarkStart w:id="196" w:name="_Toc178346064"/>
      <w:r>
        <w:lastRenderedPageBreak/>
        <w:t xml:space="preserve">2.4 </w:t>
      </w:r>
      <w:r w:rsidR="51519D64">
        <w:t>Compliance</w:t>
      </w:r>
      <w:bookmarkEnd w:id="196"/>
    </w:p>
    <w:p w14:paraId="57876B32" w14:textId="24C22950" w:rsidR="575DE894" w:rsidRDefault="00091BFC" w:rsidP="007B11D7">
      <w:r w:rsidRPr="00091BFC">
        <w:t xml:space="preserve">Our implementation of the DID method can appropriately handle and enforce the issuance, </w:t>
      </w:r>
      <w:r w:rsidR="00B0182D">
        <w:t>status check</w:t>
      </w:r>
      <w:r w:rsidRPr="00091BFC">
        <w:t xml:space="preserve"> revocation, and verification status of the DID and DID Document in accordance with the specifications presented by the</w:t>
      </w:r>
      <w:r>
        <w:rPr>
          <w:i/>
          <w:iCs/>
        </w:rPr>
        <w:t xml:space="preserve"> </w:t>
      </w:r>
      <w:hyperlink r:id="rId22" w:anchor="sotd" w:history="1">
        <w:r w:rsidR="007B11D7" w:rsidRPr="003658E1">
          <w:rPr>
            <w:rStyle w:val="Hyperlink"/>
            <w:rFonts w:ascii="IBM Plex Sans Light" w:hAnsi="IBM Plex Sans Light"/>
            <w:sz w:val="16"/>
          </w:rPr>
          <w:t>W3C</w:t>
        </w:r>
      </w:hyperlink>
      <w:r w:rsidR="007B11D7">
        <w:t xml:space="preserve">, and the </w:t>
      </w:r>
      <w:hyperlink r:id="rId23" w:history="1">
        <w:r w:rsidR="007B11D7" w:rsidRPr="00D33872">
          <w:rPr>
            <w:rStyle w:val="Hyperlink"/>
            <w:rFonts w:ascii="IBM Plex Sans Light" w:hAnsi="IBM Plex Sans Light"/>
            <w:sz w:val="16"/>
          </w:rPr>
          <w:t>DIF</w:t>
        </w:r>
      </w:hyperlink>
      <w:r w:rsidR="007B11D7">
        <w:t>.</w:t>
      </w:r>
      <w:r w:rsidR="00E92F55">
        <w:t xml:space="preserve"> </w:t>
      </w:r>
    </w:p>
    <w:p w14:paraId="799B3769" w14:textId="17C58B03" w:rsidR="03C2DB6A" w:rsidRDefault="03C2DB6A" w:rsidP="03C2DB6A"/>
    <w:p w14:paraId="32CD9DFC" w14:textId="77777777" w:rsidR="006353A5" w:rsidRDefault="006353A5" w:rsidP="006353A5"/>
    <w:p w14:paraId="77A263DB" w14:textId="36354459" w:rsidR="00F304E9" w:rsidRDefault="00A512D8" w:rsidP="00BF07E8">
      <w:pPr>
        <w:pStyle w:val="Heading3"/>
      </w:pPr>
      <w:bookmarkStart w:id="197" w:name="_Toc178346065"/>
      <w:r>
        <w:t xml:space="preserve">2.5 </w:t>
      </w:r>
      <w:r w:rsidR="00F304E9">
        <w:t>Terminology</w:t>
      </w:r>
      <w:bookmarkEnd w:id="197"/>
    </w:p>
    <w:p w14:paraId="301E6308" w14:textId="7849B451" w:rsidR="00B620EB" w:rsidRDefault="00B620EB" w:rsidP="00B620EB">
      <w:r>
        <w:t>The following terms are used to describe concepts in this specification.</w:t>
      </w:r>
      <w:r w:rsidR="00DF1CD9">
        <w:t xml:space="preserve"> </w:t>
      </w:r>
    </w:p>
    <w:p w14:paraId="28B06F79" w14:textId="04A825A4" w:rsidR="3130FAE9" w:rsidRDefault="3130FAE9" w:rsidP="3130FAE9"/>
    <w:tbl>
      <w:tblPr>
        <w:tblStyle w:val="TableGrid"/>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shd w:val="clear" w:color="auto" w:fill="FFFFFF" w:themeFill="background1"/>
        <w:tblLayout w:type="fixed"/>
        <w:tblLook w:val="06A0" w:firstRow="1" w:lastRow="0" w:firstColumn="1" w:lastColumn="0" w:noHBand="1" w:noVBand="1"/>
      </w:tblPr>
      <w:tblGrid>
        <w:gridCol w:w="2349"/>
        <w:gridCol w:w="6711"/>
      </w:tblGrid>
      <w:tr w:rsidR="41188D9A" w14:paraId="4F8F98AB" w14:textId="77777777" w:rsidTr="008778C8">
        <w:trPr>
          <w:trHeight w:val="580"/>
        </w:trPr>
        <w:tc>
          <w:tcPr>
            <w:tcW w:w="2349" w:type="dxa"/>
            <w:shd w:val="clear" w:color="auto" w:fill="F2F2F2" w:themeFill="background1" w:themeFillShade="F2"/>
            <w:vAlign w:val="center"/>
          </w:tcPr>
          <w:p w14:paraId="13CFC8DF" w14:textId="4B3FBBCC" w:rsidR="41188D9A" w:rsidRDefault="7B2A2991" w:rsidP="41188D9A">
            <w:pPr>
              <w:rPr>
                <w:b/>
              </w:rPr>
            </w:pPr>
            <w:r w:rsidRPr="536811F7">
              <w:rPr>
                <w:b/>
              </w:rPr>
              <w:t>Terms</w:t>
            </w:r>
          </w:p>
        </w:tc>
        <w:tc>
          <w:tcPr>
            <w:tcW w:w="6711" w:type="dxa"/>
            <w:shd w:val="clear" w:color="auto" w:fill="F2F2F2" w:themeFill="background1" w:themeFillShade="F2"/>
            <w:vAlign w:val="center"/>
          </w:tcPr>
          <w:p w14:paraId="1FC19A88" w14:textId="6E6F867A" w:rsidR="41188D9A" w:rsidRDefault="7B2A2991" w:rsidP="41188D9A">
            <w:pPr>
              <w:rPr>
                <w:b/>
              </w:rPr>
            </w:pPr>
            <w:r w:rsidRPr="536811F7">
              <w:rPr>
                <w:b/>
              </w:rPr>
              <w:t>Description</w:t>
            </w:r>
          </w:p>
        </w:tc>
      </w:tr>
      <w:tr w:rsidR="00CE6698" w14:paraId="792711B3" w14:textId="77777777" w:rsidTr="00CE6698">
        <w:trPr>
          <w:trHeight w:val="580"/>
        </w:trPr>
        <w:tc>
          <w:tcPr>
            <w:tcW w:w="2349" w:type="dxa"/>
            <w:shd w:val="clear" w:color="auto" w:fill="FFFFFF" w:themeFill="background1"/>
            <w:vAlign w:val="center"/>
          </w:tcPr>
          <w:p w14:paraId="1A6DE6FC" w14:textId="59B060A7" w:rsidR="00CE6698" w:rsidRPr="536811F7" w:rsidRDefault="00CE6698" w:rsidP="00CE6698">
            <w:pPr>
              <w:rPr>
                <w:b/>
              </w:rPr>
            </w:pPr>
            <w:r w:rsidRPr="00A2002C">
              <w:rPr>
                <w:rStyle w:val="Hyperlink"/>
                <w:sz w:val="16"/>
              </w:rPr>
              <w:t>Blockchain</w:t>
            </w:r>
          </w:p>
        </w:tc>
        <w:tc>
          <w:tcPr>
            <w:tcW w:w="6711" w:type="dxa"/>
            <w:shd w:val="clear" w:color="auto" w:fill="FFFFFF" w:themeFill="background1"/>
            <w:vAlign w:val="center"/>
          </w:tcPr>
          <w:p w14:paraId="5E78CDC5" w14:textId="77777777" w:rsidR="00CE6698" w:rsidRPr="00C86893" w:rsidRDefault="00CE6698" w:rsidP="00CE6698"/>
          <w:p w14:paraId="5B7AD602" w14:textId="77777777" w:rsidR="00CE6698" w:rsidRPr="00C86893" w:rsidRDefault="00CE6698" w:rsidP="00CE6698">
            <w:commentRangeStart w:id="198"/>
            <w:r w:rsidRPr="00C86893">
              <w:t>The Bitcoin blockchain </w:t>
            </w:r>
            <w:commentRangeEnd w:id="198"/>
            <w:r w:rsidR="00E513B3">
              <w:rPr>
                <w:rStyle w:val="CommentReference"/>
                <w:rFonts w:ascii="Work Sans Medium" w:hAnsi="Work Sans Medium"/>
                <w:i/>
                <w:iCs/>
                <w:color w:val="339999" w:themeColor="accent6"/>
              </w:rPr>
              <w:commentReference w:id="198"/>
            </w:r>
            <w:r w:rsidRPr="00C86893">
              <w:t>is the transaction database that is extended by nodes participating in the </w:t>
            </w:r>
            <w:hyperlink r:id="rId24" w:tooltip="Mining" w:history="1">
              <w:r w:rsidRPr="00C86893">
                <w:rPr>
                  <w:rStyle w:val="Hyperlink"/>
                  <w:sz w:val="16"/>
                </w:rPr>
                <w:t>mining</w:t>
              </w:r>
            </w:hyperlink>
            <w:r w:rsidRPr="00C86893">
              <w:t> process on the Bitcoin network. The blockchain contains </w:t>
            </w:r>
            <w:hyperlink r:id="rId25" w:tooltip="Transactions" w:history="1">
              <w:r w:rsidRPr="00C86893">
                <w:rPr>
                  <w:rStyle w:val="Hyperlink"/>
                  <w:sz w:val="16"/>
                </w:rPr>
                <w:t>transactions</w:t>
              </w:r>
            </w:hyperlink>
            <w:r w:rsidRPr="00C86893">
              <w:t> validated and processed by nodes on the network. Using the blockchain</w:t>
            </w:r>
            <w:r>
              <w:t>,</w:t>
            </w:r>
            <w:r w:rsidRPr="00C86893">
              <w:t xml:space="preserve"> anyone can add and verify a record of all of the </w:t>
            </w:r>
            <w:hyperlink r:id="rId26" w:tooltip="Confirmation" w:history="1">
              <w:r w:rsidRPr="00C86893">
                <w:rPr>
                  <w:rStyle w:val="Hyperlink"/>
                  <w:sz w:val="16"/>
                </w:rPr>
                <w:t>confirmed</w:t>
              </w:r>
            </w:hyperlink>
            <w:r w:rsidRPr="00C86893">
              <w:t> transactions that have taken place on the ledger up until the most recent block was found.</w:t>
            </w:r>
          </w:p>
          <w:p w14:paraId="1270E398" w14:textId="77777777" w:rsidR="00CE6698" w:rsidRDefault="00CE6698" w:rsidP="00CE6698">
            <w:r>
              <w:t>(</w:t>
            </w:r>
            <w:hyperlink r:id="rId27" w:history="1">
              <w:r w:rsidRPr="0038144B">
                <w:rPr>
                  <w:rStyle w:val="Hyperlink"/>
                  <w:rFonts w:ascii="IBM Plex Sans Light" w:hAnsi="IBM Plex Sans Light"/>
                  <w:sz w:val="16"/>
                </w:rPr>
                <w:t xml:space="preserve">BSV </w:t>
              </w:r>
              <w:r>
                <w:rPr>
                  <w:rStyle w:val="Hyperlink"/>
                  <w:rFonts w:ascii="IBM Plex Sans Light" w:hAnsi="IBM Plex Sans Light"/>
                  <w:sz w:val="16"/>
                </w:rPr>
                <w:t>Blockchain</w:t>
              </w:r>
              <w:r w:rsidRPr="0038144B">
                <w:rPr>
                  <w:rStyle w:val="Hyperlink"/>
                  <w:rFonts w:ascii="IBM Plex Sans Light" w:hAnsi="IBM Plex Sans Light"/>
                  <w:sz w:val="16"/>
                </w:rPr>
                <w:t>, UTXO</w:t>
              </w:r>
            </w:hyperlink>
            <w:r>
              <w:t>)</w:t>
            </w:r>
          </w:p>
          <w:p w14:paraId="05431270" w14:textId="77777777" w:rsidR="00CE6698" w:rsidRPr="536811F7" w:rsidRDefault="00CE6698" w:rsidP="00CE6698">
            <w:pPr>
              <w:rPr>
                <w:b/>
              </w:rPr>
            </w:pPr>
          </w:p>
        </w:tc>
      </w:tr>
      <w:tr w:rsidR="00CE6698" w14:paraId="0E7035BE" w14:textId="77777777" w:rsidTr="008778C8">
        <w:trPr>
          <w:trHeight w:val="580"/>
        </w:trPr>
        <w:tc>
          <w:tcPr>
            <w:tcW w:w="2349" w:type="dxa"/>
            <w:shd w:val="clear" w:color="auto" w:fill="F2F2F2" w:themeFill="background1" w:themeFillShade="F2"/>
            <w:vAlign w:val="center"/>
          </w:tcPr>
          <w:p w14:paraId="0B7D3DD3" w14:textId="56933AE5" w:rsidR="00CE6698" w:rsidRPr="536811F7" w:rsidRDefault="00CE6698" w:rsidP="00CE6698">
            <w:pPr>
              <w:rPr>
                <w:b/>
              </w:rPr>
            </w:pPr>
            <w:r w:rsidRPr="00A2002C">
              <w:rPr>
                <w:rStyle w:val="Hyperlink"/>
                <w:sz w:val="16"/>
              </w:rPr>
              <w:t>Blockchain Transactions</w:t>
            </w:r>
          </w:p>
        </w:tc>
        <w:tc>
          <w:tcPr>
            <w:tcW w:w="6711" w:type="dxa"/>
            <w:shd w:val="clear" w:color="auto" w:fill="F2F2F2" w:themeFill="background1" w:themeFillShade="F2"/>
            <w:vAlign w:val="center"/>
          </w:tcPr>
          <w:p w14:paraId="69475023" w14:textId="0A0FF31E" w:rsidR="00CE6698" w:rsidRPr="003637B1" w:rsidRDefault="00CE6698" w:rsidP="00CE6698">
            <w:pPr>
              <w:rPr>
                <w:rFonts w:eastAsia="Times New Roman"/>
              </w:rPr>
            </w:pPr>
            <w:r>
              <w:br/>
            </w:r>
            <w:r w:rsidRPr="00EC64BF">
              <w:t>A Bitcoin </w:t>
            </w:r>
            <w:r w:rsidRPr="0057073A">
              <w:t>transaction</w:t>
            </w:r>
            <w:r w:rsidRPr="00EC64BF">
              <w:t> consists of a version number, a lock time value, a list of inputs and a list of outputs.</w:t>
            </w:r>
            <w:r>
              <w:rPr>
                <w:rFonts w:eastAsia="Times New Roman"/>
              </w:rPr>
              <w:t xml:space="preserve"> </w:t>
            </w:r>
            <w:r w:rsidRPr="00EC64BF">
              <w:t xml:space="preserve">The primary functionality of a Bitcoin transaction is to transfer custody of bitcoin from one </w:t>
            </w:r>
            <w:r>
              <w:t xml:space="preserve">person </w:t>
            </w:r>
            <w:r w:rsidRPr="00EC64BF">
              <w:t>to another.</w:t>
            </w:r>
            <w:r w:rsidRPr="00625327">
              <w:rPr>
                <w:rStyle w:val="Hyperlink"/>
                <w:i w:val="0"/>
                <w:iCs/>
                <w:sz w:val="16"/>
                <w:u w:val="none"/>
              </w:rPr>
              <w:t xml:space="preserve"> </w:t>
            </w:r>
            <w:r w:rsidRPr="00EC64BF">
              <w:t>A transaction uses </w:t>
            </w:r>
            <w:hyperlink r:id="rId28" w:tooltip="UTXO" w:history="1">
              <w:r w:rsidRPr="00D97D43">
                <w:rPr>
                  <w:rStyle w:val="Hyperlink"/>
                  <w:sz w:val="16"/>
                </w:rPr>
                <w:t>UTXO</w:t>
              </w:r>
              <w:r>
                <w:rPr>
                  <w:rStyle w:val="Hyperlink"/>
                  <w:sz w:val="16"/>
                </w:rPr>
                <w:t>s</w:t>
              </w:r>
            </w:hyperlink>
            <w:r>
              <w:t xml:space="preserve"> </w:t>
            </w:r>
            <w:r w:rsidRPr="00EC64BF">
              <w:t>as inputs and distributes their value to new outputs. UTXOs are the 'coins' in which all bitcoins are stored</w:t>
            </w:r>
            <w:r w:rsidRPr="2EA94F8D">
              <w:t>.</w:t>
            </w:r>
          </w:p>
          <w:p w14:paraId="6FDA2C99" w14:textId="77777777" w:rsidR="00CE6698" w:rsidRDefault="00CE6698" w:rsidP="00CE6698">
            <w:r>
              <w:t>(</w:t>
            </w:r>
            <w:hyperlink r:id="rId29" w:history="1">
              <w:r w:rsidRPr="008755FF">
                <w:rPr>
                  <w:rStyle w:val="Hyperlink"/>
                  <w:rFonts w:ascii="IBM Plex Sans Light" w:hAnsi="IBM Plex Sans Light"/>
                  <w:sz w:val="16"/>
                </w:rPr>
                <w:t>BSV Wiki, Bitcoin Transactions</w:t>
              </w:r>
            </w:hyperlink>
            <w:r>
              <w:t>)</w:t>
            </w:r>
          </w:p>
          <w:p w14:paraId="5EB986AB" w14:textId="77777777" w:rsidR="00CE6698" w:rsidRPr="536811F7" w:rsidRDefault="00CE6698" w:rsidP="00CE6698">
            <w:pPr>
              <w:rPr>
                <w:b/>
              </w:rPr>
            </w:pPr>
          </w:p>
        </w:tc>
      </w:tr>
      <w:tr w:rsidR="00D33EA6" w14:paraId="382BC559" w14:textId="77777777" w:rsidTr="00D33EA6">
        <w:trPr>
          <w:trHeight w:val="580"/>
        </w:trPr>
        <w:tc>
          <w:tcPr>
            <w:tcW w:w="2349" w:type="dxa"/>
            <w:shd w:val="clear" w:color="auto" w:fill="FFFFFF" w:themeFill="background1"/>
            <w:vAlign w:val="center"/>
          </w:tcPr>
          <w:p w14:paraId="4DDA0CD7" w14:textId="44CCEFDF" w:rsidR="00D33EA6" w:rsidRPr="00A2002C" w:rsidRDefault="00D33EA6" w:rsidP="00D33EA6">
            <w:pPr>
              <w:rPr>
                <w:rStyle w:val="Hyperlink"/>
                <w:sz w:val="16"/>
              </w:rPr>
            </w:pPr>
            <w:r w:rsidRPr="000E0311">
              <w:rPr>
                <w:rStyle w:val="Hyperlink"/>
                <w:sz w:val="16"/>
              </w:rPr>
              <w:t xml:space="preserve">Chain of Dust </w:t>
            </w:r>
          </w:p>
        </w:tc>
        <w:tc>
          <w:tcPr>
            <w:tcW w:w="6711" w:type="dxa"/>
            <w:shd w:val="clear" w:color="auto" w:fill="FFFFFF" w:themeFill="background1"/>
            <w:vAlign w:val="center"/>
          </w:tcPr>
          <w:p w14:paraId="051B221F" w14:textId="77777777" w:rsidR="00D33EA6" w:rsidRPr="00FC0E1A" w:rsidRDefault="00D33EA6" w:rsidP="00D33EA6"/>
          <w:p w14:paraId="7CF8A625" w14:textId="77777777" w:rsidR="00D33EA6" w:rsidRPr="00FC0E1A" w:rsidRDefault="00D33EA6" w:rsidP="00D33EA6">
            <w:r w:rsidRPr="00FC0E1A">
              <w:t xml:space="preserve">In Bitcoin Satoshi Vision (BSV), a "Chain of Dust" refers to a sequence of minimum required value transactions that are created by spending small amounts of Satoshi’s. This concept is related to "dust" in the cryptocurrency context. </w:t>
            </w:r>
            <w:r w:rsidRPr="0057073A">
              <w:rPr>
                <w:rStyle w:val="Strong"/>
                <w:b w:val="0"/>
                <w:bCs w:val="0"/>
              </w:rPr>
              <w:t>These</w:t>
            </w:r>
            <w:r w:rsidRPr="00FC0E1A">
              <w:t xml:space="preserve"> are small blockchain transactions where one dust transaction leads to another. Each subsequent transaction in the chain is dependent on the previous one, creating a linked sequence.</w:t>
            </w:r>
          </w:p>
          <w:p w14:paraId="6A0AE40E" w14:textId="77777777" w:rsidR="00D33EA6" w:rsidRDefault="00D33EA6" w:rsidP="00D33EA6">
            <w:r>
              <w:t>(</w:t>
            </w:r>
            <w:hyperlink r:id="rId30" w:history="1">
              <w:r w:rsidRPr="0038144B">
                <w:rPr>
                  <w:rStyle w:val="Hyperlink"/>
                  <w:rFonts w:ascii="IBM Plex Sans Light" w:hAnsi="IBM Plex Sans Light"/>
                  <w:sz w:val="16"/>
                </w:rPr>
                <w:t>BSV Wiki, UTXO</w:t>
              </w:r>
            </w:hyperlink>
            <w:r>
              <w:t>)</w:t>
            </w:r>
          </w:p>
          <w:p w14:paraId="412B60C2" w14:textId="77777777" w:rsidR="00D33EA6" w:rsidRDefault="00D33EA6" w:rsidP="00D33EA6"/>
        </w:tc>
      </w:tr>
      <w:tr w:rsidR="00502A0F" w14:paraId="17F27191" w14:textId="77777777" w:rsidTr="008778C8">
        <w:trPr>
          <w:trHeight w:val="580"/>
        </w:trPr>
        <w:tc>
          <w:tcPr>
            <w:tcW w:w="2349" w:type="dxa"/>
            <w:shd w:val="clear" w:color="auto" w:fill="F2F2F2" w:themeFill="background1" w:themeFillShade="F2"/>
            <w:vAlign w:val="center"/>
          </w:tcPr>
          <w:p w14:paraId="08405087" w14:textId="77777777" w:rsidR="00502A0F" w:rsidRDefault="00502A0F" w:rsidP="00502A0F">
            <w:pPr>
              <w:rPr>
                <w:rStyle w:val="Hyperlink"/>
              </w:rPr>
            </w:pPr>
          </w:p>
          <w:p w14:paraId="265DF130" w14:textId="77777777" w:rsidR="00502A0F" w:rsidRPr="00A2002C" w:rsidRDefault="00502A0F" w:rsidP="00502A0F">
            <w:pPr>
              <w:rPr>
                <w:rStyle w:val="Hyperlink"/>
                <w:sz w:val="16"/>
              </w:rPr>
            </w:pPr>
            <w:hyperlink r:id="rId31" w:anchor="dfn-decentralized-identifiers" w:history="1">
              <w:r w:rsidRPr="00FC566C">
                <w:rPr>
                  <w:rStyle w:val="Hyperlink"/>
                  <w:sz w:val="16"/>
                </w:rPr>
                <w:t>Decentrali</w:t>
              </w:r>
              <w:r>
                <w:rPr>
                  <w:rStyle w:val="Hyperlink"/>
                  <w:sz w:val="16"/>
                </w:rPr>
                <w:t>s</w:t>
              </w:r>
              <w:r w:rsidRPr="00FC566C">
                <w:rPr>
                  <w:rStyle w:val="Hyperlink"/>
                  <w:sz w:val="16"/>
                </w:rPr>
                <w:t>ed identifier</w:t>
              </w:r>
            </w:hyperlink>
          </w:p>
          <w:p w14:paraId="770C8BBF" w14:textId="77777777" w:rsidR="00502A0F" w:rsidRPr="00A2002C" w:rsidRDefault="00502A0F" w:rsidP="00502A0F">
            <w:pPr>
              <w:rPr>
                <w:rStyle w:val="Hyperlink"/>
                <w:sz w:val="16"/>
              </w:rPr>
            </w:pPr>
          </w:p>
        </w:tc>
        <w:tc>
          <w:tcPr>
            <w:tcW w:w="6711" w:type="dxa"/>
            <w:shd w:val="clear" w:color="auto" w:fill="F2F2F2" w:themeFill="background1" w:themeFillShade="F2"/>
            <w:vAlign w:val="center"/>
          </w:tcPr>
          <w:p w14:paraId="7CFA7400" w14:textId="77777777" w:rsidR="00502A0F" w:rsidRDefault="00502A0F" w:rsidP="00502A0F">
            <w:r w:rsidRPr="00571A81">
              <w:br/>
              <w:t>A globally unique persistent identifier that does not require a centralized registration authority and is often generated and/or registered cryptographically. The generic format of a DID is defined in </w:t>
            </w:r>
            <w:hyperlink r:id="rId32" w:anchor="did-syntax" w:history="1">
              <w:r w:rsidRPr="00571A81">
                <w:rPr>
                  <w:rStyle w:val="Hyperlink"/>
                  <w:sz w:val="16"/>
                </w:rPr>
                <w:t>3.1 DID Syntax</w:t>
              </w:r>
            </w:hyperlink>
            <w:r w:rsidRPr="00571A81">
              <w:t>. A specific </w:t>
            </w:r>
            <w:hyperlink r:id="rId33" w:anchor="dfn-did-schemes" w:history="1">
              <w:r w:rsidRPr="00571A81">
                <w:rPr>
                  <w:rStyle w:val="Hyperlink"/>
                  <w:sz w:val="16"/>
                </w:rPr>
                <w:t>DID scheme</w:t>
              </w:r>
            </w:hyperlink>
            <w:r w:rsidRPr="00571A81">
              <w:t> is defined in a </w:t>
            </w:r>
            <w:hyperlink r:id="rId34" w:anchor="dfn-did-methods" w:history="1">
              <w:r w:rsidRPr="00571A81">
                <w:rPr>
                  <w:rStyle w:val="Hyperlink"/>
                  <w:sz w:val="16"/>
                </w:rPr>
                <w:t>DID method</w:t>
              </w:r>
            </w:hyperlink>
            <w:r w:rsidRPr="00571A81">
              <w:t> specification. Many—but not all—DID methods make use of </w:t>
            </w:r>
            <w:hyperlink r:id="rId35" w:anchor="dfn-distributed-ledger-technology" w:history="1">
              <w:r w:rsidRPr="00571A81">
                <w:rPr>
                  <w:rStyle w:val="Hyperlink"/>
                  <w:sz w:val="16"/>
                </w:rPr>
                <w:t>distributed ledger technology</w:t>
              </w:r>
            </w:hyperlink>
            <w:r w:rsidRPr="00571A81">
              <w:t> (DLT) or some other form of decentralized network.</w:t>
            </w:r>
          </w:p>
          <w:p w14:paraId="2F411016" w14:textId="77777777" w:rsidR="00502A0F" w:rsidRPr="00113153" w:rsidRDefault="00502A0F" w:rsidP="00502A0F">
            <w:hyperlink r:id="rId36" w:anchor="dfn-did-documents" w:history="1">
              <w:r w:rsidRPr="00DC6774">
                <w:rPr>
                  <w:rStyle w:val="Hyperlink"/>
                  <w:rFonts w:ascii="IBM Plex Sans Light" w:hAnsi="IBM Plex Sans Light"/>
                  <w:sz w:val="16"/>
                </w:rPr>
                <w:t>(W3C. DIDs v1.0, 2022)</w:t>
              </w:r>
            </w:hyperlink>
          </w:p>
          <w:p w14:paraId="375A22B6" w14:textId="77777777" w:rsidR="00502A0F" w:rsidRDefault="00502A0F" w:rsidP="00502A0F"/>
        </w:tc>
      </w:tr>
      <w:tr w:rsidR="00263915" w14:paraId="7A463C31" w14:textId="77777777" w:rsidTr="00502A0F">
        <w:trPr>
          <w:trHeight w:val="580"/>
        </w:trPr>
        <w:tc>
          <w:tcPr>
            <w:tcW w:w="2349" w:type="dxa"/>
            <w:shd w:val="clear" w:color="auto" w:fill="FFFFFF" w:themeFill="background1"/>
            <w:vAlign w:val="center"/>
          </w:tcPr>
          <w:p w14:paraId="55F6DBF5" w14:textId="1BFCC77B" w:rsidR="00263915" w:rsidRDefault="00263915" w:rsidP="00263915">
            <w:pPr>
              <w:rPr>
                <w:rStyle w:val="Hyperlink"/>
              </w:rPr>
            </w:pPr>
            <w:r w:rsidRPr="00A2002C">
              <w:rPr>
                <w:rStyle w:val="Hyperlink"/>
                <w:sz w:val="16"/>
              </w:rPr>
              <w:t xml:space="preserve">DID Controller </w:t>
            </w:r>
          </w:p>
        </w:tc>
        <w:tc>
          <w:tcPr>
            <w:tcW w:w="6711" w:type="dxa"/>
            <w:shd w:val="clear" w:color="auto" w:fill="FFFFFF" w:themeFill="background1"/>
            <w:vAlign w:val="center"/>
          </w:tcPr>
          <w:p w14:paraId="4B7D7D0B" w14:textId="77777777" w:rsidR="00263915" w:rsidRDefault="00263915" w:rsidP="00263915">
            <w:pPr>
              <w:rPr>
                <w:rFonts w:cs="Arial"/>
                <w:shd w:val="clear" w:color="auto" w:fill="FFFFFF"/>
              </w:rPr>
            </w:pPr>
          </w:p>
          <w:p w14:paraId="2832F427" w14:textId="77777777" w:rsidR="00263915" w:rsidRPr="00AB39B5" w:rsidRDefault="00263915" w:rsidP="00263915">
            <w:r w:rsidRPr="006141F4">
              <w:rPr>
                <w:rFonts w:cs="Arial"/>
                <w:shd w:val="clear" w:color="auto" w:fill="FFFFFF"/>
              </w:rPr>
              <w:t>An entity that has the capability to make changes to a </w:t>
            </w:r>
            <w:hyperlink r:id="rId37" w:anchor="dfn-did-documents" w:history="1">
              <w:r w:rsidRPr="006141F4">
                <w:rPr>
                  <w:rStyle w:val="Hyperlink"/>
                  <w:sz w:val="16"/>
                </w:rPr>
                <w:t>DID document</w:t>
              </w:r>
            </w:hyperlink>
            <w:r w:rsidRPr="006141F4">
              <w:rPr>
                <w:rFonts w:cs="Arial"/>
                <w:shd w:val="clear" w:color="auto" w:fill="FFFFFF"/>
              </w:rPr>
              <w:t>.</w:t>
            </w:r>
            <w:r w:rsidRPr="00AB39B5">
              <w:rPr>
                <w:rFonts w:cs="Arial"/>
                <w:shd w:val="clear" w:color="auto" w:fill="FFFFFF"/>
              </w:rPr>
              <w:t xml:space="preserve"> A </w:t>
            </w:r>
            <w:hyperlink r:id="rId38" w:anchor="dfn-decentralized-identifiers" w:history="1">
              <w:r w:rsidRPr="0057073A">
                <w:rPr>
                  <w:rStyle w:val="Hyperlink"/>
                  <w:sz w:val="16"/>
                </w:rPr>
                <w:t>DID</w:t>
              </w:r>
            </w:hyperlink>
            <w:r w:rsidRPr="0057073A">
              <w:rPr>
                <w:rStyle w:val="Hyperlink"/>
                <w:sz w:val="16"/>
              </w:rPr>
              <w:t> </w:t>
            </w:r>
            <w:r w:rsidRPr="00AB39B5">
              <w:rPr>
                <w:rFonts w:cs="Arial"/>
                <w:shd w:val="clear" w:color="auto" w:fill="FFFFFF"/>
              </w:rPr>
              <w:t>might have more than one DID controller. The DID controller(s) can be denoted by the optional </w:t>
            </w:r>
            <w:r w:rsidRPr="00AB39B5">
              <w:rPr>
                <w:rStyle w:val="HTMLCode"/>
                <w:rFonts w:asciiTheme="minorHAnsi" w:eastAsiaTheme="minorEastAsia" w:hAnsiTheme="minorHAnsi" w:cs="Menlo"/>
                <w:color w:val="064154" w:themeColor="accent1"/>
                <w:sz w:val="18"/>
                <w:szCs w:val="18"/>
                <w:shd w:val="clear" w:color="auto" w:fill="FFFFFF"/>
              </w:rPr>
              <w:t>controller</w:t>
            </w:r>
            <w:r w:rsidRPr="00AB39B5">
              <w:rPr>
                <w:rFonts w:cs="Arial"/>
                <w:shd w:val="clear" w:color="auto" w:fill="FFFFFF"/>
              </w:rPr>
              <w:t> property at the top level of the </w:t>
            </w:r>
            <w:hyperlink r:id="rId39" w:anchor="dfn-did-documents" w:history="1">
              <w:r w:rsidRPr="0057073A">
                <w:rPr>
                  <w:rStyle w:val="Hyperlink"/>
                  <w:sz w:val="16"/>
                </w:rPr>
                <w:t>DID document</w:t>
              </w:r>
            </w:hyperlink>
            <w:r w:rsidRPr="0057073A">
              <w:rPr>
                <w:rStyle w:val="Hyperlink"/>
                <w:sz w:val="16"/>
              </w:rPr>
              <w:t>.</w:t>
            </w:r>
            <w:r w:rsidRPr="00AB39B5">
              <w:rPr>
                <w:rFonts w:cs="Arial"/>
                <w:shd w:val="clear" w:color="auto" w:fill="FFFFFF"/>
              </w:rPr>
              <w:t xml:space="preserve"> Note that a DID controller might be the </w:t>
            </w:r>
            <w:hyperlink r:id="rId40" w:anchor="dfn-did-subjects" w:history="1">
              <w:r w:rsidRPr="0057073A">
                <w:rPr>
                  <w:rStyle w:val="Hyperlink"/>
                  <w:sz w:val="16"/>
                </w:rPr>
                <w:t>DID subject</w:t>
              </w:r>
            </w:hyperlink>
            <w:r w:rsidRPr="00AB39B5">
              <w:rPr>
                <w:rFonts w:cs="Arial"/>
                <w:shd w:val="clear" w:color="auto" w:fill="FFFFFF"/>
              </w:rPr>
              <w:t>.</w:t>
            </w:r>
          </w:p>
          <w:p w14:paraId="45CD37E3" w14:textId="77777777" w:rsidR="00263915" w:rsidRDefault="00263915" w:rsidP="00263915">
            <w:hyperlink r:id="rId41" w:anchor="dfn-did-controllers" w:history="1">
              <w:r w:rsidRPr="009C5831">
                <w:rPr>
                  <w:rStyle w:val="Hyperlink"/>
                  <w:rFonts w:ascii="IBM Plex Sans Light" w:hAnsi="IBM Plex Sans Light"/>
                  <w:sz w:val="16"/>
                </w:rPr>
                <w:t>(W3C, DID V.1.0,2022)</w:t>
              </w:r>
            </w:hyperlink>
          </w:p>
          <w:p w14:paraId="7A611A98" w14:textId="77777777" w:rsidR="00263915" w:rsidRPr="00571A81" w:rsidRDefault="00263915" w:rsidP="00263915"/>
        </w:tc>
      </w:tr>
      <w:tr w:rsidR="00263915" w14:paraId="7F6F1691" w14:textId="77777777" w:rsidTr="00263915">
        <w:trPr>
          <w:trHeight w:val="580"/>
        </w:trPr>
        <w:tc>
          <w:tcPr>
            <w:tcW w:w="2349" w:type="dxa"/>
            <w:shd w:val="clear" w:color="auto" w:fill="F2F2F2" w:themeFill="background1" w:themeFillShade="F2"/>
            <w:vAlign w:val="center"/>
          </w:tcPr>
          <w:p w14:paraId="6AE4F7C3" w14:textId="3C6ACF42" w:rsidR="00263915" w:rsidRDefault="00263915" w:rsidP="00263915">
            <w:pPr>
              <w:rPr>
                <w:rStyle w:val="Hyperlink"/>
              </w:rPr>
            </w:pPr>
            <w:r w:rsidRPr="00A2002C">
              <w:rPr>
                <w:rStyle w:val="Hyperlink"/>
                <w:sz w:val="16"/>
              </w:rPr>
              <w:t xml:space="preserve">DID Document </w:t>
            </w:r>
          </w:p>
        </w:tc>
        <w:tc>
          <w:tcPr>
            <w:tcW w:w="6711" w:type="dxa"/>
            <w:shd w:val="clear" w:color="auto" w:fill="F2F2F2" w:themeFill="background1" w:themeFillShade="F2"/>
            <w:vAlign w:val="center"/>
          </w:tcPr>
          <w:p w14:paraId="689DE7D2" w14:textId="77777777" w:rsidR="00263915" w:rsidRDefault="00263915" w:rsidP="00263915"/>
          <w:p w14:paraId="0CD3631F" w14:textId="77777777" w:rsidR="00263915" w:rsidRDefault="00263915" w:rsidP="00263915">
            <w:r w:rsidRPr="00FC459A">
              <w:t>A set of data describing the </w:t>
            </w:r>
            <w:hyperlink r:id="rId42" w:anchor="dfn-did-subjects" w:history="1">
              <w:r w:rsidRPr="00FC459A">
                <w:rPr>
                  <w:rStyle w:val="Hyperlink"/>
                  <w:sz w:val="16"/>
                </w:rPr>
                <w:t>DID subject</w:t>
              </w:r>
            </w:hyperlink>
            <w:r w:rsidRPr="00FC459A">
              <w:t>, including mechanisms, such as cryptographic public keys, that the </w:t>
            </w:r>
            <w:hyperlink r:id="rId43" w:anchor="dfn-did-subjects" w:history="1">
              <w:r w:rsidRPr="00FC459A">
                <w:rPr>
                  <w:rStyle w:val="Hyperlink"/>
                  <w:sz w:val="16"/>
                </w:rPr>
                <w:t>DID subject</w:t>
              </w:r>
            </w:hyperlink>
            <w:r w:rsidRPr="00FC459A">
              <w:t> or a </w:t>
            </w:r>
            <w:hyperlink r:id="rId44" w:anchor="dfn-did-delegate" w:history="1">
              <w:r w:rsidRPr="00FC459A">
                <w:rPr>
                  <w:rStyle w:val="Hyperlink"/>
                  <w:sz w:val="16"/>
                </w:rPr>
                <w:t>DID delegate</w:t>
              </w:r>
            </w:hyperlink>
            <w:r w:rsidRPr="00FC459A">
              <w:t> can use to </w:t>
            </w:r>
            <w:hyperlink r:id="rId45" w:anchor="dfn-authenticated" w:history="1">
              <w:r w:rsidRPr="00FC459A">
                <w:rPr>
                  <w:rStyle w:val="Hyperlink"/>
                  <w:sz w:val="16"/>
                </w:rPr>
                <w:t>authenticate</w:t>
              </w:r>
            </w:hyperlink>
            <w:r w:rsidRPr="00FC459A">
              <w:t xml:space="preserve"> itself and prove </w:t>
            </w:r>
            <w:r w:rsidRPr="00FC459A">
              <w:lastRenderedPageBreak/>
              <w:t>its association with the </w:t>
            </w:r>
            <w:hyperlink r:id="rId46" w:anchor="dfn-decentralized-identifiers" w:history="1">
              <w:r w:rsidRPr="00FC459A">
                <w:rPr>
                  <w:rStyle w:val="Hyperlink"/>
                  <w:sz w:val="16"/>
                </w:rPr>
                <w:t>DID</w:t>
              </w:r>
            </w:hyperlink>
            <w:r w:rsidRPr="00FC459A">
              <w:t>. A DID document might have one or more different </w:t>
            </w:r>
            <w:hyperlink r:id="rId47" w:anchor="dfn-representations" w:history="1">
              <w:r w:rsidRPr="00FC459A">
                <w:rPr>
                  <w:rStyle w:val="Hyperlink"/>
                  <w:sz w:val="16"/>
                </w:rPr>
                <w:t>representations</w:t>
              </w:r>
            </w:hyperlink>
            <w:r>
              <w:t>.</w:t>
            </w:r>
          </w:p>
          <w:p w14:paraId="248E4B18" w14:textId="77777777" w:rsidR="00263915" w:rsidRDefault="00263915" w:rsidP="00263915">
            <w:r w:rsidRPr="00FC459A">
              <w:t> </w:t>
            </w:r>
            <w:hyperlink r:id="rId48" w:anchor="dfn-did-controllers" w:history="1">
              <w:r w:rsidRPr="009C5831">
                <w:rPr>
                  <w:rStyle w:val="Hyperlink"/>
                  <w:rFonts w:ascii="IBM Plex Sans Light" w:hAnsi="IBM Plex Sans Light"/>
                  <w:sz w:val="16"/>
                </w:rPr>
                <w:t>(W3C, DID V.1.0,2022)</w:t>
              </w:r>
            </w:hyperlink>
          </w:p>
          <w:p w14:paraId="6D01F709" w14:textId="77777777" w:rsidR="00263915" w:rsidRPr="00571A81" w:rsidRDefault="00263915" w:rsidP="00263915"/>
        </w:tc>
      </w:tr>
      <w:tr w:rsidR="00D7191C" w14:paraId="5CC89091" w14:textId="77777777" w:rsidTr="00D7191C">
        <w:trPr>
          <w:trHeight w:val="580"/>
        </w:trPr>
        <w:tc>
          <w:tcPr>
            <w:tcW w:w="2349" w:type="dxa"/>
            <w:shd w:val="clear" w:color="auto" w:fill="FFFFFF" w:themeFill="background1"/>
            <w:vAlign w:val="center"/>
          </w:tcPr>
          <w:p w14:paraId="54528FE6" w14:textId="0574463E" w:rsidR="00D7191C" w:rsidRPr="00A2002C" w:rsidRDefault="00D7191C" w:rsidP="00D7191C">
            <w:pPr>
              <w:rPr>
                <w:rStyle w:val="Hyperlink"/>
                <w:sz w:val="16"/>
              </w:rPr>
            </w:pPr>
            <w:r w:rsidRPr="00A2002C">
              <w:rPr>
                <w:rStyle w:val="Hyperlink"/>
                <w:sz w:val="16"/>
              </w:rPr>
              <w:lastRenderedPageBreak/>
              <w:t xml:space="preserve">DID </w:t>
            </w:r>
            <w:hyperlink r:id="rId49" w:anchor="dfn-issuers">
              <w:r w:rsidRPr="00A2002C">
                <w:rPr>
                  <w:rStyle w:val="Hyperlink"/>
                  <w:sz w:val="16"/>
                </w:rPr>
                <w:t>Issuer</w:t>
              </w:r>
            </w:hyperlink>
          </w:p>
        </w:tc>
        <w:tc>
          <w:tcPr>
            <w:tcW w:w="6711" w:type="dxa"/>
            <w:shd w:val="clear" w:color="auto" w:fill="FFFFFF" w:themeFill="background1"/>
            <w:vAlign w:val="center"/>
          </w:tcPr>
          <w:p w14:paraId="7E67522D" w14:textId="6505D0F4" w:rsidR="00D7191C" w:rsidRDefault="00D7191C" w:rsidP="00D7191C">
            <w:r w:rsidRPr="009F7B4C">
              <w:br/>
              <w:t>A</w:t>
            </w:r>
            <w:ins w:id="200" w:author="Leon Mlakar" w:date="2024-09-25T11:12:00Z" w16du:dateUtc="2024-09-25T09:12:00Z">
              <w:r w:rsidR="008149FC">
                <w:t>n</w:t>
              </w:r>
            </w:ins>
            <w:del w:id="201" w:author="Leon Mlakar" w:date="2024-09-25T11:12:00Z" w16du:dateUtc="2024-09-25T09:12:00Z">
              <w:r w:rsidRPr="009F7B4C" w:rsidDel="008149FC">
                <w:delText xml:space="preserve"> role </w:delText>
              </w:r>
              <w:r w:rsidDel="008149FC">
                <w:delText>for an</w:delText>
              </w:r>
            </w:del>
            <w:r>
              <w:t xml:space="preserve"> individual or</w:t>
            </w:r>
            <w:r w:rsidRPr="009F7B4C">
              <w:t> </w:t>
            </w:r>
            <w:r w:rsidRPr="005A6AF1">
              <w:t>entity</w:t>
            </w:r>
            <w:ins w:id="202" w:author="Leon Mlakar" w:date="2024-09-25T11:12:00Z" w16du:dateUtc="2024-09-25T09:12:00Z">
              <w:r w:rsidR="008149FC">
                <w:t xml:space="preserve"> that </w:t>
              </w:r>
            </w:ins>
            <w:del w:id="203" w:author="Leon Mlakar" w:date="2024-09-25T11:12:00Z" w16du:dateUtc="2024-09-25T09:12:00Z">
              <w:r w:rsidRPr="009F7B4C" w:rsidDel="008149FC">
                <w:delText> can</w:delText>
              </w:r>
            </w:del>
            <w:r w:rsidRPr="009F7B4C">
              <w:t xml:space="preserve"> </w:t>
            </w:r>
            <w:r>
              <w:t>issue</w:t>
            </w:r>
            <w:ins w:id="204" w:author="Leon Mlakar" w:date="2024-09-25T11:13:00Z" w16du:dateUtc="2024-09-25T09:13:00Z">
              <w:r w:rsidR="008149FC">
                <w:t>d</w:t>
              </w:r>
            </w:ins>
            <w:r>
              <w:t xml:space="preserve"> a DID</w:t>
            </w:r>
            <w:r w:rsidRPr="009F7B4C">
              <w:t>.</w:t>
            </w:r>
            <w:r>
              <w:t xml:space="preserve"> </w:t>
            </w:r>
            <w:ins w:id="205" w:author="Leon Mlakar" w:date="2024-09-25T11:13:00Z" w16du:dateUtc="2024-09-25T09:13:00Z">
              <w:r w:rsidR="008149FC">
                <w:t>This term is specific to this document.</w:t>
              </w:r>
            </w:ins>
            <w:r w:rsidRPr="009F7B4C">
              <w:br/>
            </w:r>
          </w:p>
        </w:tc>
      </w:tr>
      <w:tr w:rsidR="00FE44B9" w14:paraId="53E82C6E" w14:textId="77777777" w:rsidTr="00FE44B9">
        <w:trPr>
          <w:trHeight w:val="580"/>
        </w:trPr>
        <w:tc>
          <w:tcPr>
            <w:tcW w:w="2349" w:type="dxa"/>
            <w:shd w:val="clear" w:color="auto" w:fill="F2F2F2" w:themeFill="background1" w:themeFillShade="F2"/>
            <w:vAlign w:val="center"/>
          </w:tcPr>
          <w:p w14:paraId="1656ACFC" w14:textId="2D8FDDC1" w:rsidR="00FE44B9" w:rsidRPr="00A2002C" w:rsidRDefault="00FE44B9" w:rsidP="00FE44B9">
            <w:pPr>
              <w:rPr>
                <w:rStyle w:val="Hyperlink"/>
                <w:sz w:val="16"/>
              </w:rPr>
            </w:pPr>
            <w:r w:rsidRPr="00A2002C">
              <w:rPr>
                <w:rStyle w:val="Hyperlink"/>
                <w:sz w:val="16"/>
              </w:rPr>
              <w:t xml:space="preserve">DID Manager </w:t>
            </w:r>
          </w:p>
        </w:tc>
        <w:tc>
          <w:tcPr>
            <w:tcW w:w="6711" w:type="dxa"/>
            <w:shd w:val="clear" w:color="auto" w:fill="F2F2F2" w:themeFill="background1" w:themeFillShade="F2"/>
            <w:vAlign w:val="center"/>
          </w:tcPr>
          <w:p w14:paraId="033B0AD6" w14:textId="77777777" w:rsidR="00FE44B9" w:rsidRDefault="00FE44B9" w:rsidP="00FE44B9"/>
          <w:p w14:paraId="1636EB28" w14:textId="0B1B5F6E" w:rsidR="00FE44B9" w:rsidRPr="009F7B4C" w:rsidRDefault="00FE44B9" w:rsidP="00FE44B9">
            <w:r>
              <w:t xml:space="preserve">In this document we call DID manager to a package that includes the DID resolver and DID controller. </w:t>
            </w:r>
            <w:r w:rsidRPr="008247CA">
              <w:t xml:space="preserve">DID Manager </w:t>
            </w:r>
            <w:r>
              <w:t>term is</w:t>
            </w:r>
            <w:r w:rsidRPr="008247CA">
              <w:t xml:space="preserve"> specific to </w:t>
            </w:r>
            <w:proofErr w:type="spellStart"/>
            <w:r>
              <w:t>nChain</w:t>
            </w:r>
            <w:proofErr w:type="spellEnd"/>
            <w:r w:rsidRPr="008247CA">
              <w:t xml:space="preserve"> implementation. </w:t>
            </w:r>
            <w:r>
              <w:br/>
            </w:r>
          </w:p>
        </w:tc>
      </w:tr>
      <w:tr w:rsidR="00F3218D" w14:paraId="1E9F2A4E" w14:textId="77777777" w:rsidTr="00F3218D">
        <w:trPr>
          <w:trHeight w:val="580"/>
        </w:trPr>
        <w:tc>
          <w:tcPr>
            <w:tcW w:w="2349" w:type="dxa"/>
            <w:shd w:val="clear" w:color="auto" w:fill="FFFFFF" w:themeFill="background1"/>
            <w:vAlign w:val="center"/>
          </w:tcPr>
          <w:p w14:paraId="182E13A1" w14:textId="24A7B85E" w:rsidR="00F3218D" w:rsidRPr="00A2002C" w:rsidRDefault="00F3218D" w:rsidP="00F3218D">
            <w:pPr>
              <w:rPr>
                <w:rStyle w:val="Hyperlink"/>
                <w:sz w:val="16"/>
              </w:rPr>
            </w:pPr>
            <w:r w:rsidRPr="00A2002C">
              <w:rPr>
                <w:rStyle w:val="Hyperlink"/>
                <w:sz w:val="16"/>
              </w:rPr>
              <w:t xml:space="preserve">DID Resolver </w:t>
            </w:r>
          </w:p>
        </w:tc>
        <w:tc>
          <w:tcPr>
            <w:tcW w:w="6711" w:type="dxa"/>
            <w:shd w:val="clear" w:color="auto" w:fill="FFFFFF" w:themeFill="background1"/>
            <w:vAlign w:val="center"/>
          </w:tcPr>
          <w:p w14:paraId="5158BA46" w14:textId="77777777" w:rsidR="00F3218D" w:rsidRPr="00FC0E1A" w:rsidRDefault="00F3218D" w:rsidP="00F3218D">
            <w:pPr>
              <w:rPr>
                <w:shd w:val="clear" w:color="auto" w:fill="FFFFFF"/>
              </w:rPr>
            </w:pPr>
          </w:p>
          <w:p w14:paraId="53EEFE3F" w14:textId="77777777" w:rsidR="00F3218D" w:rsidRDefault="00F3218D" w:rsidP="00F3218D">
            <w:r w:rsidRPr="00FC0E1A">
              <w:t>A </w:t>
            </w:r>
            <w:hyperlink r:id="rId50" w:anchor="dfn-did-resolvers" w:history="1">
              <w:r w:rsidRPr="00FC0E1A">
                <w:rPr>
                  <w:rStyle w:val="Hyperlink"/>
                  <w:rFonts w:ascii="IBM Plex Sans Light" w:hAnsi="IBM Plex Sans Light"/>
                  <w:color w:val="004860"/>
                  <w:sz w:val="16"/>
                </w:rPr>
                <w:t>DID resolver</w:t>
              </w:r>
            </w:hyperlink>
            <w:r w:rsidRPr="00FC0E1A">
              <w:t> is a software and/or hardware component that performs the </w:t>
            </w:r>
            <w:hyperlink r:id="rId51" w:anchor="dfn-did-resolution" w:history="1">
              <w:r w:rsidRPr="00FC0E1A">
                <w:rPr>
                  <w:rStyle w:val="Hyperlink"/>
                  <w:rFonts w:ascii="IBM Plex Sans Light" w:hAnsi="IBM Plex Sans Light"/>
                  <w:color w:val="004860"/>
                  <w:sz w:val="16"/>
                </w:rPr>
                <w:t>DID resolution</w:t>
              </w:r>
            </w:hyperlink>
            <w:r w:rsidRPr="00FC0E1A">
              <w:t> function by taking a </w:t>
            </w:r>
            <w:hyperlink r:id="rId52" w:anchor="dfn-decentralized-identifiers" w:history="1">
              <w:r w:rsidRPr="00FC0E1A">
                <w:rPr>
                  <w:rStyle w:val="Hyperlink"/>
                  <w:rFonts w:ascii="IBM Plex Sans Light" w:hAnsi="IBM Plex Sans Light"/>
                  <w:color w:val="004860"/>
                  <w:sz w:val="16"/>
                </w:rPr>
                <w:t>DID</w:t>
              </w:r>
            </w:hyperlink>
            <w:r w:rsidRPr="00FC0E1A">
              <w:rPr>
                <w:u w:val="single"/>
              </w:rPr>
              <w:t> </w:t>
            </w:r>
            <w:r w:rsidRPr="00FC0E1A">
              <w:t>as input and producing a conforming </w:t>
            </w:r>
            <w:hyperlink r:id="rId53" w:anchor="dfn-did-documents" w:history="1">
              <w:r w:rsidRPr="00FC0E1A">
                <w:rPr>
                  <w:rStyle w:val="Hyperlink"/>
                  <w:rFonts w:ascii="IBM Plex Sans Light" w:hAnsi="IBM Plex Sans Light"/>
                  <w:color w:val="004860"/>
                  <w:sz w:val="16"/>
                </w:rPr>
                <w:t>DID document</w:t>
              </w:r>
            </w:hyperlink>
            <w:r w:rsidRPr="00FC0E1A">
              <w:t> as output.</w:t>
            </w:r>
          </w:p>
          <w:p w14:paraId="1F207670" w14:textId="303F0600" w:rsidR="00F3218D" w:rsidRPr="00FC0E1A" w:rsidRDefault="00DA1AD9" w:rsidP="00F3218D">
            <w:r>
              <w:fldChar w:fldCharType="begin"/>
            </w:r>
            <w:ins w:id="206" w:author="Leon Mlakar" w:date="2024-09-25T11:20:00Z" w16du:dateUtc="2024-09-25T09:20:00Z">
              <w:r w:rsidR="0048597D">
                <w:instrText>HYPERLINK "https://www.w3.org/TR/did-core/"</w:instrText>
              </w:r>
            </w:ins>
            <w:del w:id="207" w:author="Leon Mlakar" w:date="2024-09-25T11:20:00Z" w16du:dateUtc="2024-09-25T09:20:00Z">
              <w:r w:rsidDel="0048597D">
                <w:delInstrText>HYPERLINK "https://www.w3.org/TR/did-core/" \l "dfn-did-controllers"</w:delInstrText>
              </w:r>
            </w:del>
            <w:r>
              <w:fldChar w:fldCharType="separate"/>
            </w:r>
            <w:r w:rsidR="00F3218D" w:rsidRPr="009C5831">
              <w:rPr>
                <w:rStyle w:val="Hyperlink"/>
                <w:rFonts w:ascii="IBM Plex Sans Light" w:hAnsi="IBM Plex Sans Light"/>
                <w:sz w:val="16"/>
              </w:rPr>
              <w:t>(W3C, DID V.1.0,2022)</w:t>
            </w:r>
            <w:r>
              <w:rPr>
                <w:rStyle w:val="Hyperlink"/>
                <w:rFonts w:ascii="IBM Plex Sans Light" w:hAnsi="IBM Plex Sans Light"/>
                <w:sz w:val="16"/>
              </w:rPr>
              <w:fldChar w:fldCharType="end"/>
            </w:r>
          </w:p>
          <w:p w14:paraId="3AB3CBD3" w14:textId="77777777" w:rsidR="00F3218D" w:rsidRDefault="00F3218D" w:rsidP="00F3218D"/>
        </w:tc>
      </w:tr>
      <w:tr w:rsidR="00F3218D" w14:paraId="337EB492" w14:textId="77777777" w:rsidTr="00F3218D">
        <w:trPr>
          <w:trHeight w:val="300"/>
        </w:trPr>
        <w:tc>
          <w:tcPr>
            <w:tcW w:w="2349" w:type="dxa"/>
            <w:shd w:val="clear" w:color="auto" w:fill="F2F2F2" w:themeFill="background1" w:themeFillShade="F2"/>
            <w:vAlign w:val="center"/>
          </w:tcPr>
          <w:p w14:paraId="790B2B13" w14:textId="5BFBCE4E" w:rsidR="00F3218D" w:rsidRPr="00A2002C" w:rsidRDefault="00F3218D" w:rsidP="00F3218D">
            <w:pPr>
              <w:rPr>
                <w:rStyle w:val="Hyperlink"/>
                <w:sz w:val="16"/>
              </w:rPr>
            </w:pPr>
            <w:hyperlink r:id="rId54" w:anchor="dfn-holders">
              <w:r w:rsidRPr="00A2002C">
                <w:rPr>
                  <w:rStyle w:val="Hyperlink"/>
                  <w:sz w:val="16"/>
                </w:rPr>
                <w:t>DID Subject</w:t>
              </w:r>
            </w:hyperlink>
          </w:p>
        </w:tc>
        <w:tc>
          <w:tcPr>
            <w:tcW w:w="6711" w:type="dxa"/>
            <w:shd w:val="clear" w:color="auto" w:fill="F2F2F2" w:themeFill="background1" w:themeFillShade="F2"/>
            <w:vAlign w:val="center"/>
          </w:tcPr>
          <w:p w14:paraId="1C6FEFE1" w14:textId="0A03746B" w:rsidR="00F3218D" w:rsidRDefault="00F3218D" w:rsidP="00F3218D">
            <w:r>
              <w:br/>
            </w:r>
            <w:r w:rsidRPr="003A76F1">
              <w:t>The entity identified by a </w:t>
            </w:r>
            <w:hyperlink r:id="rId55" w:anchor="dfn-decentralized-identifiers" w:history="1">
              <w:r w:rsidRPr="003A76F1">
                <w:rPr>
                  <w:rStyle w:val="Hyperlink"/>
                  <w:sz w:val="16"/>
                </w:rPr>
                <w:t>DID</w:t>
              </w:r>
            </w:hyperlink>
            <w:r w:rsidRPr="003A76F1">
              <w:t> and described by a </w:t>
            </w:r>
            <w:hyperlink r:id="rId56" w:anchor="dfn-did-documents" w:history="1">
              <w:r w:rsidRPr="003A76F1">
                <w:rPr>
                  <w:rStyle w:val="Hyperlink"/>
                  <w:sz w:val="16"/>
                </w:rPr>
                <w:t>DID document</w:t>
              </w:r>
            </w:hyperlink>
            <w:r w:rsidRPr="003A76F1">
              <w:t xml:space="preserve">. Anything can be a DID subject: person, group, organization, physical </w:t>
            </w:r>
            <w:r>
              <w:t>object</w:t>
            </w:r>
            <w:r w:rsidRPr="003A76F1">
              <w:t>, digital thing, logical thing, etc.</w:t>
            </w:r>
            <w:r w:rsidRPr="003A76F1">
              <w:br/>
            </w:r>
            <w:hyperlink r:id="rId57" w:anchor="dfn-did-documents" w:history="1">
              <w:r w:rsidRPr="00DC6774">
                <w:rPr>
                  <w:rStyle w:val="Hyperlink"/>
                  <w:rFonts w:ascii="IBM Plex Sans Light" w:hAnsi="IBM Plex Sans Light"/>
                  <w:sz w:val="16"/>
                </w:rPr>
                <w:t>(W3C,DID V.1.0, 2022, Section 5.1.1)</w:t>
              </w:r>
            </w:hyperlink>
          </w:p>
          <w:p w14:paraId="0D19B1E6" w14:textId="759D24DA" w:rsidR="00F3218D" w:rsidRPr="003A76F1" w:rsidRDefault="00F3218D" w:rsidP="00F3218D"/>
        </w:tc>
      </w:tr>
      <w:tr w:rsidR="00DE1939" w14:paraId="47D21D75" w14:textId="77777777" w:rsidTr="00DE1939">
        <w:trPr>
          <w:trHeight w:val="300"/>
        </w:trPr>
        <w:tc>
          <w:tcPr>
            <w:tcW w:w="2349" w:type="dxa"/>
            <w:shd w:val="clear" w:color="auto" w:fill="FFFFFF" w:themeFill="background1"/>
            <w:vAlign w:val="center"/>
          </w:tcPr>
          <w:p w14:paraId="391913AF" w14:textId="36E9D7F2" w:rsidR="00DE1939" w:rsidRDefault="00DE1939" w:rsidP="00DE1939">
            <w:hyperlink r:id="rId58" w:anchor="iso:std:iso:22739:ed-2:v1:en" w:history="1">
              <w:r w:rsidRPr="0055498E">
                <w:rPr>
                  <w:rStyle w:val="Hyperlink"/>
                  <w:sz w:val="16"/>
                </w:rPr>
                <w:t>Ledger</w:t>
              </w:r>
            </w:hyperlink>
          </w:p>
        </w:tc>
        <w:tc>
          <w:tcPr>
            <w:tcW w:w="6711" w:type="dxa"/>
            <w:shd w:val="clear" w:color="auto" w:fill="FFFFFF" w:themeFill="background1"/>
            <w:vAlign w:val="center"/>
          </w:tcPr>
          <w:p w14:paraId="440E1D7B" w14:textId="77777777" w:rsidR="00DE1939" w:rsidRDefault="00DE1939" w:rsidP="00DE1939"/>
          <w:p w14:paraId="6C8DDBDC" w14:textId="77777777" w:rsidR="00DE1939" w:rsidRDefault="00DE1939" w:rsidP="00DE1939">
            <w:r w:rsidRPr="00E62DCD">
              <w:t xml:space="preserve">In this document, the ledger is distinguished from the blockchain. The Bitcoin ledger refers to </w:t>
            </w:r>
            <w:r w:rsidRPr="00DD470F">
              <w:t xml:space="preserve">information store that </w:t>
            </w:r>
            <w:hyperlink r:id="rId59" w:anchor="iso:std:iso:22739:ed-2:v1:en:term:3.81" w:history="1">
              <w:r w:rsidRPr="00C44432">
                <w:rPr>
                  <w:rStyle w:val="Hyperlink"/>
                  <w:rFonts w:ascii="IBM Plex Sans Light" w:hAnsi="IBM Plex Sans Light"/>
                  <w:sz w:val="16"/>
                </w:rPr>
                <w:t>keeps records (3.81)</w:t>
              </w:r>
            </w:hyperlink>
            <w:r w:rsidRPr="00DD470F">
              <w:t xml:space="preserve"> of </w:t>
            </w:r>
            <w:hyperlink r:id="rId60" w:anchor="iso:std:iso:22739:ed-2:v1:en:term:3.93" w:history="1">
              <w:r w:rsidRPr="00CF6D5A">
                <w:rPr>
                  <w:rStyle w:val="Hyperlink"/>
                  <w:rFonts w:ascii="IBM Plex Sans Light" w:hAnsi="IBM Plex Sans Light"/>
                  <w:sz w:val="16"/>
                </w:rPr>
                <w:t>transactions (3.93)</w:t>
              </w:r>
            </w:hyperlink>
            <w:r w:rsidRPr="00DD470F">
              <w:t xml:space="preserve"> that are intended to be final, definitive and </w:t>
            </w:r>
            <w:hyperlink r:id="rId61" w:anchor="iso:std:iso:22739:ed-2:v1:en:term:3.51" w:history="1">
              <w:r w:rsidRPr="00847830">
                <w:rPr>
                  <w:rStyle w:val="Hyperlink"/>
                  <w:rFonts w:ascii="IBM Plex Sans Light" w:hAnsi="IBM Plex Sans Light"/>
                  <w:sz w:val="16"/>
                </w:rPr>
                <w:t>immutable (3.51)</w:t>
              </w:r>
            </w:hyperlink>
            <w:r w:rsidRPr="00E62DCD">
              <w:t xml:space="preserve">. Unlike the blockchain, which is a chain of blocks verified by miners, the ledger specifically focuses on the individual transactions. </w:t>
            </w:r>
          </w:p>
          <w:p w14:paraId="1214ECEE" w14:textId="19388182" w:rsidR="00DE1939" w:rsidRDefault="00DE1939" w:rsidP="00DE1939">
            <w:r>
              <w:t>(</w:t>
            </w:r>
            <w:hyperlink r:id="rId62" w:anchor="iso:std:iso:22739:ed-2:v1:en" w:history="1">
              <w:r w:rsidRPr="00B47AC9">
                <w:rPr>
                  <w:rStyle w:val="Hyperlink"/>
                  <w:rFonts w:ascii="IBM Plex Sans Light" w:hAnsi="IBM Plex Sans Light"/>
                  <w:sz w:val="16"/>
                </w:rPr>
                <w:t>SO22739-2024</w:t>
              </w:r>
            </w:hyperlink>
            <w:r>
              <w:t>)</w:t>
            </w:r>
            <w:r>
              <w:br/>
            </w:r>
          </w:p>
        </w:tc>
      </w:tr>
      <w:tr w:rsidR="00DE1939" w14:paraId="56C1B073" w14:textId="77777777" w:rsidTr="00DE1939">
        <w:trPr>
          <w:trHeight w:val="300"/>
        </w:trPr>
        <w:tc>
          <w:tcPr>
            <w:tcW w:w="2349" w:type="dxa"/>
            <w:shd w:val="clear" w:color="auto" w:fill="F2F2F2" w:themeFill="background1" w:themeFillShade="F2"/>
            <w:vAlign w:val="center"/>
          </w:tcPr>
          <w:p w14:paraId="2F06FEC5" w14:textId="560D5B3B" w:rsidR="00DE1939" w:rsidRDefault="00DE1939" w:rsidP="00DE1939">
            <w:r w:rsidRPr="00A2002C">
              <w:rPr>
                <w:rStyle w:val="Hyperlink"/>
                <w:sz w:val="16"/>
              </w:rPr>
              <w:t>UTXO</w:t>
            </w:r>
          </w:p>
        </w:tc>
        <w:tc>
          <w:tcPr>
            <w:tcW w:w="6711" w:type="dxa"/>
            <w:shd w:val="clear" w:color="auto" w:fill="F2F2F2" w:themeFill="background1" w:themeFillShade="F2"/>
            <w:vAlign w:val="center"/>
          </w:tcPr>
          <w:p w14:paraId="5971DC5F" w14:textId="77777777" w:rsidR="00DE1939" w:rsidRPr="0063511B" w:rsidRDefault="00DE1939" w:rsidP="00DE1939">
            <w:pPr>
              <w:rPr>
                <w:rFonts w:eastAsia="Times New Roman"/>
              </w:rPr>
            </w:pPr>
            <w:r>
              <w:br/>
            </w:r>
            <w:r w:rsidRPr="2EA94F8D">
              <w:t>UTXO is an acronym for unspent transaction output. Every </w:t>
            </w:r>
            <w:hyperlink r:id="rId63">
              <w:r w:rsidRPr="005622FD">
                <w:rPr>
                  <w:rStyle w:val="Hyperlink"/>
                  <w:sz w:val="16"/>
                </w:rPr>
                <w:t>Bitcoin transaction</w:t>
              </w:r>
            </w:hyperlink>
            <w:r w:rsidRPr="005622FD">
              <w:t> </w:t>
            </w:r>
            <w:r w:rsidRPr="2EA94F8D">
              <w:t>in every </w:t>
            </w:r>
            <w:hyperlink r:id="rId64">
              <w:r w:rsidRPr="005622FD">
                <w:rPr>
                  <w:rStyle w:val="Hyperlink"/>
                  <w:sz w:val="16"/>
                </w:rPr>
                <w:t>block</w:t>
              </w:r>
            </w:hyperlink>
            <w:r w:rsidRPr="005622FD">
              <w:rPr>
                <w:rStyle w:val="Hyperlink"/>
                <w:sz w:val="16"/>
              </w:rPr>
              <w:t> </w:t>
            </w:r>
            <w:r w:rsidRPr="2EA94F8D">
              <w:t>contains at least one </w:t>
            </w:r>
            <w:hyperlink r:id="rId65">
              <w:r w:rsidRPr="005622FD">
                <w:rPr>
                  <w:rStyle w:val="Hyperlink"/>
                  <w:sz w:val="16"/>
                </w:rPr>
                <w:t>output</w:t>
              </w:r>
            </w:hyperlink>
            <w:r w:rsidRPr="005622FD">
              <w:rPr>
                <w:rStyle w:val="Hyperlink"/>
              </w:rPr>
              <w:t xml:space="preserve">. </w:t>
            </w:r>
            <w:r w:rsidRPr="2EA94F8D">
              <w:t>Outputs are then spent by inputs of later blockchain transactions and typically must be unlocked with a </w:t>
            </w:r>
            <w:hyperlink r:id="rId66">
              <w:r w:rsidRPr="005622FD">
                <w:rPr>
                  <w:rStyle w:val="Hyperlink"/>
                  <w:sz w:val="16"/>
                </w:rPr>
                <w:t>digital signature</w:t>
              </w:r>
            </w:hyperlink>
            <w:r w:rsidRPr="005622FD">
              <w:rPr>
                <w:rStyle w:val="Hyperlink"/>
                <w:sz w:val="16"/>
              </w:rPr>
              <w:t> (</w:t>
            </w:r>
            <w:r w:rsidRPr="2EA94F8D">
              <w:t>most commonly</w:t>
            </w:r>
            <w:r w:rsidRPr="005622FD">
              <w:t> </w:t>
            </w:r>
            <w:hyperlink r:id="rId67">
              <w:r w:rsidRPr="005622FD">
                <w:rPr>
                  <w:rStyle w:val="Hyperlink"/>
                  <w:sz w:val="16"/>
                </w:rPr>
                <w:t>ECDSA</w:t>
              </w:r>
            </w:hyperlink>
            <w:r w:rsidRPr="005622FD">
              <w:rPr>
                <w:rStyle w:val="Hyperlink"/>
                <w:sz w:val="16"/>
              </w:rPr>
              <w:t> </w:t>
            </w:r>
            <w:r w:rsidRPr="2EA94F8D">
              <w:t>in Bitcoin). Until an output is used as an</w:t>
            </w:r>
            <w:r w:rsidRPr="005622FD">
              <w:t> </w:t>
            </w:r>
            <w:hyperlink r:id="rId68">
              <w:r w:rsidRPr="005622FD">
                <w:rPr>
                  <w:rStyle w:val="Hyperlink"/>
                  <w:sz w:val="16"/>
                </w:rPr>
                <w:t>input</w:t>
              </w:r>
            </w:hyperlink>
            <w:r w:rsidRPr="005622FD">
              <w:rPr>
                <w:rStyle w:val="Hyperlink"/>
                <w:sz w:val="16"/>
              </w:rPr>
              <w:t> </w:t>
            </w:r>
            <w:r w:rsidRPr="2EA94F8D">
              <w:t>in another transaction, this output is called a UTXO.</w:t>
            </w:r>
          </w:p>
          <w:p w14:paraId="001FFE9C" w14:textId="77777777" w:rsidR="00DE1939" w:rsidRPr="0063511B" w:rsidRDefault="00DE1939" w:rsidP="00DE1939">
            <w:r w:rsidRPr="00113153">
              <w:t>(</w:t>
            </w:r>
            <w:hyperlink r:id="rId69" w:history="1">
              <w:r w:rsidRPr="0038144B">
                <w:rPr>
                  <w:rStyle w:val="Hyperlink"/>
                  <w:rFonts w:ascii="IBM Plex Sans Light" w:hAnsi="IBM Plex Sans Light"/>
                  <w:sz w:val="16"/>
                </w:rPr>
                <w:t>BSV Wiki, UTXO</w:t>
              </w:r>
            </w:hyperlink>
            <w:r>
              <w:t>)</w:t>
            </w:r>
          </w:p>
          <w:p w14:paraId="3A6884F6" w14:textId="77777777" w:rsidR="00DE1939" w:rsidRDefault="00DE1939" w:rsidP="00DE1939"/>
        </w:tc>
      </w:tr>
      <w:tr w:rsidR="000A70F3" w14:paraId="4E384841" w14:textId="77777777" w:rsidTr="000A70F3">
        <w:trPr>
          <w:trHeight w:val="300"/>
        </w:trPr>
        <w:tc>
          <w:tcPr>
            <w:tcW w:w="2349" w:type="dxa"/>
            <w:shd w:val="clear" w:color="auto" w:fill="FFFFFF" w:themeFill="background1"/>
            <w:vAlign w:val="center"/>
          </w:tcPr>
          <w:p w14:paraId="0C5CCE54" w14:textId="77777777" w:rsidR="000A70F3" w:rsidRPr="00A2002C" w:rsidRDefault="000A70F3" w:rsidP="000A70F3">
            <w:pPr>
              <w:rPr>
                <w:rStyle w:val="Hyperlink"/>
                <w:sz w:val="16"/>
              </w:rPr>
            </w:pPr>
            <w:hyperlink r:id="rId70" w:anchor="dfn-verifiable-data-registries">
              <w:r w:rsidRPr="00A2002C">
                <w:rPr>
                  <w:rStyle w:val="Hyperlink"/>
                  <w:sz w:val="16"/>
                </w:rPr>
                <w:t>Verifiable data registry</w:t>
              </w:r>
            </w:hyperlink>
          </w:p>
          <w:p w14:paraId="509D1F9E" w14:textId="77777777" w:rsidR="000A70F3" w:rsidRPr="00A2002C" w:rsidRDefault="000A70F3" w:rsidP="000A70F3">
            <w:pPr>
              <w:rPr>
                <w:rStyle w:val="Hyperlink"/>
                <w:sz w:val="16"/>
              </w:rPr>
            </w:pPr>
          </w:p>
        </w:tc>
        <w:tc>
          <w:tcPr>
            <w:tcW w:w="6711" w:type="dxa"/>
            <w:shd w:val="clear" w:color="auto" w:fill="FFFFFF" w:themeFill="background1"/>
            <w:vAlign w:val="center"/>
          </w:tcPr>
          <w:p w14:paraId="5F642C34" w14:textId="77777777" w:rsidR="000A70F3" w:rsidRPr="00062A94" w:rsidRDefault="000A70F3" w:rsidP="000A70F3">
            <w:r w:rsidRPr="00062A94">
              <w:br/>
              <w:t>In order to be resolvable to </w:t>
            </w:r>
            <w:hyperlink r:id="rId71" w:anchor="dfn-did-documents" w:history="1">
              <w:r w:rsidRPr="00062A94">
                <w:rPr>
                  <w:rStyle w:val="Hyperlink"/>
                  <w:sz w:val="16"/>
                </w:rPr>
                <w:t>DID documents</w:t>
              </w:r>
            </w:hyperlink>
            <w:r w:rsidRPr="00062A94">
              <w:t>, </w:t>
            </w:r>
            <w:hyperlink r:id="rId72" w:anchor="dfn-decentralized-identifiers" w:history="1">
              <w:r w:rsidRPr="00062A94">
                <w:rPr>
                  <w:rStyle w:val="Hyperlink"/>
                  <w:sz w:val="16"/>
                </w:rPr>
                <w:t>DIDs</w:t>
              </w:r>
            </w:hyperlink>
            <w:r w:rsidRPr="00062A94">
              <w:t> are typically recorded on an underlying system or network of some kind. Regardless of the specific technology used, any such system that supports recording </w:t>
            </w:r>
            <w:hyperlink r:id="rId73" w:anchor="dfn-decentralized-identifiers" w:history="1">
              <w:r w:rsidRPr="00062A94">
                <w:rPr>
                  <w:rStyle w:val="Hyperlink"/>
                  <w:sz w:val="16"/>
                </w:rPr>
                <w:t>DIDs</w:t>
              </w:r>
            </w:hyperlink>
            <w:r w:rsidRPr="00062A94">
              <w:t> and returning data necessary to produce </w:t>
            </w:r>
            <w:hyperlink r:id="rId74" w:anchor="dfn-did-documents" w:history="1">
              <w:r w:rsidRPr="00062A94">
                <w:rPr>
                  <w:rStyle w:val="Hyperlink"/>
                  <w:sz w:val="16"/>
                </w:rPr>
                <w:t>DID documents</w:t>
              </w:r>
            </w:hyperlink>
            <w:r w:rsidRPr="00062A94">
              <w:t> is called a </w:t>
            </w:r>
            <w:hyperlink r:id="rId75" w:anchor="dfn-verifiable-data-registry" w:history="1">
              <w:r w:rsidRPr="00062A94">
                <w:rPr>
                  <w:rStyle w:val="Hyperlink"/>
                  <w:sz w:val="16"/>
                </w:rPr>
                <w:t>verifiable data registry</w:t>
              </w:r>
            </w:hyperlink>
            <w:r w:rsidRPr="00062A94">
              <w:t>. Examples include </w:t>
            </w:r>
            <w:hyperlink r:id="rId76" w:anchor="dfn-distributed-ledger-technology" w:history="1">
              <w:r w:rsidRPr="00062A94">
                <w:rPr>
                  <w:rStyle w:val="Hyperlink"/>
                  <w:sz w:val="16"/>
                </w:rPr>
                <w:t>distributed ledgers</w:t>
              </w:r>
            </w:hyperlink>
            <w:r w:rsidRPr="00062A94">
              <w:t xml:space="preserve">, decentralized file systems, databases of any kind, peer-to-peer networks, and other forms of trusted data storage. </w:t>
            </w:r>
          </w:p>
          <w:p w14:paraId="36D2C0B9" w14:textId="0B4BE7C4" w:rsidR="000A70F3" w:rsidRDefault="000A70F3" w:rsidP="000A70F3">
            <w:r w:rsidRPr="009F7B4C">
              <w:t>(</w:t>
            </w:r>
            <w:ins w:id="208" w:author="Leon Mlakar" w:date="2024-09-25T11:21:00Z" w16du:dateUtc="2024-09-25T09:21:00Z">
              <w:r w:rsidR="0048597D" w:rsidRPr="0048597D">
                <w:t>W3C, DID V.1.0,2022</w:t>
              </w:r>
            </w:ins>
            <w:del w:id="209" w:author="Leon Mlakar" w:date="2024-09-25T11:21:00Z" w16du:dateUtc="2024-09-25T09:21:00Z">
              <w:r w:rsidR="00DA1AD9" w:rsidDel="0048597D">
                <w:fldChar w:fldCharType="begin"/>
              </w:r>
            </w:del>
            <w:del w:id="210" w:author="Leon Mlakar" w:date="2024-09-25T11:16:00Z" w16du:dateUtc="2024-09-25T09:16:00Z">
              <w:r w:rsidR="00DA1AD9" w:rsidDel="008149FC">
                <w:delInstrText>HYPERLINK "https://www.w3.org/TR/vc-data-model-2.0/"</w:delInstrText>
              </w:r>
            </w:del>
            <w:del w:id="211" w:author="Leon Mlakar" w:date="2024-09-25T11:21:00Z" w16du:dateUtc="2024-09-25T09:21:00Z">
              <w:r w:rsidR="00DA1AD9" w:rsidDel="0048597D">
                <w:fldChar w:fldCharType="separate"/>
              </w:r>
              <w:r w:rsidRPr="000E0311" w:rsidDel="0048597D">
                <w:rPr>
                  <w:rStyle w:val="Hyperlink"/>
                  <w:rFonts w:ascii="IBM Plex Sans Light" w:hAnsi="IBM Plex Sans Light"/>
                  <w:sz w:val="16"/>
                </w:rPr>
                <w:delText>W3C, 202</w:delText>
              </w:r>
            </w:del>
            <w:del w:id="212" w:author="Leon Mlakar" w:date="2024-09-25T11:16:00Z" w16du:dateUtc="2024-09-25T09:16:00Z">
              <w:r w:rsidRPr="000E0311" w:rsidDel="008149FC">
                <w:rPr>
                  <w:rStyle w:val="Hyperlink"/>
                  <w:rFonts w:ascii="IBM Plex Sans Light" w:hAnsi="IBM Plex Sans Light"/>
                  <w:sz w:val="16"/>
                </w:rPr>
                <w:delText>4</w:delText>
              </w:r>
            </w:del>
            <w:del w:id="213" w:author="Leon Mlakar" w:date="2024-09-25T11:21:00Z" w16du:dateUtc="2024-09-25T09:21:00Z">
              <w:r w:rsidRPr="000E0311" w:rsidDel="0048597D">
                <w:rPr>
                  <w:rStyle w:val="Hyperlink"/>
                  <w:rFonts w:ascii="IBM Plex Sans Light" w:hAnsi="IBM Plex Sans Light"/>
                  <w:sz w:val="16"/>
                </w:rPr>
                <w:delText xml:space="preserve">, </w:delText>
              </w:r>
            </w:del>
            <w:del w:id="214" w:author="Leon Mlakar" w:date="2024-09-25T11:16:00Z" w16du:dateUtc="2024-09-25T09:16:00Z">
              <w:r w:rsidRPr="000E0311" w:rsidDel="008149FC">
                <w:rPr>
                  <w:rStyle w:val="Hyperlink"/>
                  <w:rFonts w:ascii="IBM Plex Sans Light" w:hAnsi="IBM Plex Sans Light"/>
                  <w:sz w:val="16"/>
                </w:rPr>
                <w:delText>Data Model</w:delText>
              </w:r>
            </w:del>
            <w:del w:id="215" w:author="Leon Mlakar" w:date="2024-09-25T11:21:00Z" w16du:dateUtc="2024-09-25T09:21:00Z">
              <w:r w:rsidR="00DA1AD9" w:rsidDel="0048597D">
                <w:rPr>
                  <w:rStyle w:val="Hyperlink"/>
                  <w:rFonts w:ascii="IBM Plex Sans Light" w:hAnsi="IBM Plex Sans Light"/>
                  <w:sz w:val="16"/>
                </w:rPr>
                <w:fldChar w:fldCharType="end"/>
              </w:r>
            </w:del>
            <w:r w:rsidRPr="009F7B4C">
              <w:t>)</w:t>
            </w:r>
            <w:r w:rsidRPr="009F7B4C">
              <w:br/>
            </w:r>
          </w:p>
        </w:tc>
      </w:tr>
      <w:tr w:rsidR="000A70F3" w14:paraId="571711F6" w14:textId="77777777" w:rsidTr="000A70F3">
        <w:trPr>
          <w:trHeight w:val="300"/>
        </w:trPr>
        <w:tc>
          <w:tcPr>
            <w:tcW w:w="2349" w:type="dxa"/>
            <w:shd w:val="clear" w:color="auto" w:fill="F2F2F2" w:themeFill="background1" w:themeFillShade="F2"/>
            <w:vAlign w:val="center"/>
          </w:tcPr>
          <w:p w14:paraId="1EB0A062" w14:textId="30CD1F9A" w:rsidR="000A70F3" w:rsidRPr="00A2002C" w:rsidRDefault="000A70F3" w:rsidP="000A70F3">
            <w:pPr>
              <w:rPr>
                <w:rStyle w:val="Hyperlink"/>
                <w:sz w:val="16"/>
              </w:rPr>
            </w:pPr>
            <w:hyperlink r:id="rId77" w:anchor="dfn-verifier">
              <w:r w:rsidRPr="00A2002C">
                <w:rPr>
                  <w:rStyle w:val="Hyperlink"/>
                  <w:sz w:val="16"/>
                </w:rPr>
                <w:t>Verifier</w:t>
              </w:r>
            </w:hyperlink>
            <w:r w:rsidRPr="00A2002C">
              <w:rPr>
                <w:rStyle w:val="Hyperlink"/>
                <w:sz w:val="16"/>
              </w:rPr>
              <w:t>s</w:t>
            </w:r>
          </w:p>
          <w:p w14:paraId="44ED2480" w14:textId="4695C2A3" w:rsidR="000A70F3" w:rsidRDefault="000A70F3" w:rsidP="000A70F3">
            <w:pPr>
              <w:rPr>
                <w:b/>
                <w:bCs/>
              </w:rPr>
            </w:pPr>
          </w:p>
        </w:tc>
        <w:tc>
          <w:tcPr>
            <w:tcW w:w="6711" w:type="dxa"/>
            <w:shd w:val="clear" w:color="auto" w:fill="F2F2F2" w:themeFill="background1" w:themeFillShade="F2"/>
            <w:vAlign w:val="center"/>
          </w:tcPr>
          <w:p w14:paraId="10075F37" w14:textId="52ACA52C" w:rsidR="000A70F3" w:rsidRDefault="000A70F3" w:rsidP="000A70F3">
            <w:r w:rsidRPr="00A11AD2">
              <w:br/>
            </w:r>
            <w:r w:rsidRPr="00DA482D">
              <w:t>In this document, a verifier refers to an entity, organization, or individual that checks the status of the DID and verifies that the signature of the subject or DID controller matches the signatures in the presentation</w:t>
            </w:r>
            <w:r>
              <w:t xml:space="preserve">. </w:t>
            </w:r>
            <w:del w:id="216" w:author="Leon Mlakar" w:date="2024-09-25T11:21:00Z" w16du:dateUtc="2024-09-25T09:21:00Z">
              <w:r w:rsidDel="0048597D">
                <w:br/>
              </w:r>
            </w:del>
            <w:del w:id="217" w:author="Leon Mlakar" w:date="2024-09-25T11:19:00Z" w16du:dateUtc="2024-09-25T09:19:00Z">
              <w:r w:rsidRPr="00A11AD2" w:rsidDel="0048597D">
                <w:delText xml:space="preserve">A </w:delText>
              </w:r>
              <w:r w:rsidDel="0048597D">
                <w:delText xml:space="preserve">verifier for V.C is stablished by W3C in the data model documentation. </w:delText>
              </w:r>
            </w:del>
          </w:p>
          <w:p w14:paraId="1D5AC517" w14:textId="59050A90" w:rsidR="000A70F3" w:rsidRPr="00A11AD2" w:rsidRDefault="0048597D" w:rsidP="000A70F3">
            <w:ins w:id="218" w:author="Leon Mlakar" w:date="2024-09-25T11:21:00Z" w16du:dateUtc="2024-09-25T09:21:00Z">
              <w:r>
                <w:t>(</w:t>
              </w:r>
            </w:ins>
            <w:ins w:id="219" w:author="Leon Mlakar" w:date="2024-09-25T11:20:00Z" w16du:dateUtc="2024-09-25T09:20:00Z">
              <w:r w:rsidRPr="0048597D">
                <w:t>W3C, DID V.1.0,2022</w:t>
              </w:r>
            </w:ins>
            <w:ins w:id="220" w:author="Leon Mlakar" w:date="2024-09-25T11:21:00Z" w16du:dateUtc="2024-09-25T09:21:00Z">
              <w:r>
                <w:t>)</w:t>
              </w:r>
            </w:ins>
            <w:del w:id="221" w:author="Leon Mlakar" w:date="2024-09-25T11:20:00Z" w16du:dateUtc="2024-09-25T09:20:00Z">
              <w:r w:rsidR="000A70F3" w:rsidRPr="009F7B4C" w:rsidDel="0048597D">
                <w:delText>(</w:delText>
              </w:r>
              <w:r w:rsidR="00DA1AD9" w:rsidDel="0048597D">
                <w:fldChar w:fldCharType="begin"/>
              </w:r>
            </w:del>
            <w:del w:id="222" w:author="Leon Mlakar" w:date="2024-09-25T11:19:00Z" w16du:dateUtc="2024-09-25T09:19:00Z">
              <w:r w:rsidR="00DA1AD9" w:rsidDel="0048597D">
                <w:delInstrText>HYPERLINK "https://www.w3.org/TR/vc-data-model-2.0/"</w:delInstrText>
              </w:r>
            </w:del>
            <w:del w:id="223" w:author="Leon Mlakar" w:date="2024-09-25T11:20:00Z" w16du:dateUtc="2024-09-25T09:20:00Z">
              <w:r w:rsidR="00DA1AD9" w:rsidDel="0048597D">
                <w:fldChar w:fldCharType="separate"/>
              </w:r>
              <w:r w:rsidR="000A70F3" w:rsidRPr="000E0311" w:rsidDel="0048597D">
                <w:rPr>
                  <w:rStyle w:val="Hyperlink"/>
                  <w:rFonts w:ascii="IBM Plex Sans Light" w:hAnsi="IBM Plex Sans Light"/>
                  <w:sz w:val="16"/>
                </w:rPr>
                <w:delText>W3C, 202</w:delText>
              </w:r>
            </w:del>
            <w:del w:id="224" w:author="Leon Mlakar" w:date="2024-09-25T11:18:00Z" w16du:dateUtc="2024-09-25T09:18:00Z">
              <w:r w:rsidR="000A70F3" w:rsidRPr="000E0311" w:rsidDel="008149FC">
                <w:rPr>
                  <w:rStyle w:val="Hyperlink"/>
                  <w:rFonts w:ascii="IBM Plex Sans Light" w:hAnsi="IBM Plex Sans Light"/>
                  <w:sz w:val="16"/>
                </w:rPr>
                <w:delText>4</w:delText>
              </w:r>
            </w:del>
            <w:del w:id="225" w:author="Leon Mlakar" w:date="2024-09-25T11:20:00Z" w16du:dateUtc="2024-09-25T09:20:00Z">
              <w:r w:rsidR="000A70F3" w:rsidRPr="000E0311" w:rsidDel="0048597D">
                <w:rPr>
                  <w:rStyle w:val="Hyperlink"/>
                  <w:rFonts w:ascii="IBM Plex Sans Light" w:hAnsi="IBM Plex Sans Light"/>
                  <w:sz w:val="16"/>
                </w:rPr>
                <w:delText xml:space="preserve">, </w:delText>
              </w:r>
            </w:del>
            <w:del w:id="226" w:author="Leon Mlakar" w:date="2024-09-25T11:19:00Z" w16du:dateUtc="2024-09-25T09:19:00Z">
              <w:r w:rsidR="000A70F3" w:rsidRPr="000E0311" w:rsidDel="008149FC">
                <w:rPr>
                  <w:rStyle w:val="Hyperlink"/>
                  <w:rFonts w:ascii="IBM Plex Sans Light" w:hAnsi="IBM Plex Sans Light"/>
                  <w:sz w:val="16"/>
                </w:rPr>
                <w:delText>Data Model</w:delText>
              </w:r>
            </w:del>
            <w:del w:id="227" w:author="Leon Mlakar" w:date="2024-09-25T11:20:00Z" w16du:dateUtc="2024-09-25T09:20:00Z">
              <w:r w:rsidR="00DA1AD9" w:rsidDel="0048597D">
                <w:rPr>
                  <w:rStyle w:val="Hyperlink"/>
                  <w:rFonts w:ascii="IBM Plex Sans Light" w:hAnsi="IBM Plex Sans Light"/>
                  <w:sz w:val="16"/>
                </w:rPr>
                <w:fldChar w:fldCharType="end"/>
              </w:r>
              <w:r w:rsidR="000A70F3" w:rsidRPr="009F7B4C" w:rsidDel="0048597D">
                <w:delText>)</w:delText>
              </w:r>
            </w:del>
            <w:r w:rsidR="000A70F3" w:rsidRPr="00A11AD2">
              <w:br/>
            </w:r>
          </w:p>
        </w:tc>
      </w:tr>
    </w:tbl>
    <w:p w14:paraId="394EC8CE" w14:textId="460E499C" w:rsidR="1CB60551" w:rsidRDefault="089A16C6" w:rsidP="00AB2363">
      <w:pPr>
        <w:pStyle w:val="Heading2"/>
        <w:rPr>
          <w:ins w:id="228" w:author="Leon Mlakar" w:date="2024-09-27T09:59:00Z" w16du:dateUtc="2024-09-27T07:59:00Z"/>
        </w:rPr>
      </w:pPr>
      <w:r>
        <w:br w:type="page"/>
      </w:r>
      <w:bookmarkStart w:id="229" w:name="_Toc178346066"/>
      <w:r w:rsidR="00A512D8">
        <w:lastRenderedPageBreak/>
        <w:t>3</w:t>
      </w:r>
      <w:r w:rsidR="00BF07E8">
        <w:t xml:space="preserve">. </w:t>
      </w:r>
      <w:r w:rsidR="1CB60551" w:rsidRPr="0641357C">
        <w:t>Specification</w:t>
      </w:r>
      <w:ins w:id="230" w:author="Leon Mlakar" w:date="2024-09-27T09:59:00Z" w16du:dateUtc="2024-09-27T07:59:00Z">
        <w:r w:rsidR="00166186">
          <w:t xml:space="preserve"> Overview</w:t>
        </w:r>
      </w:ins>
      <w:bookmarkEnd w:id="229"/>
      <w:del w:id="231" w:author="Leon Mlakar" w:date="2024-09-27T09:59:00Z" w16du:dateUtc="2024-09-27T07:59:00Z">
        <w:r w:rsidR="1CB60551" w:rsidRPr="0641357C" w:rsidDel="00166186">
          <w:delText>s</w:delText>
        </w:r>
      </w:del>
    </w:p>
    <w:p w14:paraId="6D334939" w14:textId="2CA36F46" w:rsidR="00166186" w:rsidRPr="004541D2" w:rsidRDefault="00166186">
      <w:pPr>
        <w:rPr>
          <w:i/>
          <w:iCs/>
          <w:rPrChange w:id="232" w:author="Leon Mlakar" w:date="2024-09-27T16:10:00Z" w16du:dateUtc="2024-09-27T14:10:00Z">
            <w:rPr/>
          </w:rPrChange>
        </w:rPr>
        <w:pPrChange w:id="233" w:author="Leon Mlakar" w:date="2024-09-27T09:59:00Z" w16du:dateUtc="2024-09-27T07:59:00Z">
          <w:pPr>
            <w:pStyle w:val="Heading2"/>
          </w:pPr>
        </w:pPrChange>
      </w:pPr>
      <w:ins w:id="234" w:author="Leon Mlakar" w:date="2024-09-27T09:59:00Z" w16du:dateUtc="2024-09-27T07:59:00Z">
        <w:r w:rsidRPr="004541D2">
          <w:rPr>
            <w:i/>
            <w:iCs/>
            <w:rPrChange w:id="235" w:author="Leon Mlakar" w:date="2024-09-27T16:10:00Z" w16du:dateUtc="2024-09-27T14:10:00Z">
              <w:rPr/>
            </w:rPrChange>
          </w:rPr>
          <w:t>THIS SECTION IS NOT NORMATIVE</w:t>
        </w:r>
      </w:ins>
    </w:p>
    <w:p w14:paraId="311C8FE3" w14:textId="6AD4C936" w:rsidR="00167A25" w:rsidRDefault="00167A25" w:rsidP="00167A25"/>
    <w:p w14:paraId="5F5952C0" w14:textId="274E3E6C" w:rsidR="00167A25" w:rsidRDefault="00DE3F76" w:rsidP="009B14C0">
      <w:pPr>
        <w:pStyle w:val="Heading3"/>
      </w:pPr>
      <w:bookmarkStart w:id="236" w:name="_Toc178346067"/>
      <w:r>
        <w:t>3</w:t>
      </w:r>
      <w:r w:rsidR="00167A25">
        <w:t>.</w:t>
      </w:r>
      <w:r w:rsidR="00684DA7">
        <w:t>1</w:t>
      </w:r>
      <w:r w:rsidR="00167A25">
        <w:t xml:space="preserve"> </w:t>
      </w:r>
      <w:r w:rsidR="00584D74">
        <w:t>P</w:t>
      </w:r>
      <w:r w:rsidR="00584D74" w:rsidRPr="00584D74">
        <w:t>rerequisites</w:t>
      </w:r>
      <w:bookmarkEnd w:id="236"/>
      <w:r w:rsidR="000F1F18">
        <w:t xml:space="preserve"> </w:t>
      </w:r>
    </w:p>
    <w:p w14:paraId="632BD127" w14:textId="15910541" w:rsidR="00167A25" w:rsidRDefault="00167A25" w:rsidP="00167A25">
      <w:pPr>
        <w:rPr>
          <w:shd w:val="clear" w:color="auto" w:fill="FFFFFF"/>
        </w:rPr>
      </w:pPr>
      <w:r>
        <w:rPr>
          <w:shd w:val="clear" w:color="auto" w:fill="FFFFFF"/>
        </w:rPr>
        <w:t>According</w:t>
      </w:r>
      <w:r w:rsidR="00636354">
        <w:rPr>
          <w:shd w:val="clear" w:color="auto" w:fill="FFFFFF"/>
        </w:rPr>
        <w:t xml:space="preserve"> to</w:t>
      </w:r>
      <w:r>
        <w:rPr>
          <w:shd w:val="clear" w:color="auto" w:fill="FFFFFF"/>
        </w:rPr>
        <w:t xml:space="preserve"> </w:t>
      </w:r>
      <w:hyperlink r:id="rId78" w:history="1">
        <w:r w:rsidR="00636354">
          <w:rPr>
            <w:rStyle w:val="Hyperlink"/>
            <w:rFonts w:ascii="IBM Plex Sans Light" w:hAnsi="IBM Plex Sans Light"/>
            <w:sz w:val="16"/>
            <w:shd w:val="clear" w:color="auto" w:fill="FFFFFF"/>
          </w:rPr>
          <w:t>W3C specifications</w:t>
        </w:r>
      </w:hyperlink>
      <w:r w:rsidR="007C3B28">
        <w:rPr>
          <w:shd w:val="clear" w:color="auto" w:fill="FFFFFF"/>
        </w:rPr>
        <w:t xml:space="preserve"> </w:t>
      </w:r>
      <w:r w:rsidR="009B6CB8">
        <w:rPr>
          <w:shd w:val="clear" w:color="auto" w:fill="FFFFFF"/>
        </w:rPr>
        <w:t>and as a requirement for the deigns of this method,</w:t>
      </w:r>
      <w:r>
        <w:rPr>
          <w:shd w:val="clear" w:color="auto" w:fill="FFFFFF"/>
        </w:rPr>
        <w:t xml:space="preserve"> </w:t>
      </w:r>
      <w:r w:rsidR="007C3B28">
        <w:rPr>
          <w:shd w:val="clear" w:color="auto" w:fill="FFFFFF"/>
        </w:rPr>
        <w:t>the</w:t>
      </w:r>
      <w:r w:rsidR="00F31C95">
        <w:rPr>
          <w:shd w:val="clear" w:color="auto" w:fill="FFFFFF"/>
        </w:rPr>
        <w:t xml:space="preserve"> </w:t>
      </w:r>
      <w:r>
        <w:rPr>
          <w:shd w:val="clear" w:color="auto" w:fill="FFFFFF"/>
        </w:rPr>
        <w:t>DID need</w:t>
      </w:r>
      <w:r w:rsidR="00612D9B">
        <w:rPr>
          <w:shd w:val="clear" w:color="auto" w:fill="FFFFFF"/>
        </w:rPr>
        <w:t>s</w:t>
      </w:r>
      <w:r>
        <w:rPr>
          <w:shd w:val="clear" w:color="auto" w:fill="FFFFFF"/>
        </w:rPr>
        <w:t xml:space="preserve"> to fulfil </w:t>
      </w:r>
      <w:r w:rsidR="00F31C95">
        <w:rPr>
          <w:shd w:val="clear" w:color="auto" w:fill="FFFFFF"/>
        </w:rPr>
        <w:t xml:space="preserve">the </w:t>
      </w:r>
      <w:r>
        <w:rPr>
          <w:shd w:val="clear" w:color="auto" w:fill="FFFFFF"/>
        </w:rPr>
        <w:t>basic premise principles</w:t>
      </w:r>
      <w:r w:rsidR="00F31C95">
        <w:rPr>
          <w:shd w:val="clear" w:color="auto" w:fill="FFFFFF"/>
        </w:rPr>
        <w:t xml:space="preserve"> listed below: </w:t>
      </w:r>
      <w:r>
        <w:rPr>
          <w:shd w:val="clear" w:color="auto" w:fill="FFFFFF"/>
        </w:rPr>
        <w:t xml:space="preserve"> </w:t>
      </w:r>
    </w:p>
    <w:p w14:paraId="2303AFF1" w14:textId="0FCC9D0C" w:rsidR="00167A25" w:rsidRPr="00810FAC" w:rsidRDefault="00167A25" w:rsidP="005622FD">
      <w:pPr>
        <w:pStyle w:val="NormalList"/>
        <w:rPr>
          <w:shd w:val="clear" w:color="auto" w:fill="FFFFFF"/>
        </w:rPr>
      </w:pPr>
      <w:r w:rsidRPr="00810FAC">
        <w:rPr>
          <w:shd w:val="clear" w:color="auto" w:fill="FFFFFF"/>
        </w:rPr>
        <w:t>A Permanent identifier (URN)</w:t>
      </w:r>
      <w:r w:rsidR="000659F5">
        <w:rPr>
          <w:shd w:val="clear" w:color="auto" w:fill="FFFFFF"/>
        </w:rPr>
        <w:t>.</w:t>
      </w:r>
    </w:p>
    <w:p w14:paraId="06B85ABD" w14:textId="37B1968C" w:rsidR="00167A25" w:rsidRPr="00810FAC" w:rsidRDefault="00456F6E" w:rsidP="005622FD">
      <w:pPr>
        <w:pStyle w:val="NormalList"/>
        <w:rPr>
          <w:shd w:val="clear" w:color="auto" w:fill="FFFFFF"/>
        </w:rPr>
      </w:pPr>
      <w:r>
        <w:rPr>
          <w:shd w:val="clear" w:color="auto" w:fill="FFFFFF"/>
        </w:rPr>
        <w:t>Be c</w:t>
      </w:r>
      <w:r w:rsidR="00167A25" w:rsidRPr="00810FAC">
        <w:rPr>
          <w:shd w:val="clear" w:color="auto" w:fill="FFFFFF"/>
        </w:rPr>
        <w:t>ryptographically verifiable</w:t>
      </w:r>
      <w:r w:rsidR="000659F5">
        <w:rPr>
          <w:shd w:val="clear" w:color="auto" w:fill="FFFFFF"/>
        </w:rPr>
        <w:t>.</w:t>
      </w:r>
      <w:r w:rsidR="00167A25" w:rsidRPr="00810FAC">
        <w:rPr>
          <w:shd w:val="clear" w:color="auto" w:fill="FFFFFF"/>
        </w:rPr>
        <w:t xml:space="preserve"> </w:t>
      </w:r>
    </w:p>
    <w:p w14:paraId="697DB476" w14:textId="4B7B6CE3" w:rsidR="00167A25" w:rsidRPr="00810FAC" w:rsidRDefault="000511DA" w:rsidP="005622FD">
      <w:pPr>
        <w:pStyle w:val="NormalList"/>
        <w:rPr>
          <w:shd w:val="clear" w:color="auto" w:fill="FFFFFF"/>
        </w:rPr>
      </w:pPr>
      <w:r>
        <w:rPr>
          <w:shd w:val="clear" w:color="auto" w:fill="FFFFFF"/>
        </w:rPr>
        <w:t>Be d</w:t>
      </w:r>
      <w:r w:rsidR="00167A25" w:rsidRPr="00810FAC">
        <w:rPr>
          <w:shd w:val="clear" w:color="auto" w:fill="FFFFFF"/>
        </w:rPr>
        <w:t>ecentralised (no central registration authority required</w:t>
      </w:r>
      <w:r w:rsidR="00167A25">
        <w:rPr>
          <w:shd w:val="clear" w:color="auto" w:fill="FFFFFF"/>
        </w:rPr>
        <w:t>)</w:t>
      </w:r>
      <w:r w:rsidR="000659F5">
        <w:rPr>
          <w:shd w:val="clear" w:color="auto" w:fill="FFFFFF"/>
        </w:rPr>
        <w:t>.</w:t>
      </w:r>
    </w:p>
    <w:p w14:paraId="6BD2C235" w14:textId="0E0EAA79" w:rsidR="00167A25" w:rsidRDefault="00167A25" w:rsidP="005622FD">
      <w:pPr>
        <w:pStyle w:val="NormalList"/>
        <w:rPr>
          <w:shd w:val="clear" w:color="auto" w:fill="FFFFFF"/>
        </w:rPr>
      </w:pPr>
      <w:r w:rsidRPr="00810FAC">
        <w:rPr>
          <w:shd w:val="clear" w:color="auto" w:fill="FFFFFF"/>
        </w:rPr>
        <w:t xml:space="preserve">Easy and </w:t>
      </w:r>
      <w:r w:rsidR="000511DA">
        <w:rPr>
          <w:shd w:val="clear" w:color="auto" w:fill="FFFFFF"/>
        </w:rPr>
        <w:t>economical</w:t>
      </w:r>
      <w:r w:rsidR="000511DA" w:rsidRPr="00810FAC">
        <w:rPr>
          <w:shd w:val="clear" w:color="auto" w:fill="FFFFFF"/>
        </w:rPr>
        <w:t xml:space="preserve"> </w:t>
      </w:r>
      <w:r w:rsidRPr="00810FAC">
        <w:rPr>
          <w:shd w:val="clear" w:color="auto" w:fill="FFFFFF"/>
        </w:rPr>
        <w:t>to create.</w:t>
      </w:r>
    </w:p>
    <w:p w14:paraId="64BAD259" w14:textId="5660514B" w:rsidR="00167A25" w:rsidRDefault="000511DA" w:rsidP="005622FD">
      <w:pPr>
        <w:pStyle w:val="NormalList"/>
        <w:rPr>
          <w:shd w:val="clear" w:color="auto" w:fill="FFFFFF"/>
        </w:rPr>
      </w:pPr>
      <w:r>
        <w:rPr>
          <w:shd w:val="clear" w:color="auto" w:fill="FFFFFF"/>
        </w:rPr>
        <w:t xml:space="preserve">The </w:t>
      </w:r>
      <w:r w:rsidR="00167A25" w:rsidRPr="00167A25">
        <w:rPr>
          <w:shd w:val="clear" w:color="auto" w:fill="FFFFFF"/>
        </w:rPr>
        <w:t>DID is</w:t>
      </w:r>
      <w:r>
        <w:rPr>
          <w:shd w:val="clear" w:color="auto" w:fill="FFFFFF"/>
        </w:rPr>
        <w:t xml:space="preserve"> always</w:t>
      </w:r>
      <w:r w:rsidR="00167A25" w:rsidRPr="00167A25">
        <w:rPr>
          <w:shd w:val="clear" w:color="auto" w:fill="FFFFFF"/>
        </w:rPr>
        <w:t xml:space="preserve"> required to resolve </w:t>
      </w:r>
      <w:r w:rsidR="00E36B71">
        <w:rPr>
          <w:shd w:val="clear" w:color="auto" w:fill="FFFFFF"/>
        </w:rPr>
        <w:t xml:space="preserve">(associated with) </w:t>
      </w:r>
      <w:r w:rsidR="00167A25" w:rsidRPr="00167A25">
        <w:rPr>
          <w:shd w:val="clear" w:color="auto" w:fill="FFFFFF"/>
        </w:rPr>
        <w:t>to a DID Document.</w:t>
      </w:r>
    </w:p>
    <w:p w14:paraId="1A6EDEDD" w14:textId="720264D4" w:rsidR="006C0739" w:rsidRPr="004C3200" w:rsidRDefault="00A90D2F" w:rsidP="004C3200">
      <w:pPr>
        <w:pStyle w:val="NormalList"/>
        <w:rPr>
          <w:shd w:val="clear" w:color="auto" w:fill="FFFFFF"/>
        </w:rPr>
      </w:pPr>
      <w:r>
        <w:rPr>
          <w:shd w:val="clear" w:color="auto" w:fill="FFFFFF"/>
        </w:rPr>
        <w:t xml:space="preserve">The </w:t>
      </w:r>
      <w:r w:rsidR="0039784B" w:rsidRPr="00AA1CE6">
        <w:rPr>
          <w:shd w:val="clear" w:color="auto" w:fill="FFFFFF"/>
        </w:rPr>
        <w:t xml:space="preserve">DID Subject is not always the </w:t>
      </w:r>
      <w:r w:rsidR="009C5F72">
        <w:rPr>
          <w:shd w:val="clear" w:color="auto" w:fill="FFFFFF"/>
        </w:rPr>
        <w:t>administrator</w:t>
      </w:r>
      <w:r w:rsidR="0039784B" w:rsidRPr="00AA1CE6">
        <w:rPr>
          <w:shd w:val="clear" w:color="auto" w:fill="FFFFFF"/>
        </w:rPr>
        <w:t xml:space="preserve"> of </w:t>
      </w:r>
      <w:r>
        <w:rPr>
          <w:shd w:val="clear" w:color="auto" w:fill="FFFFFF"/>
        </w:rPr>
        <w:t xml:space="preserve">its </w:t>
      </w:r>
      <w:r w:rsidR="0039784B" w:rsidRPr="00AA1CE6">
        <w:rPr>
          <w:shd w:val="clear" w:color="auto" w:fill="FFFFFF"/>
        </w:rPr>
        <w:t>DID</w:t>
      </w:r>
      <w:r w:rsidR="00332DE8">
        <w:rPr>
          <w:shd w:val="clear" w:color="auto" w:fill="FFFFFF"/>
        </w:rPr>
        <w:t>. It</w:t>
      </w:r>
      <w:r w:rsidR="0039784B" w:rsidRPr="00AA1CE6">
        <w:rPr>
          <w:shd w:val="clear" w:color="auto" w:fill="FFFFFF"/>
        </w:rPr>
        <w:t xml:space="preserve"> depends on use case scenario.</w:t>
      </w:r>
      <w:r w:rsidR="00DA1457">
        <w:rPr>
          <w:shd w:val="clear" w:color="auto" w:fill="FFFFFF"/>
        </w:rPr>
        <w:br/>
      </w:r>
    </w:p>
    <w:p w14:paraId="5A15E864" w14:textId="1D96BE63" w:rsidR="007C3B28" w:rsidRDefault="00784EB5" w:rsidP="00784EB5">
      <w:pPr>
        <w:rPr>
          <w:shd w:val="clear" w:color="auto" w:fill="FFFFFF"/>
        </w:rPr>
      </w:pPr>
      <w:r w:rsidRPr="00784EB5">
        <w:rPr>
          <w:shd w:val="clear" w:color="auto" w:fill="FFFFFF"/>
        </w:rPr>
        <w:t>Similarly, the DID Document needs to satisfy the following</w:t>
      </w:r>
      <w:r w:rsidR="007C3B28">
        <w:rPr>
          <w:shd w:val="clear" w:color="auto" w:fill="FFFFFF"/>
        </w:rPr>
        <w:t xml:space="preserve">:  </w:t>
      </w:r>
    </w:p>
    <w:p w14:paraId="7862CCAC" w14:textId="67F0E46D" w:rsidR="00984B93" w:rsidRDefault="00773C0B" w:rsidP="005622FD">
      <w:pPr>
        <w:pStyle w:val="NormalList"/>
      </w:pPr>
      <w:r>
        <w:t xml:space="preserve">The </w:t>
      </w:r>
      <w:r w:rsidR="006A6BD8">
        <w:t>D</w:t>
      </w:r>
      <w:r w:rsidR="00765A54">
        <w:t>I</w:t>
      </w:r>
      <w:r w:rsidR="006A6BD8">
        <w:t xml:space="preserve">D Document </w:t>
      </w:r>
      <w:r w:rsidR="000F1F18">
        <w:t>need</w:t>
      </w:r>
      <w:r w:rsidR="00B12356">
        <w:t>s</w:t>
      </w:r>
      <w:r w:rsidR="000F1F18">
        <w:t xml:space="preserve"> to be publicly available. </w:t>
      </w:r>
    </w:p>
    <w:p w14:paraId="02A37ACF" w14:textId="513D013E" w:rsidR="002F55BE" w:rsidRPr="00984B93" w:rsidRDefault="00773C0B" w:rsidP="005622FD">
      <w:pPr>
        <w:pStyle w:val="NormalList"/>
      </w:pPr>
      <w:r>
        <w:t xml:space="preserve">The </w:t>
      </w:r>
      <w:r w:rsidR="002F55BE" w:rsidRPr="00984B93">
        <w:t xml:space="preserve">DID Document </w:t>
      </w:r>
      <w:r>
        <w:t xml:space="preserve">must </w:t>
      </w:r>
      <w:r w:rsidR="002F55BE" w:rsidRPr="00984B93">
        <w:t>contain</w:t>
      </w:r>
      <w:r>
        <w:t>:</w:t>
      </w:r>
      <w:r w:rsidR="002F55BE" w:rsidRPr="00984B93">
        <w:t xml:space="preserve"> </w:t>
      </w:r>
    </w:p>
    <w:p w14:paraId="54AB01C2" w14:textId="2D9D2227" w:rsidR="002F55BE" w:rsidRPr="00984B93" w:rsidRDefault="0039784B" w:rsidP="00332DE8">
      <w:pPr>
        <w:pStyle w:val="NormalList"/>
        <w:numPr>
          <w:ilvl w:val="1"/>
          <w:numId w:val="11"/>
        </w:numPr>
      </w:pPr>
      <w:r w:rsidRPr="00984B93">
        <w:t>O</w:t>
      </w:r>
      <w:r w:rsidR="002F55BE" w:rsidRPr="00984B93">
        <w:t>ne or more keys to authenticate</w:t>
      </w:r>
      <w:r w:rsidR="00773C0B">
        <w:t xml:space="preserve"> the</w:t>
      </w:r>
      <w:r w:rsidR="002F55BE" w:rsidRPr="00984B93">
        <w:t xml:space="preserve"> DID subject.</w:t>
      </w:r>
    </w:p>
    <w:p w14:paraId="3F6F4FE9" w14:textId="0B35E6D5" w:rsidR="002F55BE" w:rsidRPr="00984B93" w:rsidRDefault="002F55BE" w:rsidP="00332DE8">
      <w:pPr>
        <w:pStyle w:val="NormalList"/>
        <w:numPr>
          <w:ilvl w:val="1"/>
          <w:numId w:val="11"/>
        </w:numPr>
      </w:pPr>
      <w:r w:rsidRPr="00984B93">
        <w:t>One or more Services associated with DID subject.</w:t>
      </w:r>
    </w:p>
    <w:p w14:paraId="6F2B175A" w14:textId="2BD4186C" w:rsidR="00167A25" w:rsidRDefault="002F55BE" w:rsidP="00167A25">
      <w:pPr>
        <w:pStyle w:val="NormalList"/>
        <w:numPr>
          <w:ilvl w:val="1"/>
          <w:numId w:val="11"/>
        </w:numPr>
      </w:pPr>
      <w:r w:rsidRPr="00984B93">
        <w:t>Additional metadata like digital signatures, timestamps, and other cryptographic proofs</w:t>
      </w:r>
      <w:r w:rsidR="000E60ED">
        <w:t>.</w:t>
      </w:r>
      <w:r w:rsidRPr="00984B93">
        <w:t xml:space="preserve"> </w:t>
      </w:r>
    </w:p>
    <w:p w14:paraId="3A4D9087" w14:textId="30E4CFA3" w:rsidR="009848C4" w:rsidRPr="00167A25" w:rsidRDefault="009848C4" w:rsidP="009848C4">
      <w:pPr>
        <w:pStyle w:val="NormalList"/>
        <w:numPr>
          <w:ilvl w:val="0"/>
          <w:numId w:val="0"/>
        </w:numPr>
        <w:ind w:left="785" w:hanging="360"/>
      </w:pPr>
    </w:p>
    <w:p w14:paraId="3DDB595A" w14:textId="61012ED1" w:rsidR="00AB10FE" w:rsidRDefault="00AB10FE" w:rsidP="00AB10FE"/>
    <w:p w14:paraId="12E03C19" w14:textId="0A149AA8" w:rsidR="00601F5A" w:rsidRPr="00601F5A" w:rsidRDefault="00584D74" w:rsidP="007E235F">
      <w:pPr>
        <w:pStyle w:val="Heading3"/>
      </w:pPr>
      <w:bookmarkStart w:id="237" w:name="_Toc178346068"/>
      <w:r>
        <w:t>3</w:t>
      </w:r>
      <w:r w:rsidR="00FA0197">
        <w:t>.</w:t>
      </w:r>
      <w:r w:rsidR="00684DA7">
        <w:t>2</w:t>
      </w:r>
      <w:r w:rsidR="00FA0197">
        <w:t xml:space="preserve"> </w:t>
      </w:r>
      <w:r w:rsidR="00EC784A">
        <w:t xml:space="preserve">UTXO </w:t>
      </w:r>
      <w:r w:rsidR="00263EF2">
        <w:t>D</w:t>
      </w:r>
      <w:r w:rsidR="00EF29CB">
        <w:t>I</w:t>
      </w:r>
      <w:r w:rsidR="00263EF2">
        <w:t>D Method</w:t>
      </w:r>
      <w:bookmarkEnd w:id="237"/>
      <w:r w:rsidR="00AB10FE">
        <w:t xml:space="preserve"> </w:t>
      </w:r>
    </w:p>
    <w:p w14:paraId="282CFD73" w14:textId="2C61001E" w:rsidR="00555067" w:rsidRDefault="003B2AE6" w:rsidP="00771F4E">
      <w:pPr>
        <w:rPr>
          <w:ins w:id="238" w:author="Leon Mlakar" w:date="2024-09-25T11:23:00Z" w16du:dateUtc="2024-09-25T09:23:00Z"/>
        </w:rPr>
      </w:pPr>
      <w:r>
        <w:t xml:space="preserve">In this section we present an overview of the DID method. </w:t>
      </w:r>
      <w:r w:rsidR="006B0C49">
        <w:t xml:space="preserve">Our proposal introduces a new Decentralized Identifier (DID) method that links a UTXO and the DID with the public key of the </w:t>
      </w:r>
      <w:r w:rsidR="001C76B7">
        <w:t>subject and</w:t>
      </w:r>
      <w:r w:rsidR="006B0C49">
        <w:t xml:space="preserve"> manage</w:t>
      </w:r>
      <w:r w:rsidR="00C7590C">
        <w:t>s</w:t>
      </w:r>
      <w:r w:rsidR="006B0C49">
        <w:t xml:space="preserve"> the DID status </w:t>
      </w:r>
      <w:r w:rsidR="009D1480">
        <w:t xml:space="preserve">and revocation </w:t>
      </w:r>
      <w:r w:rsidR="006B0C49">
        <w:t>through transaction spending checks</w:t>
      </w:r>
      <w:r w:rsidR="00555067">
        <w:t xml:space="preserve">. </w:t>
      </w:r>
      <w:r w:rsidR="00A35A09">
        <w:t>We use</w:t>
      </w:r>
      <w:r w:rsidR="00555067">
        <w:t xml:space="preserve"> the </w:t>
      </w:r>
      <w:r w:rsidR="00A35A09">
        <w:t>BSV</w:t>
      </w:r>
      <w:r w:rsidR="00555067">
        <w:t xml:space="preserve"> blockchain as the verifiable data registry.</w:t>
      </w:r>
    </w:p>
    <w:p w14:paraId="7E9FAE30" w14:textId="77777777" w:rsidR="0048597D" w:rsidRDefault="0048597D" w:rsidP="00771F4E">
      <w:pPr>
        <w:rPr>
          <w:ins w:id="239" w:author="Leon Mlakar" w:date="2024-09-25T11:23:00Z" w16du:dateUtc="2024-09-25T09:23:00Z"/>
        </w:rPr>
      </w:pPr>
    </w:p>
    <w:p w14:paraId="1C39BEA2" w14:textId="66130D3A" w:rsidR="0048597D" w:rsidRDefault="0048597D" w:rsidP="00771F4E">
      <w:pPr>
        <w:rPr>
          <w:rFonts w:ascii="Times New Roman" w:eastAsia="Times New Roman" w:hAnsi="Times New Roman"/>
          <w:color w:val="auto"/>
          <w:szCs w:val="24"/>
        </w:rPr>
      </w:pPr>
      <w:ins w:id="240" w:author="Leon Mlakar" w:date="2024-09-25T11:23:00Z" w16du:dateUtc="2024-09-25T09:23:00Z">
        <w:r>
          <w:t xml:space="preserve">The UTXO </w:t>
        </w:r>
      </w:ins>
      <w:ins w:id="241" w:author="Leon Mlakar" w:date="2024-09-25T11:24:00Z" w16du:dateUtc="2024-09-25T09:24:00Z">
        <w:r>
          <w:t xml:space="preserve">DID method uses the following method name: </w:t>
        </w:r>
        <w:proofErr w:type="spellStart"/>
        <w:r w:rsidRPr="0048597D">
          <w:rPr>
            <w:b/>
            <w:bCs/>
            <w:rPrChange w:id="242" w:author="Leon Mlakar" w:date="2024-09-25T11:24:00Z" w16du:dateUtc="2024-09-25T09:24:00Z">
              <w:rPr/>
            </w:rPrChange>
          </w:rPr>
          <w:t>bsv</w:t>
        </w:r>
      </w:ins>
      <w:proofErr w:type="spellEnd"/>
    </w:p>
    <w:p w14:paraId="6D349871" w14:textId="3F28ADC6" w:rsidR="00272524" w:rsidRDefault="00272524" w:rsidP="00D93140"/>
    <w:p w14:paraId="7CE5BD6D" w14:textId="61565291" w:rsidR="00771F4E" w:rsidRDefault="00771F4E" w:rsidP="00EC4E0F">
      <w:pPr>
        <w:pStyle w:val="Heading5"/>
      </w:pPr>
      <w:r>
        <w:t>The DID</w:t>
      </w:r>
    </w:p>
    <w:p w14:paraId="6CFC58B4" w14:textId="02497154" w:rsidR="0048597D" w:rsidRDefault="00DF3D8C" w:rsidP="00D93140">
      <w:pPr>
        <w:rPr>
          <w:ins w:id="243" w:author="Leon Mlakar" w:date="2024-09-25T11:25:00Z" w16du:dateUtc="2024-09-25T09:25:00Z"/>
        </w:rPr>
      </w:pPr>
      <w:r w:rsidRPr="00D93140">
        <w:t xml:space="preserve">The </w:t>
      </w:r>
      <w:r w:rsidR="004A619B">
        <w:t xml:space="preserve">issuance of a </w:t>
      </w:r>
      <w:r w:rsidR="001D4761">
        <w:t>D</w:t>
      </w:r>
      <w:r w:rsidR="00EF29CB">
        <w:t>I</w:t>
      </w:r>
      <w:r w:rsidR="001D4761">
        <w:t xml:space="preserve">D </w:t>
      </w:r>
      <w:r w:rsidR="009828AD">
        <w:t>using this method is</w:t>
      </w:r>
      <w:r w:rsidRPr="00D93140">
        <w:t xml:space="preserve"> performed </w:t>
      </w:r>
      <w:r w:rsidR="009828AD">
        <w:t xml:space="preserve">by publishing </w:t>
      </w:r>
      <w:r w:rsidRPr="00D93140">
        <w:t>a blockchain transaction</w:t>
      </w:r>
      <w:r w:rsidR="00EC64BF" w:rsidRPr="00D93140">
        <w:t xml:space="preserve">: </w:t>
      </w:r>
      <w:r w:rsidR="00B135C6" w:rsidRPr="00FF5144">
        <w:rPr>
          <w:rStyle w:val="HTMLCode"/>
          <w:rFonts w:eastAsiaTheme="minorEastAsia"/>
          <w:b/>
          <w:bCs/>
          <w:i/>
          <w:iCs/>
          <w:sz w:val="16"/>
          <w:szCs w:val="16"/>
        </w:rPr>
        <w:t>Tx</w:t>
      </w:r>
      <w:del w:id="244" w:author="Leon Mlakar" w:date="2024-09-25T11:22:00Z" w16du:dateUtc="2024-09-25T09:22:00Z">
        <w:r w:rsidR="00B135C6" w:rsidRPr="00FF5144" w:rsidDel="0048597D">
          <w:rPr>
            <w:rStyle w:val="HTMLCode"/>
            <w:rFonts w:eastAsiaTheme="minorEastAsia"/>
            <w:b/>
            <w:bCs/>
            <w:i/>
            <w:iCs/>
            <w:sz w:val="16"/>
            <w:szCs w:val="16"/>
          </w:rPr>
          <w:delText>ID</w:delText>
        </w:r>
      </w:del>
      <w:r w:rsidR="00B135C6" w:rsidRPr="00FF5144">
        <w:rPr>
          <w:rStyle w:val="HTMLCode"/>
          <w:rFonts w:eastAsiaTheme="minorEastAsia"/>
          <w:b/>
          <w:bCs/>
          <w:i/>
          <w:iCs/>
          <w:sz w:val="16"/>
          <w:szCs w:val="16"/>
        </w:rPr>
        <w:t>0.</w:t>
      </w:r>
      <w:r w:rsidRPr="00D93140">
        <w:t xml:space="preserve">This transaction </w:t>
      </w:r>
      <w:r w:rsidR="00491BB3">
        <w:t>has</w:t>
      </w:r>
      <w:r w:rsidRPr="00D93140">
        <w:t xml:space="preserve"> a single input and a single output</w:t>
      </w:r>
      <w:r w:rsidR="0048692F" w:rsidRPr="00D93140">
        <w:t>. The</w:t>
      </w:r>
      <w:ins w:id="245" w:author="Leon Mlakar" w:date="2024-09-25T11:22:00Z" w16du:dateUtc="2024-09-25T09:22:00Z">
        <w:r w:rsidR="0048597D">
          <w:t xml:space="preserve"> transaction ID</w:t>
        </w:r>
      </w:ins>
      <w:r w:rsidR="0048692F" w:rsidRPr="00D93140">
        <w:t xml:space="preserve"> </w:t>
      </w:r>
      <w:ins w:id="246" w:author="Leon Mlakar" w:date="2024-09-25T11:22:00Z" w16du:dateUtc="2024-09-25T09:22:00Z">
        <w:r w:rsidR="0048597D">
          <w:t>(</w:t>
        </w:r>
      </w:ins>
      <w:proofErr w:type="spellStart"/>
      <w:r w:rsidR="006A1E2B" w:rsidRPr="00FF5144">
        <w:rPr>
          <w:rStyle w:val="HTMLCode"/>
          <w:rFonts w:eastAsiaTheme="minorEastAsia"/>
          <w:b/>
          <w:bCs/>
          <w:i/>
          <w:iCs/>
          <w:sz w:val="16"/>
          <w:szCs w:val="16"/>
        </w:rPr>
        <w:t>TxID</w:t>
      </w:r>
      <w:proofErr w:type="spellEnd"/>
      <w:ins w:id="247" w:author="Leon Mlakar" w:date="2024-09-25T11:22:00Z" w16du:dateUtc="2024-09-25T09:22:00Z">
        <w:r w:rsidR="0048597D">
          <w:rPr>
            <w:rStyle w:val="HTMLCode"/>
            <w:rFonts w:eastAsiaTheme="minorEastAsia"/>
            <w:b/>
            <w:bCs/>
            <w:i/>
            <w:iCs/>
            <w:sz w:val="16"/>
            <w:szCs w:val="16"/>
          </w:rPr>
          <w:t>)</w:t>
        </w:r>
      </w:ins>
      <w:r w:rsidR="006A1E2B">
        <w:rPr>
          <w:rFonts w:ascii="IBM Plex Mono Text" w:hAnsi="IBM Plex Mono Text"/>
          <w:i/>
          <w:iCs/>
        </w:rPr>
        <w:t xml:space="preserve"> </w:t>
      </w:r>
      <w:r w:rsidRPr="00D93140">
        <w:t>becomes the DID for the subject</w:t>
      </w:r>
      <w:r w:rsidR="00B54D60">
        <w:t>.</w:t>
      </w:r>
      <w:r w:rsidRPr="00D93140">
        <w:t xml:space="preserve"> </w:t>
      </w:r>
      <w:r w:rsidR="0055790F">
        <w:t xml:space="preserve">The </w:t>
      </w:r>
      <w:proofErr w:type="spellStart"/>
      <w:r w:rsidR="00F20F6D" w:rsidRPr="00FF5144">
        <w:rPr>
          <w:rStyle w:val="HTMLCode"/>
          <w:rFonts w:eastAsiaTheme="minorEastAsia"/>
          <w:b/>
          <w:bCs/>
          <w:i/>
          <w:iCs/>
          <w:sz w:val="16"/>
          <w:szCs w:val="16"/>
        </w:rPr>
        <w:t>TxID</w:t>
      </w:r>
      <w:proofErr w:type="spellEnd"/>
      <w:r w:rsidR="00F20F6D">
        <w:rPr>
          <w:rStyle w:val="HTMLCode"/>
          <w:rFonts w:ascii="IBM Plex Sans" w:eastAsiaTheme="minorEastAsia" w:hAnsi="IBM Plex Sans"/>
          <w:sz w:val="16"/>
          <w:szCs w:val="16"/>
        </w:rPr>
        <w:t xml:space="preserve"> </w:t>
      </w:r>
      <w:r w:rsidR="00887911">
        <w:rPr>
          <w:rStyle w:val="HTMLCode"/>
          <w:rFonts w:ascii="IBM Plex Sans" w:eastAsiaTheme="minorEastAsia" w:hAnsi="IBM Plex Sans"/>
          <w:sz w:val="16"/>
          <w:szCs w:val="16"/>
        </w:rPr>
        <w:t xml:space="preserve"> </w:t>
      </w:r>
      <w:r w:rsidR="00285B8B" w:rsidRPr="00F20F6D">
        <w:t>can</w:t>
      </w:r>
      <w:r w:rsidR="00285B8B">
        <w:t xml:space="preserve"> be easily </w:t>
      </w:r>
      <w:del w:id="248" w:author="Leon Mlakar" w:date="2024-09-25T11:22:00Z" w16du:dateUtc="2024-09-25T09:22:00Z">
        <w:r w:rsidR="00285B8B" w:rsidDel="0048597D">
          <w:delText xml:space="preserve">generated </w:delText>
        </w:r>
      </w:del>
      <w:ins w:id="249" w:author="Leon Mlakar" w:date="2024-09-25T11:22:00Z" w16du:dateUtc="2024-09-25T09:22:00Z">
        <w:r w:rsidR="0048597D">
          <w:t xml:space="preserve">calculated </w:t>
        </w:r>
      </w:ins>
      <w:r w:rsidR="00285B8B">
        <w:t xml:space="preserve">by either controller or </w:t>
      </w:r>
      <w:r w:rsidR="00632C40">
        <w:t>subject</w:t>
      </w:r>
      <w:r w:rsidR="00285B8B">
        <w:t xml:space="preserve"> and, because of the properties of blockchain it would never </w:t>
      </w:r>
      <w:r w:rsidR="00632C40">
        <w:t>be repeated. It is also</w:t>
      </w:r>
      <w:del w:id="250" w:author="Leon Mlakar" w:date="2024-09-25T11:26:00Z" w16du:dateUtc="2024-09-25T09:26:00Z">
        <w:r w:rsidR="00632C40" w:rsidDel="0048597D">
          <w:delText>,</w:delText>
        </w:r>
      </w:del>
      <w:r w:rsidR="00632C40">
        <w:t xml:space="preserve"> </w:t>
      </w:r>
    </w:p>
    <w:p w14:paraId="7A8BAEF5" w14:textId="44DF7D3D" w:rsidR="00DF3D8C" w:rsidRPr="00D93140" w:rsidRDefault="00632C40" w:rsidP="00D93140">
      <w:r>
        <w:t>eas</w:t>
      </w:r>
      <w:r w:rsidR="00BA0A7B">
        <w:t>ily</w:t>
      </w:r>
      <w:r>
        <w:t xml:space="preserve"> recognis</w:t>
      </w:r>
      <w:r w:rsidR="00BA0A7B">
        <w:t>able</w:t>
      </w:r>
      <w:r>
        <w:t xml:space="preserve"> by </w:t>
      </w:r>
      <w:r w:rsidR="00BA0A7B">
        <w:t xml:space="preserve">independent </w:t>
      </w:r>
      <w:r w:rsidR="003B2AE6">
        <w:t>third-party</w:t>
      </w:r>
      <w:r w:rsidR="00BA0A7B">
        <w:t xml:space="preserve"> platforms, such as</w:t>
      </w:r>
      <w:r>
        <w:t xml:space="preserve"> </w:t>
      </w:r>
      <w:ins w:id="251" w:author="Leon Mlakar" w:date="2024-09-25T11:23:00Z" w16du:dateUtc="2024-09-25T09:23:00Z">
        <w:r w:rsidR="0048597D">
          <w:t xml:space="preserve">blockchain </w:t>
        </w:r>
      </w:ins>
      <w:r>
        <w:t xml:space="preserve">explorers. </w:t>
      </w:r>
    </w:p>
    <w:p w14:paraId="10ADA842" w14:textId="52D5C0E5" w:rsidR="00850D36" w:rsidRDefault="0048597D" w:rsidP="00C240B0">
      <w:r>
        <w:rPr>
          <w:noProof/>
        </w:rPr>
        <w:drawing>
          <wp:anchor distT="0" distB="0" distL="114300" distR="114300" simplePos="0" relativeHeight="251658260" behindDoc="0" locked="0" layoutInCell="1" allowOverlap="1" wp14:anchorId="0AA612CD" wp14:editId="15F80EA1">
            <wp:simplePos x="0" y="0"/>
            <wp:positionH relativeFrom="margin">
              <wp:posOffset>-14605</wp:posOffset>
            </wp:positionH>
            <wp:positionV relativeFrom="margin">
              <wp:posOffset>5876290</wp:posOffset>
            </wp:positionV>
            <wp:extent cx="2406015" cy="840105"/>
            <wp:effectExtent l="0" t="0" r="0" b="0"/>
            <wp:wrapTopAndBottom/>
            <wp:docPr id="195037605" name="Picture 15"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7605" name="Picture 15" descr="A screenshot of a numbe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406015" cy="840105"/>
                    </a:xfrm>
                    <a:prstGeom prst="rect">
                      <a:avLst/>
                    </a:prstGeom>
                  </pic:spPr>
                </pic:pic>
              </a:graphicData>
            </a:graphic>
            <wp14:sizeRelH relativeFrom="margin">
              <wp14:pctWidth>0</wp14:pctWidth>
            </wp14:sizeRelH>
            <wp14:sizeRelV relativeFrom="margin">
              <wp14:pctHeight>0</wp14:pctHeight>
            </wp14:sizeRelV>
          </wp:anchor>
        </w:drawing>
      </w:r>
      <w:r w:rsidR="005D2C8A">
        <w:rPr>
          <w:noProof/>
        </w:rPr>
        <mc:AlternateContent>
          <mc:Choice Requires="wps">
            <w:drawing>
              <wp:anchor distT="0" distB="0" distL="114300" distR="114300" simplePos="0" relativeHeight="251658242" behindDoc="0" locked="0" layoutInCell="1" allowOverlap="1" wp14:anchorId="5A1FF31C" wp14:editId="3325A07B">
                <wp:simplePos x="0" y="0"/>
                <wp:positionH relativeFrom="column">
                  <wp:posOffset>-9525</wp:posOffset>
                </wp:positionH>
                <wp:positionV relativeFrom="paragraph">
                  <wp:posOffset>1043305</wp:posOffset>
                </wp:positionV>
                <wp:extent cx="2694305" cy="168910"/>
                <wp:effectExtent l="0" t="0" r="0" b="0"/>
                <wp:wrapTopAndBottom/>
                <wp:docPr id="1172492555" name="Text Box 1"/>
                <wp:cNvGraphicFramePr/>
                <a:graphic xmlns:a="http://schemas.openxmlformats.org/drawingml/2006/main">
                  <a:graphicData uri="http://schemas.microsoft.com/office/word/2010/wordprocessingShape">
                    <wps:wsp>
                      <wps:cNvSpPr txBox="1"/>
                      <wps:spPr>
                        <a:xfrm>
                          <a:off x="0" y="0"/>
                          <a:ext cx="2694305" cy="168910"/>
                        </a:xfrm>
                        <a:prstGeom prst="rect">
                          <a:avLst/>
                        </a:prstGeom>
                        <a:solidFill>
                          <a:prstClr val="white"/>
                        </a:solidFill>
                        <a:ln>
                          <a:noFill/>
                        </a:ln>
                      </wps:spPr>
                      <wps:txbx>
                        <w:txbxContent>
                          <w:p w14:paraId="48BEA15D" w14:textId="2E080F83" w:rsidR="0001774C" w:rsidRPr="00CB37A0" w:rsidRDefault="0001774C" w:rsidP="0001774C">
                            <w:pPr>
                              <w:pStyle w:val="Caption"/>
                              <w:rPr>
                                <w:noProof/>
                                <w:color w:val="004860"/>
                                <w:sz w:val="12"/>
                                <w:szCs w:val="12"/>
                              </w:rPr>
                            </w:pPr>
                            <w:r w:rsidRPr="00CB37A0">
                              <w:rPr>
                                <w:sz w:val="12"/>
                                <w:szCs w:val="12"/>
                              </w:rPr>
                              <w:t xml:space="preserve">Figure </w:t>
                            </w:r>
                            <w:r w:rsidRPr="00CB37A0">
                              <w:rPr>
                                <w:sz w:val="12"/>
                                <w:szCs w:val="12"/>
                              </w:rPr>
                              <w:fldChar w:fldCharType="begin"/>
                            </w:r>
                            <w:r w:rsidRPr="00CB37A0">
                              <w:rPr>
                                <w:sz w:val="12"/>
                                <w:szCs w:val="12"/>
                              </w:rPr>
                              <w:instrText xml:space="preserve"> SEQ Figure \* ARABIC </w:instrText>
                            </w:r>
                            <w:r w:rsidRPr="00CB37A0">
                              <w:rPr>
                                <w:sz w:val="12"/>
                                <w:szCs w:val="12"/>
                              </w:rPr>
                              <w:fldChar w:fldCharType="separate"/>
                            </w:r>
                            <w:r w:rsidR="008F1B57">
                              <w:rPr>
                                <w:noProof/>
                                <w:sz w:val="12"/>
                                <w:szCs w:val="12"/>
                              </w:rPr>
                              <w:t>1</w:t>
                            </w:r>
                            <w:r w:rsidRPr="00CB37A0">
                              <w:rPr>
                                <w:sz w:val="12"/>
                                <w:szCs w:val="12"/>
                              </w:rPr>
                              <w:fldChar w:fldCharType="end"/>
                            </w:r>
                            <w:r w:rsidR="00CB37A0" w:rsidRPr="00CB37A0">
                              <w:rPr>
                                <w:sz w:val="12"/>
                                <w:szCs w:val="12"/>
                              </w:rPr>
                              <w:t xml:space="preserve">. </w:t>
                            </w:r>
                            <w:r w:rsidR="005F57FB">
                              <w:rPr>
                                <w:sz w:val="12"/>
                                <w:szCs w:val="12"/>
                              </w:rPr>
                              <w:t xml:space="preserve">Representation </w:t>
                            </w:r>
                            <w:r w:rsidR="005F57FB" w:rsidRPr="00CB37A0">
                              <w:rPr>
                                <w:sz w:val="12"/>
                                <w:szCs w:val="12"/>
                              </w:rPr>
                              <w:t>of</w:t>
                            </w:r>
                            <w:r w:rsidR="00CB37A0" w:rsidRPr="00CB37A0">
                              <w:rPr>
                                <w:sz w:val="12"/>
                                <w:szCs w:val="12"/>
                              </w:rPr>
                              <w:t xml:space="preserve"> a DID as per W3C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1FF31C" id="_x0000_s1027" type="#_x0000_t202" style="position:absolute;margin-left:-.75pt;margin-top:82.15pt;width:212.15pt;height:13.3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" stroked="f">
                <v:textbox inset="0,0,0,0">
                  <w:txbxContent>
                    <w:p w14:paraId="48BEA15D" w14:textId="2E080F83" w:rsidR="0001774C" w:rsidRPr="00CB37A0" w:rsidRDefault="0001774C" w:rsidP="0001774C">
                      <w:pPr>
                        <w:pStyle w:val="Caption"/>
                        <w:rPr>
                          <w:noProof/>
                          <w:color w:val="004860"/>
                          <w:sz w:val="12"/>
                          <w:szCs w:val="12"/>
                        </w:rPr>
                      </w:pPr>
                      <w:r w:rsidRPr="00CB37A0">
                        <w:rPr>
                          <w:sz w:val="12"/>
                          <w:szCs w:val="12"/>
                        </w:rPr>
                        <w:t xml:space="preserve">Figure </w:t>
                      </w:r>
                      <w:r w:rsidRPr="00CB37A0">
                        <w:rPr>
                          <w:sz w:val="12"/>
                          <w:szCs w:val="12"/>
                        </w:rPr>
                        <w:fldChar w:fldCharType="begin"/>
                      </w:r>
                      <w:r w:rsidRPr="00CB37A0">
                        <w:rPr>
                          <w:sz w:val="12"/>
                          <w:szCs w:val="12"/>
                        </w:rPr>
                        <w:instrText xml:space="preserve"> SEQ Figure \* ARABIC </w:instrText>
                      </w:r>
                      <w:r w:rsidRPr="00CB37A0">
                        <w:rPr>
                          <w:sz w:val="12"/>
                          <w:szCs w:val="12"/>
                        </w:rPr>
                        <w:fldChar w:fldCharType="separate"/>
                      </w:r>
                      <w:r w:rsidR="008F1B57">
                        <w:rPr>
                          <w:noProof/>
                          <w:sz w:val="12"/>
                          <w:szCs w:val="12"/>
                        </w:rPr>
                        <w:t>1</w:t>
                      </w:r>
                      <w:r w:rsidRPr="00CB37A0">
                        <w:rPr>
                          <w:sz w:val="12"/>
                          <w:szCs w:val="12"/>
                        </w:rPr>
                        <w:fldChar w:fldCharType="end"/>
                      </w:r>
                      <w:r w:rsidR="00CB37A0" w:rsidRPr="00CB37A0">
                        <w:rPr>
                          <w:sz w:val="12"/>
                          <w:szCs w:val="12"/>
                        </w:rPr>
                        <w:t xml:space="preserve">. </w:t>
                      </w:r>
                      <w:r w:rsidR="005F57FB">
                        <w:rPr>
                          <w:sz w:val="12"/>
                          <w:szCs w:val="12"/>
                        </w:rPr>
                        <w:t xml:space="preserve">Representation </w:t>
                      </w:r>
                      <w:r w:rsidR="005F57FB" w:rsidRPr="00CB37A0">
                        <w:rPr>
                          <w:sz w:val="12"/>
                          <w:szCs w:val="12"/>
                        </w:rPr>
                        <w:t>of</w:t>
                      </w:r>
                      <w:r w:rsidR="00CB37A0" w:rsidRPr="00CB37A0">
                        <w:rPr>
                          <w:sz w:val="12"/>
                          <w:szCs w:val="12"/>
                        </w:rPr>
                        <w:t xml:space="preserve"> a DID as per W3C specification.</w:t>
                      </w:r>
                    </w:p>
                  </w:txbxContent>
                </v:textbox>
                <w10:wrap type="topAndBottom"/>
              </v:shape>
            </w:pict>
          </mc:Fallback>
        </mc:AlternateContent>
      </w:r>
      <w:r w:rsidR="00CB37A0">
        <w:rPr>
          <w:noProof/>
        </w:rPr>
        <mc:AlternateContent>
          <mc:Choice Requires="wps">
            <w:drawing>
              <wp:anchor distT="0" distB="0" distL="114300" distR="114300" simplePos="0" relativeHeight="251658244" behindDoc="0" locked="0" layoutInCell="1" allowOverlap="1" wp14:anchorId="5AE5B2BF" wp14:editId="006A6A80">
                <wp:simplePos x="0" y="0"/>
                <wp:positionH relativeFrom="column">
                  <wp:posOffset>-9525</wp:posOffset>
                </wp:positionH>
                <wp:positionV relativeFrom="paragraph">
                  <wp:posOffset>2174240</wp:posOffset>
                </wp:positionV>
                <wp:extent cx="4366260" cy="191770"/>
                <wp:effectExtent l="0" t="0" r="2540" b="0"/>
                <wp:wrapTopAndBottom/>
                <wp:docPr id="630353934" name="Text Box 1"/>
                <wp:cNvGraphicFramePr/>
                <a:graphic xmlns:a="http://schemas.openxmlformats.org/drawingml/2006/main">
                  <a:graphicData uri="http://schemas.microsoft.com/office/word/2010/wordprocessingShape">
                    <wps:wsp>
                      <wps:cNvSpPr txBox="1"/>
                      <wps:spPr>
                        <a:xfrm>
                          <a:off x="0" y="0"/>
                          <a:ext cx="4366260" cy="191770"/>
                        </a:xfrm>
                        <a:prstGeom prst="rect">
                          <a:avLst/>
                        </a:prstGeom>
                        <a:solidFill>
                          <a:prstClr val="white"/>
                        </a:solidFill>
                        <a:ln>
                          <a:noFill/>
                        </a:ln>
                      </wps:spPr>
                      <wps:txbx>
                        <w:txbxContent>
                          <w:p w14:paraId="6FEA9CC6" w14:textId="1FBFD082" w:rsidR="00CB37A0" w:rsidRPr="00CB37A0" w:rsidRDefault="00E23670" w:rsidP="00CB37A0">
                            <w:pPr>
                              <w:rPr>
                                <w:i/>
                                <w:iCs/>
                                <w:color w:val="668B98" w:themeColor="text2"/>
                                <w:sz w:val="12"/>
                                <w:szCs w:val="12"/>
                              </w:rPr>
                            </w:pPr>
                            <w:r w:rsidRPr="00CB37A0">
                              <w:rPr>
                                <w:i/>
                                <w:iCs/>
                                <w:color w:val="668B98" w:themeColor="text2"/>
                                <w:sz w:val="12"/>
                                <w:szCs w:val="12"/>
                              </w:rPr>
                              <w:t xml:space="preserve">Figure </w:t>
                            </w:r>
                            <w:r w:rsidRPr="00CB37A0">
                              <w:rPr>
                                <w:i/>
                                <w:iCs/>
                                <w:color w:val="668B98" w:themeColor="text2"/>
                                <w:sz w:val="12"/>
                                <w:szCs w:val="12"/>
                              </w:rPr>
                              <w:fldChar w:fldCharType="begin"/>
                            </w:r>
                            <w:r w:rsidRPr="00CB37A0">
                              <w:rPr>
                                <w:i/>
                                <w:iCs/>
                                <w:color w:val="668B98" w:themeColor="text2"/>
                                <w:sz w:val="12"/>
                                <w:szCs w:val="12"/>
                              </w:rPr>
                              <w:instrText xml:space="preserve"> SEQ Figure \* ARABIC </w:instrText>
                            </w:r>
                            <w:r w:rsidRPr="00CB37A0">
                              <w:rPr>
                                <w:i/>
                                <w:iCs/>
                                <w:color w:val="668B98" w:themeColor="text2"/>
                                <w:sz w:val="12"/>
                                <w:szCs w:val="12"/>
                              </w:rPr>
                              <w:fldChar w:fldCharType="separate"/>
                            </w:r>
                            <w:r w:rsidR="008F1B57">
                              <w:rPr>
                                <w:i/>
                                <w:iCs/>
                                <w:noProof/>
                                <w:color w:val="668B98" w:themeColor="text2"/>
                                <w:sz w:val="12"/>
                                <w:szCs w:val="12"/>
                              </w:rPr>
                              <w:t>2</w:t>
                            </w:r>
                            <w:r w:rsidRPr="00CB37A0">
                              <w:rPr>
                                <w:i/>
                                <w:iCs/>
                                <w:color w:val="668B98" w:themeColor="text2"/>
                                <w:sz w:val="12"/>
                                <w:szCs w:val="12"/>
                              </w:rPr>
                              <w:fldChar w:fldCharType="end"/>
                            </w:r>
                            <w:r w:rsidR="00CB37A0" w:rsidRPr="00CB37A0">
                              <w:rPr>
                                <w:i/>
                                <w:iCs/>
                                <w:color w:val="668B98" w:themeColor="text2"/>
                                <w:sz w:val="12"/>
                                <w:szCs w:val="12"/>
                              </w:rPr>
                              <w:t xml:space="preserve">. </w:t>
                            </w:r>
                            <w:r w:rsidR="005F57FB">
                              <w:rPr>
                                <w:i/>
                                <w:iCs/>
                                <w:color w:val="668B98" w:themeColor="text2"/>
                                <w:sz w:val="12"/>
                                <w:szCs w:val="12"/>
                              </w:rPr>
                              <w:t>Representation of</w:t>
                            </w:r>
                            <w:r w:rsidR="00EC4E0F">
                              <w:rPr>
                                <w:i/>
                                <w:iCs/>
                                <w:color w:val="668B98" w:themeColor="text2"/>
                                <w:sz w:val="12"/>
                                <w:szCs w:val="12"/>
                              </w:rPr>
                              <w:t xml:space="preserve"> a</w:t>
                            </w:r>
                            <w:r w:rsidR="00CB37A0" w:rsidRPr="00CB37A0">
                              <w:rPr>
                                <w:i/>
                                <w:iCs/>
                                <w:color w:val="668B98" w:themeColor="text2"/>
                                <w:sz w:val="12"/>
                                <w:szCs w:val="12"/>
                              </w:rPr>
                              <w:t xml:space="preserve"> DID using </w:t>
                            </w:r>
                            <w:r w:rsidR="00EC4E0F">
                              <w:rPr>
                                <w:i/>
                                <w:iCs/>
                                <w:color w:val="668B98" w:themeColor="text2"/>
                                <w:sz w:val="12"/>
                                <w:szCs w:val="12"/>
                              </w:rPr>
                              <w:t>UTXO</w:t>
                            </w:r>
                            <w:r w:rsidR="00CB37A0" w:rsidRPr="00CB37A0">
                              <w:rPr>
                                <w:i/>
                                <w:iCs/>
                                <w:color w:val="668B98" w:themeColor="text2"/>
                                <w:sz w:val="12"/>
                                <w:szCs w:val="12"/>
                              </w:rPr>
                              <w:t xml:space="preserve"> method</w:t>
                            </w:r>
                            <w:r w:rsidR="00E6461C">
                              <w:rPr>
                                <w:i/>
                                <w:iCs/>
                                <w:color w:val="668B98" w:themeColor="text2"/>
                                <w:sz w:val="12"/>
                                <w:szCs w:val="12"/>
                              </w:rPr>
                              <w:t>.</w:t>
                            </w:r>
                          </w:p>
                          <w:p w14:paraId="2940F5A0" w14:textId="168D4A7F" w:rsidR="00E23670" w:rsidRPr="00E23670" w:rsidRDefault="00E23670" w:rsidP="00E23670">
                            <w:pPr>
                              <w:pStyle w:val="Caption"/>
                              <w:rPr>
                                <w:noProof/>
                                <w:color w:val="004860"/>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E5B2BF" id="_x0000_s1028" type="#_x0000_t202" style="position:absolute;margin-left:-.75pt;margin-top:171.2pt;width:343.8pt;height:15.1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" stroked="f">
                <v:textbox inset="0,0,0,0">
                  <w:txbxContent>
                    <w:p w14:paraId="6FEA9CC6" w14:textId="1FBFD082" w:rsidR="00CB37A0" w:rsidRPr="00CB37A0" w:rsidRDefault="00E23670" w:rsidP="00CB37A0">
                      <w:pPr>
                        <w:rPr>
                          <w:i/>
                          <w:iCs/>
                          <w:color w:val="668B98" w:themeColor="text2"/>
                          <w:sz w:val="12"/>
                          <w:szCs w:val="12"/>
                        </w:rPr>
                      </w:pPr>
                      <w:r w:rsidRPr="00CB37A0">
                        <w:rPr>
                          <w:i/>
                          <w:iCs/>
                          <w:color w:val="668B98" w:themeColor="text2"/>
                          <w:sz w:val="12"/>
                          <w:szCs w:val="12"/>
                        </w:rPr>
                        <w:t xml:space="preserve">Figure </w:t>
                      </w:r>
                      <w:r w:rsidRPr="00CB37A0">
                        <w:rPr>
                          <w:i/>
                          <w:iCs/>
                          <w:color w:val="668B98" w:themeColor="text2"/>
                          <w:sz w:val="12"/>
                          <w:szCs w:val="12"/>
                        </w:rPr>
                        <w:fldChar w:fldCharType="begin"/>
                      </w:r>
                      <w:r w:rsidRPr="00CB37A0">
                        <w:rPr>
                          <w:i/>
                          <w:iCs/>
                          <w:color w:val="668B98" w:themeColor="text2"/>
                          <w:sz w:val="12"/>
                          <w:szCs w:val="12"/>
                        </w:rPr>
                        <w:instrText xml:space="preserve"> SEQ Figure \* ARABIC </w:instrText>
                      </w:r>
                      <w:r w:rsidRPr="00CB37A0">
                        <w:rPr>
                          <w:i/>
                          <w:iCs/>
                          <w:color w:val="668B98" w:themeColor="text2"/>
                          <w:sz w:val="12"/>
                          <w:szCs w:val="12"/>
                        </w:rPr>
                        <w:fldChar w:fldCharType="separate"/>
                      </w:r>
                      <w:r w:rsidR="008F1B57">
                        <w:rPr>
                          <w:i/>
                          <w:iCs/>
                          <w:noProof/>
                          <w:color w:val="668B98" w:themeColor="text2"/>
                          <w:sz w:val="12"/>
                          <w:szCs w:val="12"/>
                        </w:rPr>
                        <w:t>2</w:t>
                      </w:r>
                      <w:r w:rsidRPr="00CB37A0">
                        <w:rPr>
                          <w:i/>
                          <w:iCs/>
                          <w:color w:val="668B98" w:themeColor="text2"/>
                          <w:sz w:val="12"/>
                          <w:szCs w:val="12"/>
                        </w:rPr>
                        <w:fldChar w:fldCharType="end"/>
                      </w:r>
                      <w:r w:rsidR="00CB37A0" w:rsidRPr="00CB37A0">
                        <w:rPr>
                          <w:i/>
                          <w:iCs/>
                          <w:color w:val="668B98" w:themeColor="text2"/>
                          <w:sz w:val="12"/>
                          <w:szCs w:val="12"/>
                        </w:rPr>
                        <w:t xml:space="preserve">. </w:t>
                      </w:r>
                      <w:r w:rsidR="005F57FB">
                        <w:rPr>
                          <w:i/>
                          <w:iCs/>
                          <w:color w:val="668B98" w:themeColor="text2"/>
                          <w:sz w:val="12"/>
                          <w:szCs w:val="12"/>
                        </w:rPr>
                        <w:t>Representation of</w:t>
                      </w:r>
                      <w:r w:rsidR="00EC4E0F">
                        <w:rPr>
                          <w:i/>
                          <w:iCs/>
                          <w:color w:val="668B98" w:themeColor="text2"/>
                          <w:sz w:val="12"/>
                          <w:szCs w:val="12"/>
                        </w:rPr>
                        <w:t xml:space="preserve"> a</w:t>
                      </w:r>
                      <w:r w:rsidR="00CB37A0" w:rsidRPr="00CB37A0">
                        <w:rPr>
                          <w:i/>
                          <w:iCs/>
                          <w:color w:val="668B98" w:themeColor="text2"/>
                          <w:sz w:val="12"/>
                          <w:szCs w:val="12"/>
                        </w:rPr>
                        <w:t xml:space="preserve"> DID using </w:t>
                      </w:r>
                      <w:r w:rsidR="00EC4E0F">
                        <w:rPr>
                          <w:i/>
                          <w:iCs/>
                          <w:color w:val="668B98" w:themeColor="text2"/>
                          <w:sz w:val="12"/>
                          <w:szCs w:val="12"/>
                        </w:rPr>
                        <w:t>UTXO</w:t>
                      </w:r>
                      <w:r w:rsidR="00CB37A0" w:rsidRPr="00CB37A0">
                        <w:rPr>
                          <w:i/>
                          <w:iCs/>
                          <w:color w:val="668B98" w:themeColor="text2"/>
                          <w:sz w:val="12"/>
                          <w:szCs w:val="12"/>
                        </w:rPr>
                        <w:t xml:space="preserve"> method</w:t>
                      </w:r>
                      <w:r w:rsidR="00E6461C">
                        <w:rPr>
                          <w:i/>
                          <w:iCs/>
                          <w:color w:val="668B98" w:themeColor="text2"/>
                          <w:sz w:val="12"/>
                          <w:szCs w:val="12"/>
                        </w:rPr>
                        <w:t>.</w:t>
                      </w:r>
                    </w:p>
                    <w:p w14:paraId="2940F5A0" w14:textId="168D4A7F" w:rsidR="00E23670" w:rsidRPr="00E23670" w:rsidRDefault="00E23670" w:rsidP="00E23670">
                      <w:pPr>
                        <w:pStyle w:val="Caption"/>
                        <w:rPr>
                          <w:noProof/>
                          <w:color w:val="004860"/>
                          <w:sz w:val="16"/>
                          <w:szCs w:val="16"/>
                        </w:rPr>
                      </w:pPr>
                    </w:p>
                  </w:txbxContent>
                </v:textbox>
                <w10:wrap type="topAndBottom"/>
              </v:shape>
            </w:pict>
          </mc:Fallback>
        </mc:AlternateContent>
      </w:r>
    </w:p>
    <w:p w14:paraId="57134905" w14:textId="51C80524" w:rsidR="00C240B0" w:rsidRDefault="0048597D" w:rsidP="00C240B0">
      <w:r>
        <w:rPr>
          <w:noProof/>
        </w:rPr>
        <w:drawing>
          <wp:anchor distT="0" distB="0" distL="114300" distR="114300" simplePos="0" relativeHeight="251658261" behindDoc="0" locked="0" layoutInCell="1" allowOverlap="1" wp14:anchorId="11F674B7" wp14:editId="64C777FF">
            <wp:simplePos x="0" y="0"/>
            <wp:positionH relativeFrom="margin">
              <wp:posOffset>-11430</wp:posOffset>
            </wp:positionH>
            <wp:positionV relativeFrom="margin">
              <wp:posOffset>7128510</wp:posOffset>
            </wp:positionV>
            <wp:extent cx="4330065" cy="716280"/>
            <wp:effectExtent l="0" t="0" r="635" b="0"/>
            <wp:wrapTopAndBottom/>
            <wp:docPr id="311516215" name="Picture 16"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16215" name="Picture 16" descr="A number on a white background&#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4330065" cy="716280"/>
                    </a:xfrm>
                    <a:prstGeom prst="rect">
                      <a:avLst/>
                    </a:prstGeom>
                  </pic:spPr>
                </pic:pic>
              </a:graphicData>
            </a:graphic>
            <wp14:sizeRelH relativeFrom="page">
              <wp14:pctWidth>0</wp14:pctWidth>
            </wp14:sizeRelH>
            <wp14:sizeRelV relativeFrom="page">
              <wp14:pctHeight>0</wp14:pctHeight>
            </wp14:sizeRelV>
          </wp:anchor>
        </w:drawing>
      </w:r>
    </w:p>
    <w:p w14:paraId="3B089DA4" w14:textId="54222F61" w:rsidR="005D2C8A" w:rsidRPr="0048597D" w:rsidRDefault="0048597D">
      <w:pPr>
        <w:spacing w:line="240" w:lineRule="auto"/>
        <w:pPrChange w:id="252" w:author="Leon Mlakar" w:date="2024-09-25T11:27:00Z" w16du:dateUtc="2024-09-25T09:27:00Z">
          <w:pPr>
            <w:pStyle w:val="Heading5"/>
          </w:pPr>
        </w:pPrChange>
      </w:pPr>
      <w:ins w:id="253" w:author="Leon Mlakar" w:date="2024-09-25T11:25:00Z" w16du:dateUtc="2024-09-25T09:25:00Z">
        <w:r>
          <w:br w:type="page"/>
        </w:r>
      </w:ins>
    </w:p>
    <w:p w14:paraId="07C6429B" w14:textId="60361872" w:rsidR="00771F4E" w:rsidRDefault="00771F4E" w:rsidP="00EC4E0F">
      <w:pPr>
        <w:pStyle w:val="Heading5"/>
      </w:pPr>
      <w:r>
        <w:lastRenderedPageBreak/>
        <w:t>The DID Document</w:t>
      </w:r>
    </w:p>
    <w:p w14:paraId="66CEC0C6" w14:textId="614ADE34" w:rsidR="009F7BAE" w:rsidRDefault="00D6301D" w:rsidP="001970A2">
      <w:r w:rsidRPr="00D93140">
        <w:t>The DID Document is published via</w:t>
      </w:r>
      <w:r w:rsidR="00F110CA">
        <w:t xml:space="preserve"> </w:t>
      </w:r>
      <w:r w:rsidRPr="00D93140">
        <w:t xml:space="preserve">a subsequent transaction </w:t>
      </w:r>
      <w:r w:rsidR="00B135C6" w:rsidRPr="6F8E0DB8">
        <w:rPr>
          <w:rStyle w:val="HTMLCode"/>
          <w:rFonts w:eastAsiaTheme="minorEastAsia"/>
          <w:b/>
          <w:bCs/>
          <w:i/>
          <w:iCs/>
          <w:sz w:val="16"/>
          <w:szCs w:val="16"/>
        </w:rPr>
        <w:t>Tx</w:t>
      </w:r>
      <w:del w:id="254" w:author="Leon Mlakar" w:date="2024-09-25T11:27:00Z" w16du:dateUtc="2024-09-25T09:27:00Z">
        <w:r w:rsidR="00B135C6" w:rsidRPr="6F8E0DB8" w:rsidDel="0048597D">
          <w:rPr>
            <w:rStyle w:val="HTMLCode"/>
            <w:rFonts w:eastAsiaTheme="minorEastAsia"/>
            <w:b/>
            <w:bCs/>
            <w:i/>
            <w:iCs/>
            <w:sz w:val="16"/>
            <w:szCs w:val="16"/>
          </w:rPr>
          <w:delText>ID</w:delText>
        </w:r>
      </w:del>
      <w:r w:rsidR="00B135C6" w:rsidRPr="6F8E0DB8">
        <w:rPr>
          <w:rStyle w:val="HTMLCode"/>
          <w:rFonts w:eastAsiaTheme="minorEastAsia"/>
          <w:b/>
          <w:bCs/>
          <w:i/>
          <w:iCs/>
          <w:sz w:val="16"/>
          <w:szCs w:val="16"/>
        </w:rPr>
        <w:t>1</w:t>
      </w:r>
      <w:r w:rsidR="00B135C6">
        <w:t xml:space="preserve"> </w:t>
      </w:r>
      <w:r w:rsidR="004951B8">
        <w:t xml:space="preserve">that </w:t>
      </w:r>
      <w:r w:rsidRPr="00D93140">
        <w:t>spends</w:t>
      </w:r>
      <w:r w:rsidR="00451958">
        <w:t xml:space="preserve"> the output o</w:t>
      </w:r>
      <w:r w:rsidR="00B402F3">
        <w:t>f</w:t>
      </w:r>
      <w:r>
        <w:t xml:space="preserve"> </w:t>
      </w:r>
      <w:r w:rsidR="00B135C6" w:rsidRPr="6F8E0DB8">
        <w:rPr>
          <w:rStyle w:val="HTMLCode"/>
          <w:rFonts w:eastAsiaTheme="minorEastAsia"/>
          <w:b/>
          <w:bCs/>
          <w:i/>
          <w:iCs/>
          <w:sz w:val="16"/>
          <w:szCs w:val="16"/>
        </w:rPr>
        <w:t>Tx</w:t>
      </w:r>
      <w:del w:id="255" w:author="Leon Mlakar" w:date="2024-09-25T11:27:00Z" w16du:dateUtc="2024-09-25T09:27:00Z">
        <w:r w:rsidR="00B135C6" w:rsidRPr="6F8E0DB8" w:rsidDel="0048597D">
          <w:rPr>
            <w:rStyle w:val="HTMLCode"/>
            <w:rFonts w:eastAsiaTheme="minorEastAsia"/>
            <w:b/>
            <w:bCs/>
            <w:i/>
            <w:iCs/>
            <w:sz w:val="16"/>
            <w:szCs w:val="16"/>
          </w:rPr>
          <w:delText>ID</w:delText>
        </w:r>
      </w:del>
      <w:r w:rsidR="00B135C6" w:rsidRPr="6F8E0DB8">
        <w:rPr>
          <w:rStyle w:val="HTMLCode"/>
          <w:rFonts w:eastAsiaTheme="minorEastAsia"/>
          <w:b/>
          <w:bCs/>
          <w:i/>
          <w:iCs/>
          <w:sz w:val="16"/>
          <w:szCs w:val="16"/>
        </w:rPr>
        <w:t>0</w:t>
      </w:r>
      <w:r w:rsidR="00791028">
        <w:t>.</w:t>
      </w:r>
      <w:r w:rsidR="00791028" w:rsidRPr="6F8E0DB8">
        <w:rPr>
          <w:i/>
          <w:iCs/>
        </w:rPr>
        <w:t xml:space="preserve"> </w:t>
      </w:r>
      <w:r w:rsidR="00F2053D">
        <w:t xml:space="preserve">The relationship between the </w:t>
      </w:r>
      <w:r w:rsidR="008452A8">
        <w:t xml:space="preserve">DID, the </w:t>
      </w:r>
      <w:r w:rsidR="00F2053D">
        <w:t>DID document</w:t>
      </w:r>
      <w:r w:rsidR="008452A8">
        <w:t>,</w:t>
      </w:r>
      <w:r w:rsidR="00F2053D">
        <w:t xml:space="preserve"> and </w:t>
      </w:r>
      <w:r w:rsidR="008452A8">
        <w:t xml:space="preserve">the </w:t>
      </w:r>
      <w:r w:rsidR="00F2053D">
        <w:t xml:space="preserve">blockchain transactions is given in </w:t>
      </w:r>
      <w:r w:rsidR="00F2053D" w:rsidRPr="00C15D32">
        <w:rPr>
          <w:i/>
          <w:iCs/>
        </w:rPr>
        <w:t>Figure 3</w:t>
      </w:r>
      <w:r w:rsidR="00791028" w:rsidRPr="6F8E0DB8">
        <w:rPr>
          <w:i/>
          <w:iCs/>
        </w:rPr>
        <w:t>.</w:t>
      </w:r>
      <w:r w:rsidR="00791028">
        <w:t xml:space="preserve"> </w:t>
      </w:r>
      <w:r w:rsidR="00451958" w:rsidRPr="005B4808">
        <w:t xml:space="preserve"> The transaction</w:t>
      </w:r>
      <w:r w:rsidRPr="005B4808">
        <w:t xml:space="preserve"> </w:t>
      </w:r>
      <w:r w:rsidR="00B135C6" w:rsidRPr="6F8E0DB8">
        <w:rPr>
          <w:rStyle w:val="HTMLCode"/>
          <w:rFonts w:eastAsiaTheme="minorEastAsia"/>
          <w:b/>
          <w:bCs/>
          <w:i/>
          <w:iCs/>
          <w:sz w:val="16"/>
          <w:szCs w:val="16"/>
        </w:rPr>
        <w:t>Tx</w:t>
      </w:r>
      <w:del w:id="256" w:author="Leon Mlakar" w:date="2024-09-25T11:28:00Z" w16du:dateUtc="2024-09-25T09:28:00Z">
        <w:r w:rsidR="00B135C6" w:rsidRPr="6F8E0DB8" w:rsidDel="0048597D">
          <w:rPr>
            <w:rStyle w:val="HTMLCode"/>
            <w:rFonts w:eastAsiaTheme="minorEastAsia"/>
            <w:b/>
            <w:bCs/>
            <w:i/>
            <w:iCs/>
            <w:sz w:val="16"/>
            <w:szCs w:val="16"/>
          </w:rPr>
          <w:delText>ID</w:delText>
        </w:r>
      </w:del>
      <w:r w:rsidR="00B135C6" w:rsidRPr="6F8E0DB8">
        <w:rPr>
          <w:rStyle w:val="HTMLCode"/>
          <w:rFonts w:eastAsiaTheme="minorEastAsia"/>
          <w:b/>
          <w:bCs/>
          <w:i/>
          <w:iCs/>
          <w:sz w:val="16"/>
          <w:szCs w:val="16"/>
        </w:rPr>
        <w:t>1</w:t>
      </w:r>
      <w:r w:rsidR="00377FF6" w:rsidRPr="005B4808">
        <w:t xml:space="preserve"> </w:t>
      </w:r>
      <w:r w:rsidRPr="005B4808">
        <w:t xml:space="preserve">contains a single input and </w:t>
      </w:r>
      <w:r w:rsidR="00061351">
        <w:t xml:space="preserve">a </w:t>
      </w:r>
      <w:r w:rsidR="0085195A">
        <w:t>single</w:t>
      </w:r>
      <w:r w:rsidR="0085195A" w:rsidRPr="005B4808">
        <w:t xml:space="preserve"> output</w:t>
      </w:r>
      <w:r w:rsidRPr="005B4808">
        <w:t>.</w:t>
      </w:r>
      <w:r w:rsidR="00D1361F">
        <w:t xml:space="preserve"> </w:t>
      </w:r>
      <w:r w:rsidR="00061351">
        <w:t>The</w:t>
      </w:r>
      <w:r w:rsidR="00D1361F">
        <w:t xml:space="preserve"> output contains </w:t>
      </w:r>
      <w:r w:rsidR="004467D7">
        <w:t>the locking script</w:t>
      </w:r>
      <w:r w:rsidR="00B057B5">
        <w:t xml:space="preserve">, </w:t>
      </w:r>
      <w:r w:rsidR="00D1361F">
        <w:t>the</w:t>
      </w:r>
      <w:r w:rsidR="008452A8">
        <w:t xml:space="preserve"> </w:t>
      </w:r>
      <w:r w:rsidR="00D1361F">
        <w:t>DID Document</w:t>
      </w:r>
      <w:r w:rsidR="00B057B5">
        <w:t xml:space="preserve"> and the </w:t>
      </w:r>
      <w:del w:id="257" w:author="Leon Mlakar" w:date="2024-09-25T11:28:00Z" w16du:dateUtc="2024-09-25T09:28:00Z">
        <w:r w:rsidR="00B057B5" w:rsidDel="0048597D">
          <w:delText xml:space="preserve">Tx </w:delText>
        </w:r>
      </w:del>
      <w:r w:rsidR="00B057B5">
        <w:t>funds</w:t>
      </w:r>
      <w:ins w:id="258" w:author="Leon Mlakar" w:date="2024-09-25T11:28:00Z" w16du:dateUtc="2024-09-25T09:28:00Z">
        <w:r w:rsidR="0048597D">
          <w:t xml:space="preserve"> </w:t>
        </w:r>
      </w:ins>
      <w:ins w:id="259" w:author="Leon Mlakar" w:date="2024-09-25T11:29:00Z" w16du:dateUtc="2024-09-25T09:29:00Z">
        <w:r w:rsidR="0048597D">
          <w:t>covering the mining fee of</w:t>
        </w:r>
      </w:ins>
      <w:ins w:id="260" w:author="Leon Mlakar" w:date="2024-09-25T11:28:00Z" w16du:dateUtc="2024-09-25T09:28:00Z">
        <w:r w:rsidR="0048597D">
          <w:t xml:space="preserve"> the next transaction.</w:t>
        </w:r>
      </w:ins>
      <w:del w:id="261" w:author="Leon Mlakar" w:date="2024-09-25T12:06:00Z" w16du:dateUtc="2024-09-25T10:06:00Z">
        <w:r w:rsidR="00D1361F" w:rsidDel="00095CDC">
          <w:delText>.</w:delText>
        </w:r>
      </w:del>
      <w:r w:rsidRPr="005B4808">
        <w:t xml:space="preserve"> </w:t>
      </w:r>
      <w:del w:id="262" w:author="Leon Mlakar" w:date="2024-09-25T11:29:00Z" w16du:dateUtc="2024-09-25T09:29:00Z">
        <w:r w:rsidR="00B057B5" w:rsidDel="00E33C8C">
          <w:delText>When</w:delText>
        </w:r>
        <w:r w:rsidR="00B402F3" w:rsidRPr="005B4808" w:rsidDel="00E33C8C">
          <w:delText xml:space="preserve"> </w:delText>
        </w:r>
      </w:del>
      <w:r w:rsidR="00B402F3" w:rsidRPr="6F8E0DB8">
        <w:rPr>
          <w:rStyle w:val="HTMLCode"/>
          <w:rFonts w:eastAsiaTheme="minorEastAsia"/>
          <w:b/>
          <w:bCs/>
          <w:i/>
          <w:iCs/>
          <w:sz w:val="16"/>
          <w:szCs w:val="16"/>
        </w:rPr>
        <w:t>Tx</w:t>
      </w:r>
      <w:del w:id="263" w:author="Leon Mlakar" w:date="2024-09-25T11:29:00Z" w16du:dateUtc="2024-09-25T09:29:00Z">
        <w:r w:rsidR="00B402F3" w:rsidRPr="6F8E0DB8" w:rsidDel="00E33C8C">
          <w:rPr>
            <w:rStyle w:val="HTMLCode"/>
            <w:rFonts w:eastAsiaTheme="minorEastAsia"/>
            <w:b/>
            <w:bCs/>
            <w:i/>
            <w:iCs/>
            <w:sz w:val="16"/>
            <w:szCs w:val="16"/>
          </w:rPr>
          <w:delText>ID</w:delText>
        </w:r>
      </w:del>
      <w:r w:rsidR="00B402F3" w:rsidRPr="6F8E0DB8">
        <w:rPr>
          <w:rStyle w:val="HTMLCode"/>
          <w:rFonts w:eastAsiaTheme="minorEastAsia"/>
          <w:b/>
          <w:bCs/>
          <w:i/>
          <w:iCs/>
          <w:sz w:val="16"/>
          <w:szCs w:val="16"/>
        </w:rPr>
        <w:t>1</w:t>
      </w:r>
      <w:r w:rsidR="00377FF6" w:rsidRPr="005B4808">
        <w:t xml:space="preserve"> </w:t>
      </w:r>
      <w:del w:id="264" w:author="Leon Mlakar" w:date="2024-09-25T11:29:00Z" w16du:dateUtc="2024-09-25T09:29:00Z">
        <w:r w:rsidR="00377FF6" w:rsidRPr="00FA171C" w:rsidDel="00E33C8C">
          <w:delText>spends</w:delText>
        </w:r>
        <w:r w:rsidR="00B402F3" w:rsidDel="00E33C8C">
          <w:delText xml:space="preserve"> </w:delText>
        </w:r>
      </w:del>
      <w:ins w:id="265" w:author="Leon Mlakar" w:date="2024-09-25T11:29:00Z" w16du:dateUtc="2024-09-25T09:29:00Z">
        <w:r w:rsidR="00E33C8C" w:rsidRPr="00FA171C">
          <w:t>spend</w:t>
        </w:r>
        <w:r w:rsidR="00E33C8C">
          <w:t xml:space="preserve">ing </w:t>
        </w:r>
      </w:ins>
      <w:r w:rsidR="00B402F3">
        <w:t xml:space="preserve">the output of </w:t>
      </w:r>
      <w:r w:rsidR="00B402F3" w:rsidRPr="6F8E0DB8">
        <w:rPr>
          <w:rStyle w:val="HTMLCode"/>
          <w:rFonts w:eastAsiaTheme="minorEastAsia"/>
          <w:b/>
          <w:bCs/>
          <w:i/>
          <w:iCs/>
          <w:sz w:val="16"/>
          <w:szCs w:val="16"/>
        </w:rPr>
        <w:t>Tx</w:t>
      </w:r>
      <w:del w:id="266" w:author="Leon Mlakar" w:date="2024-09-25T11:29:00Z" w16du:dateUtc="2024-09-25T09:29:00Z">
        <w:r w:rsidR="00B402F3" w:rsidRPr="6F8E0DB8" w:rsidDel="00E33C8C">
          <w:rPr>
            <w:rStyle w:val="HTMLCode"/>
            <w:rFonts w:eastAsiaTheme="minorEastAsia"/>
            <w:b/>
            <w:bCs/>
            <w:i/>
            <w:iCs/>
            <w:sz w:val="16"/>
            <w:szCs w:val="16"/>
          </w:rPr>
          <w:delText>ID</w:delText>
        </w:r>
      </w:del>
      <w:r w:rsidR="00B402F3" w:rsidRPr="6F8E0DB8">
        <w:rPr>
          <w:rStyle w:val="HTMLCode"/>
          <w:rFonts w:eastAsiaTheme="minorEastAsia"/>
          <w:b/>
          <w:bCs/>
          <w:i/>
          <w:iCs/>
          <w:sz w:val="16"/>
          <w:szCs w:val="16"/>
        </w:rPr>
        <w:t xml:space="preserve">0 </w:t>
      </w:r>
      <w:r w:rsidR="00B402F3" w:rsidRPr="005B4808">
        <w:t>a</w:t>
      </w:r>
      <w:r w:rsidRPr="005B4808">
        <w:t xml:space="preserve">llows an external observer to </w:t>
      </w:r>
      <w:r w:rsidR="00572DDB" w:rsidRPr="005B4808">
        <w:t>conclude that there</w:t>
      </w:r>
      <w:r w:rsidR="00AB5DBB">
        <w:t xml:space="preserve"> is</w:t>
      </w:r>
      <w:r w:rsidRPr="005B4808">
        <w:t xml:space="preserve"> a link between </w:t>
      </w:r>
      <w:r w:rsidR="00AB5DBB">
        <w:t xml:space="preserve">both </w:t>
      </w:r>
      <w:r w:rsidR="6163B4BA" w:rsidRPr="005B4808">
        <w:t xml:space="preserve">blockchain </w:t>
      </w:r>
      <w:r w:rsidR="00036D0C">
        <w:rPr>
          <w:noProof/>
        </w:rPr>
        <mc:AlternateContent>
          <mc:Choice Requires="wps">
            <w:drawing>
              <wp:anchor distT="0" distB="0" distL="114300" distR="114300" simplePos="0" relativeHeight="251658250" behindDoc="0" locked="0" layoutInCell="1" allowOverlap="1" wp14:anchorId="2BB45718" wp14:editId="10FE4A63">
                <wp:simplePos x="0" y="0"/>
                <wp:positionH relativeFrom="column">
                  <wp:posOffset>-9525</wp:posOffset>
                </wp:positionH>
                <wp:positionV relativeFrom="paragraph">
                  <wp:posOffset>2595142</wp:posOffset>
                </wp:positionV>
                <wp:extent cx="5756275" cy="179705"/>
                <wp:effectExtent l="0" t="0" r="0" b="0"/>
                <wp:wrapSquare wrapText="bothSides"/>
                <wp:docPr id="2144035360" name="Text Box 1"/>
                <wp:cNvGraphicFramePr/>
                <a:graphic xmlns:a="http://schemas.openxmlformats.org/drawingml/2006/main">
                  <a:graphicData uri="http://schemas.microsoft.com/office/word/2010/wordprocessingShape">
                    <wps:wsp>
                      <wps:cNvSpPr txBox="1"/>
                      <wps:spPr>
                        <a:xfrm>
                          <a:off x="0" y="0"/>
                          <a:ext cx="5756275" cy="179705"/>
                        </a:xfrm>
                        <a:prstGeom prst="rect">
                          <a:avLst/>
                        </a:prstGeom>
                        <a:solidFill>
                          <a:prstClr val="white"/>
                        </a:solidFill>
                        <a:ln>
                          <a:noFill/>
                        </a:ln>
                      </wps:spPr>
                      <wps:txbx>
                        <w:txbxContent>
                          <w:p w14:paraId="54BF5608" w14:textId="346FDFBC" w:rsidR="00C15D32" w:rsidRPr="00C15D32" w:rsidRDefault="00C15D32" w:rsidP="00C15D32">
                            <w:pPr>
                              <w:pStyle w:val="Caption"/>
                              <w:rPr>
                                <w:noProof/>
                                <w:color w:val="004860"/>
                                <w:sz w:val="12"/>
                                <w:szCs w:val="12"/>
                              </w:rPr>
                            </w:pPr>
                            <w:r w:rsidRPr="00C15D32">
                              <w:rPr>
                                <w:sz w:val="12"/>
                                <w:szCs w:val="12"/>
                              </w:rPr>
                              <w:t xml:space="preserve">Figure </w:t>
                            </w:r>
                            <w:r w:rsidRPr="00C15D32">
                              <w:rPr>
                                <w:sz w:val="12"/>
                                <w:szCs w:val="12"/>
                              </w:rPr>
                              <w:fldChar w:fldCharType="begin"/>
                            </w:r>
                            <w:r w:rsidRPr="00C15D32">
                              <w:rPr>
                                <w:sz w:val="12"/>
                                <w:szCs w:val="12"/>
                              </w:rPr>
                              <w:instrText xml:space="preserve"> SEQ Figure \* ARABIC </w:instrText>
                            </w:r>
                            <w:r w:rsidRPr="00C15D32">
                              <w:rPr>
                                <w:sz w:val="12"/>
                                <w:szCs w:val="12"/>
                              </w:rPr>
                              <w:fldChar w:fldCharType="separate"/>
                            </w:r>
                            <w:r w:rsidR="008F1B57">
                              <w:rPr>
                                <w:noProof/>
                                <w:sz w:val="12"/>
                                <w:szCs w:val="12"/>
                              </w:rPr>
                              <w:t>3</w:t>
                            </w:r>
                            <w:r w:rsidRPr="00C15D32">
                              <w:rPr>
                                <w:sz w:val="12"/>
                                <w:szCs w:val="1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45718" id="_x0000_s1029" type="#_x0000_t202" style="position:absolute;margin-left:-.75pt;margin-top:204.35pt;width:453.25pt;height:14.15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" stroked="f">
                <v:textbox inset="0,0,0,0">
                  <w:txbxContent>
                    <w:p w14:paraId="54BF5608" w14:textId="346FDFBC" w:rsidR="00C15D32" w:rsidRPr="00C15D32" w:rsidRDefault="00C15D32" w:rsidP="00C15D32">
                      <w:pPr>
                        <w:pStyle w:val="Caption"/>
                        <w:rPr>
                          <w:noProof/>
                          <w:color w:val="004860"/>
                          <w:sz w:val="12"/>
                          <w:szCs w:val="12"/>
                        </w:rPr>
                      </w:pPr>
                      <w:r w:rsidRPr="00C15D32">
                        <w:rPr>
                          <w:sz w:val="12"/>
                          <w:szCs w:val="12"/>
                        </w:rPr>
                        <w:t xml:space="preserve">Figure </w:t>
                      </w:r>
                      <w:r w:rsidRPr="00C15D32">
                        <w:rPr>
                          <w:sz w:val="12"/>
                          <w:szCs w:val="12"/>
                        </w:rPr>
                        <w:fldChar w:fldCharType="begin"/>
                      </w:r>
                      <w:r w:rsidRPr="00C15D32">
                        <w:rPr>
                          <w:sz w:val="12"/>
                          <w:szCs w:val="12"/>
                        </w:rPr>
                        <w:instrText xml:space="preserve"> SEQ Figure \* ARABIC </w:instrText>
                      </w:r>
                      <w:r w:rsidRPr="00C15D32">
                        <w:rPr>
                          <w:sz w:val="12"/>
                          <w:szCs w:val="12"/>
                        </w:rPr>
                        <w:fldChar w:fldCharType="separate"/>
                      </w:r>
                      <w:r w:rsidR="008F1B57">
                        <w:rPr>
                          <w:noProof/>
                          <w:sz w:val="12"/>
                          <w:szCs w:val="12"/>
                        </w:rPr>
                        <w:t>3</w:t>
                      </w:r>
                      <w:r w:rsidRPr="00C15D32">
                        <w:rPr>
                          <w:sz w:val="12"/>
                          <w:szCs w:val="12"/>
                        </w:rPr>
                        <w:fldChar w:fldCharType="end"/>
                      </w:r>
                    </w:p>
                  </w:txbxContent>
                </v:textbox>
                <w10:wrap type="square"/>
              </v:shape>
            </w:pict>
          </mc:Fallback>
        </mc:AlternateContent>
      </w:r>
      <w:r w:rsidRPr="005B4808">
        <w:t>transactions</w:t>
      </w:r>
      <w:r w:rsidR="000B6246" w:rsidRPr="005B4808">
        <w:t xml:space="preserve">. </w:t>
      </w:r>
      <w:r w:rsidRPr="005B4808">
        <w:t xml:space="preserve">The status of </w:t>
      </w:r>
      <w:r w:rsidR="001970A2">
        <w:rPr>
          <w:noProof/>
        </w:rPr>
        <w:drawing>
          <wp:anchor distT="0" distB="0" distL="114300" distR="114300" simplePos="0" relativeHeight="251658264" behindDoc="0" locked="0" layoutInCell="1" allowOverlap="1" wp14:anchorId="0BEC2DB7" wp14:editId="40C1A53D">
            <wp:simplePos x="0" y="0"/>
            <wp:positionH relativeFrom="column">
              <wp:posOffset>-1270</wp:posOffset>
            </wp:positionH>
            <wp:positionV relativeFrom="paragraph">
              <wp:posOffset>476885</wp:posOffset>
            </wp:positionV>
            <wp:extent cx="5756275" cy="2118995"/>
            <wp:effectExtent l="0" t="0" r="0" b="1905"/>
            <wp:wrapTopAndBottom/>
            <wp:docPr id="78946542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65428" name="Picture 15" descr="A screenshot of a computer&#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756275" cy="2118995"/>
                    </a:xfrm>
                    <a:prstGeom prst="rect">
                      <a:avLst/>
                    </a:prstGeom>
                  </pic:spPr>
                </pic:pic>
              </a:graphicData>
            </a:graphic>
            <wp14:sizeRelH relativeFrom="page">
              <wp14:pctWidth>0</wp14:pctWidth>
            </wp14:sizeRelH>
            <wp14:sizeRelV relativeFrom="page">
              <wp14:pctHeight>0</wp14:pctHeight>
            </wp14:sizeRelV>
          </wp:anchor>
        </w:drawing>
      </w:r>
      <w:r w:rsidR="006A5916" w:rsidRPr="6F8E0DB8">
        <w:rPr>
          <w:rStyle w:val="HTMLCode"/>
          <w:rFonts w:eastAsiaTheme="minorEastAsia"/>
          <w:b/>
          <w:bCs/>
          <w:i/>
          <w:iCs/>
          <w:sz w:val="16"/>
          <w:szCs w:val="16"/>
        </w:rPr>
        <w:t>Tx</w:t>
      </w:r>
      <w:del w:id="267" w:author="Leon Mlakar" w:date="2024-09-25T11:30:00Z" w16du:dateUtc="2024-09-25T09:30:00Z">
        <w:r w:rsidR="006A5916" w:rsidRPr="6F8E0DB8" w:rsidDel="00E33C8C">
          <w:rPr>
            <w:rStyle w:val="HTMLCode"/>
            <w:rFonts w:eastAsiaTheme="minorEastAsia"/>
            <w:b/>
            <w:bCs/>
            <w:i/>
            <w:iCs/>
            <w:sz w:val="16"/>
            <w:szCs w:val="16"/>
          </w:rPr>
          <w:delText>ID</w:delText>
        </w:r>
      </w:del>
      <w:r w:rsidR="006A5916" w:rsidRPr="6F8E0DB8">
        <w:rPr>
          <w:rStyle w:val="HTMLCode"/>
          <w:rFonts w:eastAsiaTheme="minorEastAsia"/>
          <w:b/>
          <w:bCs/>
          <w:i/>
          <w:iCs/>
          <w:sz w:val="16"/>
          <w:szCs w:val="16"/>
        </w:rPr>
        <w:t>1</w:t>
      </w:r>
      <w:r w:rsidRPr="6F8E0DB8">
        <w:rPr>
          <w:b/>
          <w:bCs/>
          <w:i/>
          <w:iCs/>
        </w:rPr>
        <w:t xml:space="preserve"> </w:t>
      </w:r>
      <w:r w:rsidRPr="005B4808">
        <w:t>output indicates th</w:t>
      </w:r>
      <w:r w:rsidRPr="00D93140">
        <w:t xml:space="preserve">e </w:t>
      </w:r>
      <w:r>
        <w:t xml:space="preserve">latest </w:t>
      </w:r>
      <w:r w:rsidRPr="00D93140">
        <w:t>status</w:t>
      </w:r>
      <w:r>
        <w:t xml:space="preserve"> </w:t>
      </w:r>
      <w:r w:rsidRPr="00D93140">
        <w:t xml:space="preserve">of the DID Document. </w:t>
      </w:r>
    </w:p>
    <w:p w14:paraId="5CCC7A1D" w14:textId="1DE949FF" w:rsidR="008F6DE0" w:rsidRDefault="008F6DE0" w:rsidP="00036D0C"/>
    <w:p w14:paraId="36A5FEB0" w14:textId="621BFF48" w:rsidR="00D53172" w:rsidRDefault="00D53172" w:rsidP="00D001E5">
      <w:pPr>
        <w:pStyle w:val="Heading5"/>
      </w:pPr>
      <w:r>
        <w:t xml:space="preserve">The DID Document </w:t>
      </w:r>
      <w:r w:rsidR="004741C1">
        <w:t>Data Model</w:t>
      </w:r>
    </w:p>
    <w:p w14:paraId="50DC6CAD" w14:textId="7C0D65E8" w:rsidR="00015A5A" w:rsidRDefault="00FA4DD3" w:rsidP="00C240B0">
      <w:pPr>
        <w:keepNext/>
      </w:pPr>
      <w:r>
        <w:t>Our</w:t>
      </w:r>
      <w:r w:rsidR="003509D9">
        <w:t xml:space="preserve"> current implementation uses </w:t>
      </w:r>
      <w:hyperlink r:id="rId82" w:anchor="data-model">
        <w:r w:rsidR="1A7A9D04" w:rsidRPr="6C08A3CC">
          <w:rPr>
            <w:rStyle w:val="Hyperlink"/>
            <w:rFonts w:ascii="IBM Plex Sans Light" w:hAnsi="IBM Plex Sans Light"/>
            <w:sz w:val="16"/>
          </w:rPr>
          <w:t xml:space="preserve">W3C </w:t>
        </w:r>
        <w:r w:rsidR="07BAB938" w:rsidRPr="6C08A3CC">
          <w:rPr>
            <w:rStyle w:val="Hyperlink"/>
            <w:rFonts w:ascii="IBM Plex Sans Light" w:hAnsi="IBM Plex Sans Light"/>
            <w:sz w:val="16"/>
          </w:rPr>
          <w:t xml:space="preserve">DID </w:t>
        </w:r>
        <w:r w:rsidR="545C18C0" w:rsidRPr="6C08A3CC">
          <w:rPr>
            <w:rStyle w:val="Hyperlink"/>
            <w:rFonts w:ascii="IBM Plex Sans Light" w:hAnsi="IBM Plex Sans Light"/>
            <w:sz w:val="16"/>
          </w:rPr>
          <w:t xml:space="preserve">Document </w:t>
        </w:r>
        <w:r w:rsidR="47D62129" w:rsidRPr="6C08A3CC">
          <w:rPr>
            <w:rStyle w:val="Hyperlink"/>
            <w:rFonts w:ascii="IBM Plex Sans Light" w:hAnsi="IBM Plex Sans Light"/>
            <w:sz w:val="16"/>
          </w:rPr>
          <w:t>Data Model</w:t>
        </w:r>
      </w:hyperlink>
      <w:r w:rsidR="00B54E33">
        <w:t xml:space="preserve"> </w:t>
      </w:r>
      <w:r w:rsidR="001954C1">
        <w:t>and</w:t>
      </w:r>
      <w:r w:rsidR="00B54E33">
        <w:t xml:space="preserve"> is</w:t>
      </w:r>
      <w:r w:rsidR="000372C1">
        <w:t xml:space="preserve"> </w:t>
      </w:r>
      <w:r w:rsidR="00426712">
        <w:t xml:space="preserve">referenced in the DID Document. </w:t>
      </w:r>
      <w:r>
        <w:t>B</w:t>
      </w:r>
      <w:r w:rsidR="00426712">
        <w:t xml:space="preserve">elow </w:t>
      </w:r>
      <w:r>
        <w:t>is</w:t>
      </w:r>
      <w:r w:rsidR="00426712">
        <w:t xml:space="preserve"> a</w:t>
      </w:r>
      <w:r w:rsidR="00AF7B37">
        <w:t xml:space="preserve"> representati</w:t>
      </w:r>
      <w:r>
        <w:t xml:space="preserve">ve </w:t>
      </w:r>
      <w:r w:rsidR="00426712">
        <w:t xml:space="preserve">example of a DID Document </w:t>
      </w:r>
      <w:r w:rsidR="006603A2">
        <w:t>data model</w:t>
      </w:r>
      <w:r w:rsidR="00426712">
        <w:t>.</w:t>
      </w:r>
    </w:p>
    <w:p w14:paraId="13588494" w14:textId="77777777" w:rsidR="00426712" w:rsidRDefault="00426712" w:rsidP="00C240B0">
      <w:pPr>
        <w:keepNext/>
      </w:pPr>
    </w:p>
    <w:p w14:paraId="577523A2" w14:textId="2A6C9451" w:rsidR="003B5FAD" w:rsidRPr="0086710E" w:rsidRDefault="00A01DB5" w:rsidP="0086710E">
      <w:pPr>
        <w:keepNext/>
        <w:shd w:val="clear" w:color="auto" w:fill="F2F2F2" w:themeFill="background1" w:themeFillShade="F2"/>
        <w:rPr>
          <w:rFonts w:ascii="IBM Plex Mono" w:hAnsi="IBM Plex Mono"/>
          <w:sz w:val="13"/>
          <w:szCs w:val="13"/>
        </w:rPr>
      </w:pPr>
      <w:r>
        <w:rPr>
          <w:rFonts w:ascii="IBM Plex Mono" w:hAnsi="IBM Plex Mono"/>
          <w:sz w:val="13"/>
          <w:szCs w:val="13"/>
        </w:rPr>
        <w:br/>
        <w:t xml:space="preserve">  </w:t>
      </w:r>
      <w:r w:rsidR="00987729" w:rsidRPr="0086710E">
        <w:rPr>
          <w:rFonts w:ascii="IBM Plex Mono" w:hAnsi="IBM Plex Mono"/>
          <w:sz w:val="13"/>
          <w:szCs w:val="13"/>
        </w:rPr>
        <w:t>"@context": "</w:t>
      </w:r>
      <w:hyperlink r:id="rId83" w:tgtFrame="_blank" w:history="1">
        <w:r w:rsidR="00987729" w:rsidRPr="0086710E">
          <w:rPr>
            <w:rStyle w:val="Hyperlink"/>
            <w:rFonts w:ascii="IBM Plex Mono" w:hAnsi="IBM Plex Mono"/>
            <w:sz w:val="13"/>
            <w:szCs w:val="13"/>
          </w:rPr>
          <w:t>https://www.w3.org/ns/did/v1</w:t>
        </w:r>
      </w:hyperlink>
      <w:r w:rsidR="00987729" w:rsidRPr="0086710E">
        <w:rPr>
          <w:rFonts w:ascii="IBM Plex Mono" w:hAnsi="IBM Plex Mono"/>
          <w:sz w:val="13"/>
          <w:szCs w:val="13"/>
        </w:rPr>
        <w:t xml:space="preserve">", </w:t>
      </w:r>
    </w:p>
    <w:p w14:paraId="5002A1E8" w14:textId="40E8BBD6" w:rsidR="003B5FAD" w:rsidRPr="0086710E" w:rsidRDefault="00A01DB5" w:rsidP="0086710E">
      <w:pPr>
        <w:keepNext/>
        <w:shd w:val="clear" w:color="auto" w:fill="F2F2F2" w:themeFill="background1" w:themeFillShade="F2"/>
        <w:rPr>
          <w:rFonts w:ascii="IBM Plex Mono" w:hAnsi="IBM Plex Mono"/>
          <w:sz w:val="13"/>
          <w:szCs w:val="13"/>
        </w:rPr>
      </w:pPr>
      <w:r>
        <w:rPr>
          <w:rFonts w:ascii="IBM Plex Mono" w:hAnsi="IBM Plex Mono"/>
          <w:sz w:val="13"/>
          <w:szCs w:val="13"/>
        </w:rPr>
        <w:t xml:space="preserve">  </w:t>
      </w:r>
      <w:r w:rsidR="00987729" w:rsidRPr="0086710E">
        <w:rPr>
          <w:rFonts w:ascii="IBM Plex Mono" w:hAnsi="IBM Plex Mono"/>
          <w:sz w:val="13"/>
          <w:szCs w:val="13"/>
        </w:rPr>
        <w:t>"id": "did:bsv:5909468ac49f960e191faba2dd7da60bd1775ccf59e90b8390c971d04741b710",</w:t>
      </w:r>
    </w:p>
    <w:p w14:paraId="1DA8AF9E" w14:textId="7223632E" w:rsidR="003B5FAD" w:rsidRPr="0086710E" w:rsidRDefault="00A01DB5" w:rsidP="0086710E">
      <w:pPr>
        <w:keepNext/>
        <w:shd w:val="clear" w:color="auto" w:fill="F2F2F2" w:themeFill="background1" w:themeFillShade="F2"/>
        <w:rPr>
          <w:rFonts w:ascii="IBM Plex Mono" w:hAnsi="IBM Plex Mono"/>
          <w:sz w:val="13"/>
          <w:szCs w:val="13"/>
        </w:rPr>
      </w:pPr>
      <w:r>
        <w:rPr>
          <w:rFonts w:ascii="IBM Plex Mono" w:hAnsi="IBM Plex Mono"/>
          <w:sz w:val="13"/>
          <w:szCs w:val="13"/>
        </w:rPr>
        <w:t xml:space="preserve">  </w:t>
      </w:r>
      <w:r w:rsidR="00987729" w:rsidRPr="0086710E">
        <w:rPr>
          <w:rFonts w:ascii="IBM Plex Mono" w:hAnsi="IBM Plex Mono"/>
          <w:sz w:val="13"/>
          <w:szCs w:val="13"/>
        </w:rPr>
        <w:t>"controller": "did:bsv:b6333300b727ae4d355ffe2fee06ebe9ed5565cb1321e02637fa971bd523272e",</w:t>
      </w:r>
    </w:p>
    <w:p w14:paraId="76D8D2EB" w14:textId="18032713" w:rsidR="00F04F04" w:rsidRPr="0086710E" w:rsidRDefault="00A01DB5" w:rsidP="0086710E">
      <w:pPr>
        <w:keepNext/>
        <w:shd w:val="clear" w:color="auto" w:fill="F2F2F2" w:themeFill="background1" w:themeFillShade="F2"/>
        <w:rPr>
          <w:rFonts w:ascii="IBM Plex Mono" w:hAnsi="IBM Plex Mono"/>
          <w:sz w:val="13"/>
          <w:szCs w:val="13"/>
        </w:rPr>
      </w:pPr>
      <w:r>
        <w:rPr>
          <w:rFonts w:ascii="IBM Plex Mono" w:hAnsi="IBM Plex Mono"/>
          <w:sz w:val="13"/>
          <w:szCs w:val="13"/>
        </w:rPr>
        <w:t xml:space="preserve">  </w:t>
      </w:r>
      <w:r w:rsidR="00987729" w:rsidRPr="0086710E">
        <w:rPr>
          <w:rFonts w:ascii="IBM Plex Mono" w:hAnsi="IBM Plex Mono"/>
          <w:sz w:val="13"/>
          <w:szCs w:val="13"/>
        </w:rPr>
        <w:t>"</w:t>
      </w:r>
      <w:proofErr w:type="spellStart"/>
      <w:r w:rsidR="00987729" w:rsidRPr="0086710E">
        <w:rPr>
          <w:rFonts w:ascii="IBM Plex Mono" w:hAnsi="IBM Plex Mono"/>
          <w:sz w:val="13"/>
          <w:szCs w:val="13"/>
        </w:rPr>
        <w:t>verificationMethod</w:t>
      </w:r>
      <w:proofErr w:type="spellEnd"/>
      <w:r w:rsidR="00987729" w:rsidRPr="0086710E">
        <w:rPr>
          <w:rFonts w:ascii="IBM Plex Mono" w:hAnsi="IBM Plex Mono"/>
          <w:sz w:val="13"/>
          <w:szCs w:val="13"/>
        </w:rPr>
        <w:t xml:space="preserve">": </w:t>
      </w:r>
    </w:p>
    <w:p w14:paraId="44CD031D" w14:textId="77777777" w:rsidR="00E33C8C" w:rsidRDefault="00A01DB5" w:rsidP="0086710E">
      <w:pPr>
        <w:keepNext/>
        <w:shd w:val="clear" w:color="auto" w:fill="F2F2F2" w:themeFill="background1" w:themeFillShade="F2"/>
        <w:rPr>
          <w:ins w:id="268" w:author="Leon Mlakar" w:date="2024-09-25T11:30:00Z" w16du:dateUtc="2024-09-25T09:30:00Z"/>
          <w:rFonts w:ascii="IBM Plex Mono" w:hAnsi="IBM Plex Mono"/>
          <w:sz w:val="13"/>
          <w:szCs w:val="13"/>
        </w:rPr>
      </w:pPr>
      <w:r>
        <w:rPr>
          <w:rFonts w:ascii="IBM Plex Mono" w:hAnsi="IBM Plex Mono"/>
          <w:sz w:val="13"/>
          <w:szCs w:val="13"/>
        </w:rPr>
        <w:t xml:space="preserve">         </w:t>
      </w:r>
      <w:r w:rsidR="00987729" w:rsidRPr="0086710E">
        <w:rPr>
          <w:rFonts w:ascii="IBM Plex Mono" w:hAnsi="IBM Plex Mono"/>
          <w:sz w:val="13"/>
          <w:szCs w:val="13"/>
        </w:rPr>
        <w:t xml:space="preserve">[ { </w:t>
      </w:r>
    </w:p>
    <w:p w14:paraId="6B71B33B" w14:textId="42D44D20" w:rsidR="00F04F04" w:rsidRPr="0086710E" w:rsidRDefault="00E33C8C" w:rsidP="0086710E">
      <w:pPr>
        <w:keepNext/>
        <w:shd w:val="clear" w:color="auto" w:fill="F2F2F2" w:themeFill="background1" w:themeFillShade="F2"/>
        <w:rPr>
          <w:rFonts w:ascii="IBM Plex Mono" w:hAnsi="IBM Plex Mono"/>
          <w:sz w:val="13"/>
          <w:szCs w:val="13"/>
        </w:rPr>
      </w:pPr>
      <w:ins w:id="269" w:author="Leon Mlakar" w:date="2024-09-25T11:30:00Z" w16du:dateUtc="2024-09-25T09:30:00Z">
        <w:r>
          <w:rPr>
            <w:rFonts w:ascii="IBM Plex Mono" w:hAnsi="IBM Plex Mono"/>
            <w:sz w:val="13"/>
            <w:szCs w:val="13"/>
          </w:rPr>
          <w:t xml:space="preserve">             </w:t>
        </w:r>
      </w:ins>
      <w:r w:rsidR="00987729" w:rsidRPr="0086710E">
        <w:rPr>
          <w:rFonts w:ascii="IBM Plex Mono" w:hAnsi="IBM Plex Mono"/>
          <w:sz w:val="13"/>
          <w:szCs w:val="13"/>
        </w:rPr>
        <w:t>"id": "did:bsv:5909468ac49f960e191faba2dd7da60bd1775ccf59e90b8390c971d04741b710#subject-key",</w:t>
      </w:r>
    </w:p>
    <w:p w14:paraId="5C0B8316" w14:textId="32EE064E" w:rsidR="00F04F04" w:rsidRPr="0086710E" w:rsidRDefault="00A01DB5" w:rsidP="00A01DB5">
      <w:pPr>
        <w:keepNext/>
        <w:shd w:val="clear" w:color="auto" w:fill="F2F2F2" w:themeFill="background1" w:themeFillShade="F2"/>
        <w:rPr>
          <w:rFonts w:ascii="IBM Plex Mono" w:hAnsi="IBM Plex Mono"/>
          <w:sz w:val="13"/>
          <w:szCs w:val="13"/>
        </w:rPr>
      </w:pPr>
      <w:r>
        <w:rPr>
          <w:rFonts w:ascii="IBM Plex Mono" w:hAnsi="IBM Plex Mono"/>
          <w:sz w:val="13"/>
          <w:szCs w:val="13"/>
        </w:rPr>
        <w:t xml:space="preserve">         </w:t>
      </w:r>
      <w:ins w:id="270" w:author="Leon Mlakar" w:date="2024-09-25T11:30:00Z" w16du:dateUtc="2024-09-25T09:30:00Z">
        <w:r w:rsidR="00E33C8C">
          <w:rPr>
            <w:rFonts w:ascii="IBM Plex Mono" w:hAnsi="IBM Plex Mono"/>
            <w:sz w:val="13"/>
            <w:szCs w:val="13"/>
          </w:rPr>
          <w:t xml:space="preserve">    </w:t>
        </w:r>
      </w:ins>
      <w:r w:rsidR="00987729" w:rsidRPr="0086710E">
        <w:rPr>
          <w:rFonts w:ascii="IBM Plex Mono" w:hAnsi="IBM Plex Mono"/>
          <w:sz w:val="13"/>
          <w:szCs w:val="13"/>
        </w:rPr>
        <w:t xml:space="preserve">"type": "JsonWebKey2020", </w:t>
      </w:r>
    </w:p>
    <w:p w14:paraId="26BFC933" w14:textId="5F0BB317" w:rsidR="00F04F04" w:rsidRPr="0086710E" w:rsidRDefault="00A01DB5" w:rsidP="00A01DB5">
      <w:pPr>
        <w:keepNext/>
        <w:shd w:val="clear" w:color="auto" w:fill="F2F2F2" w:themeFill="background1" w:themeFillShade="F2"/>
        <w:rPr>
          <w:rFonts w:ascii="IBM Plex Mono" w:hAnsi="IBM Plex Mono"/>
          <w:sz w:val="13"/>
          <w:szCs w:val="13"/>
        </w:rPr>
      </w:pPr>
      <w:r>
        <w:rPr>
          <w:rFonts w:ascii="IBM Plex Mono" w:hAnsi="IBM Plex Mono"/>
          <w:sz w:val="13"/>
          <w:szCs w:val="13"/>
        </w:rPr>
        <w:t xml:space="preserve">         </w:t>
      </w:r>
      <w:ins w:id="271" w:author="Leon Mlakar" w:date="2024-09-25T11:30:00Z" w16du:dateUtc="2024-09-25T09:30:00Z">
        <w:r w:rsidR="00E33C8C">
          <w:rPr>
            <w:rFonts w:ascii="IBM Plex Mono" w:hAnsi="IBM Plex Mono"/>
            <w:sz w:val="13"/>
            <w:szCs w:val="13"/>
          </w:rPr>
          <w:t xml:space="preserve">    </w:t>
        </w:r>
      </w:ins>
      <w:r w:rsidR="00987729" w:rsidRPr="0086710E">
        <w:rPr>
          <w:rFonts w:ascii="IBM Plex Mono" w:hAnsi="IBM Plex Mono"/>
          <w:sz w:val="13"/>
          <w:szCs w:val="13"/>
        </w:rPr>
        <w:t>"controller":</w:t>
      </w:r>
      <w:r w:rsidR="00F04F04" w:rsidRPr="0086710E">
        <w:rPr>
          <w:rFonts w:ascii="IBM Plex Mono" w:hAnsi="IBM Plex Mono"/>
          <w:sz w:val="13"/>
          <w:szCs w:val="13"/>
        </w:rPr>
        <w:t xml:space="preserve"> </w:t>
      </w:r>
      <w:r w:rsidR="00987729" w:rsidRPr="0086710E">
        <w:rPr>
          <w:rFonts w:ascii="IBM Plex Mono" w:hAnsi="IBM Plex Mono"/>
          <w:sz w:val="13"/>
          <w:szCs w:val="13"/>
        </w:rPr>
        <w:t>"did:bsv:5909468ac49f960e191faba2dd7da60bd1775ccf59e90b8390c971d04741b710",</w:t>
      </w:r>
    </w:p>
    <w:p w14:paraId="352D6CBF" w14:textId="5504AB4C" w:rsidR="00A152EB" w:rsidRPr="0086710E" w:rsidRDefault="00A01DB5" w:rsidP="00A01DB5">
      <w:pPr>
        <w:keepNext/>
        <w:shd w:val="clear" w:color="auto" w:fill="F2F2F2" w:themeFill="background1" w:themeFillShade="F2"/>
        <w:rPr>
          <w:rFonts w:ascii="IBM Plex Mono" w:hAnsi="IBM Plex Mono"/>
          <w:sz w:val="13"/>
          <w:szCs w:val="13"/>
        </w:rPr>
      </w:pPr>
      <w:r>
        <w:rPr>
          <w:rFonts w:ascii="IBM Plex Mono" w:hAnsi="IBM Plex Mono"/>
          <w:sz w:val="13"/>
          <w:szCs w:val="13"/>
        </w:rPr>
        <w:t xml:space="preserve">         </w:t>
      </w:r>
      <w:ins w:id="272" w:author="Leon Mlakar" w:date="2024-09-25T11:30:00Z" w16du:dateUtc="2024-09-25T09:30:00Z">
        <w:r w:rsidR="00E33C8C">
          <w:rPr>
            <w:rFonts w:ascii="IBM Plex Mono" w:hAnsi="IBM Plex Mono"/>
            <w:sz w:val="13"/>
            <w:szCs w:val="13"/>
          </w:rPr>
          <w:t xml:space="preserve">    </w:t>
        </w:r>
      </w:ins>
      <w:r w:rsidR="00987729" w:rsidRPr="0086710E">
        <w:rPr>
          <w:rFonts w:ascii="IBM Plex Mono" w:hAnsi="IBM Plex Mono"/>
          <w:sz w:val="13"/>
          <w:szCs w:val="13"/>
        </w:rPr>
        <w:t>"</w:t>
      </w:r>
      <w:proofErr w:type="spellStart"/>
      <w:r w:rsidR="00987729" w:rsidRPr="0086710E">
        <w:rPr>
          <w:rFonts w:ascii="IBM Plex Mono" w:hAnsi="IBM Plex Mono"/>
          <w:sz w:val="13"/>
          <w:szCs w:val="13"/>
        </w:rPr>
        <w:t>publicKeyJwk</w:t>
      </w:r>
      <w:proofErr w:type="spellEnd"/>
      <w:r w:rsidR="00987729" w:rsidRPr="0086710E">
        <w:rPr>
          <w:rFonts w:ascii="IBM Plex Mono" w:hAnsi="IBM Plex Mono"/>
          <w:sz w:val="13"/>
          <w:szCs w:val="13"/>
        </w:rPr>
        <w:t xml:space="preserve">": </w:t>
      </w:r>
    </w:p>
    <w:p w14:paraId="6BBB3286" w14:textId="77777777" w:rsidR="00E33C8C" w:rsidRDefault="00A01DB5" w:rsidP="00A01DB5">
      <w:pPr>
        <w:keepNext/>
        <w:shd w:val="clear" w:color="auto" w:fill="F2F2F2" w:themeFill="background1" w:themeFillShade="F2"/>
        <w:rPr>
          <w:ins w:id="273" w:author="Leon Mlakar" w:date="2024-09-25T11:31:00Z" w16du:dateUtc="2024-09-25T09:31:00Z"/>
          <w:rFonts w:ascii="IBM Plex Mono" w:hAnsi="IBM Plex Mono"/>
          <w:sz w:val="13"/>
          <w:szCs w:val="13"/>
        </w:rPr>
      </w:pPr>
      <w:r>
        <w:rPr>
          <w:rFonts w:ascii="IBM Plex Mono" w:hAnsi="IBM Plex Mono"/>
          <w:sz w:val="13"/>
          <w:szCs w:val="13"/>
        </w:rPr>
        <w:t xml:space="preserve">              </w:t>
      </w:r>
      <w:del w:id="274" w:author="Leon Mlakar" w:date="2024-09-25T11:31:00Z" w16du:dateUtc="2024-09-25T09:31:00Z">
        <w:r w:rsidDel="00E33C8C">
          <w:rPr>
            <w:rFonts w:ascii="IBM Plex Mono" w:hAnsi="IBM Plex Mono"/>
            <w:sz w:val="13"/>
            <w:szCs w:val="13"/>
          </w:rPr>
          <w:delText xml:space="preserve"> </w:delText>
        </w:r>
      </w:del>
      <w:del w:id="275" w:author="Leon Mlakar" w:date="2024-09-25T11:30:00Z" w16du:dateUtc="2024-09-25T09:30:00Z">
        <w:r w:rsidDel="00E33C8C">
          <w:rPr>
            <w:rFonts w:ascii="IBM Plex Mono" w:hAnsi="IBM Plex Mono"/>
            <w:sz w:val="13"/>
            <w:szCs w:val="13"/>
          </w:rPr>
          <w:delText xml:space="preserve">    </w:delText>
        </w:r>
      </w:del>
      <w:r w:rsidR="00987729" w:rsidRPr="0086710E">
        <w:rPr>
          <w:rFonts w:ascii="IBM Plex Mono" w:hAnsi="IBM Plex Mono"/>
          <w:sz w:val="13"/>
          <w:szCs w:val="13"/>
        </w:rPr>
        <w:t xml:space="preserve">{ </w:t>
      </w:r>
    </w:p>
    <w:p w14:paraId="1A35E1B9" w14:textId="2023D38E" w:rsidR="00A152EB" w:rsidRPr="0086710E" w:rsidRDefault="00E33C8C" w:rsidP="00A01DB5">
      <w:pPr>
        <w:keepNext/>
        <w:shd w:val="clear" w:color="auto" w:fill="F2F2F2" w:themeFill="background1" w:themeFillShade="F2"/>
        <w:rPr>
          <w:rFonts w:ascii="IBM Plex Mono" w:hAnsi="IBM Plex Mono"/>
          <w:sz w:val="13"/>
          <w:szCs w:val="13"/>
        </w:rPr>
      </w:pPr>
      <w:ins w:id="276" w:author="Leon Mlakar" w:date="2024-09-25T11:31:00Z" w16du:dateUtc="2024-09-25T09:31:00Z">
        <w:r>
          <w:rPr>
            <w:rFonts w:ascii="IBM Plex Mono" w:hAnsi="IBM Plex Mono"/>
            <w:sz w:val="13"/>
            <w:szCs w:val="13"/>
          </w:rPr>
          <w:t xml:space="preserve">                  </w:t>
        </w:r>
      </w:ins>
      <w:r w:rsidR="00987729" w:rsidRPr="0086710E">
        <w:rPr>
          <w:rFonts w:ascii="IBM Plex Mono" w:hAnsi="IBM Plex Mono"/>
          <w:sz w:val="13"/>
          <w:szCs w:val="13"/>
        </w:rPr>
        <w:t>"</w:t>
      </w:r>
      <w:proofErr w:type="spellStart"/>
      <w:r w:rsidR="00987729" w:rsidRPr="0086710E">
        <w:rPr>
          <w:rFonts w:ascii="IBM Plex Mono" w:hAnsi="IBM Plex Mono"/>
          <w:sz w:val="13"/>
          <w:szCs w:val="13"/>
        </w:rPr>
        <w:t>kty</w:t>
      </w:r>
      <w:proofErr w:type="spellEnd"/>
      <w:r w:rsidR="00987729" w:rsidRPr="0086710E">
        <w:rPr>
          <w:rFonts w:ascii="IBM Plex Mono" w:hAnsi="IBM Plex Mono"/>
          <w:sz w:val="13"/>
          <w:szCs w:val="13"/>
        </w:rPr>
        <w:t xml:space="preserve">": "EC", </w:t>
      </w:r>
    </w:p>
    <w:p w14:paraId="330F72D5" w14:textId="47B9B3B6" w:rsidR="00A152EB" w:rsidRPr="0086710E" w:rsidRDefault="00A01DB5" w:rsidP="00A01DB5">
      <w:pPr>
        <w:keepNext/>
        <w:shd w:val="clear" w:color="auto" w:fill="F2F2F2" w:themeFill="background1" w:themeFillShade="F2"/>
        <w:rPr>
          <w:rFonts w:ascii="IBM Plex Mono" w:hAnsi="IBM Plex Mono"/>
          <w:sz w:val="13"/>
          <w:szCs w:val="13"/>
        </w:rPr>
      </w:pPr>
      <w:r>
        <w:rPr>
          <w:rFonts w:ascii="IBM Plex Mono" w:hAnsi="IBM Plex Mono"/>
          <w:sz w:val="13"/>
          <w:szCs w:val="13"/>
        </w:rPr>
        <w:t xml:space="preserve">                  </w:t>
      </w:r>
      <w:del w:id="277" w:author="Leon Mlakar" w:date="2024-09-25T11:31:00Z" w16du:dateUtc="2024-09-25T09:31:00Z">
        <w:r w:rsidDel="00E33C8C">
          <w:rPr>
            <w:rFonts w:ascii="IBM Plex Mono" w:hAnsi="IBM Plex Mono"/>
            <w:sz w:val="13"/>
            <w:szCs w:val="13"/>
          </w:rPr>
          <w:delText xml:space="preserve"> </w:delText>
        </w:r>
      </w:del>
      <w:r w:rsidR="00987729" w:rsidRPr="0086710E">
        <w:rPr>
          <w:rFonts w:ascii="IBM Plex Mono" w:hAnsi="IBM Plex Mono"/>
          <w:sz w:val="13"/>
          <w:szCs w:val="13"/>
        </w:rPr>
        <w:t xml:space="preserve">"x": "xJxFTwL183Hmz19WnLAgBa1wpljMuaYk_rBnAKlol-g", </w:t>
      </w:r>
    </w:p>
    <w:p w14:paraId="2CAA7FF7" w14:textId="059FF401" w:rsidR="00A152EB" w:rsidRPr="0086710E" w:rsidRDefault="00A01DB5" w:rsidP="00A01DB5">
      <w:pPr>
        <w:keepNext/>
        <w:shd w:val="clear" w:color="auto" w:fill="F2F2F2" w:themeFill="background1" w:themeFillShade="F2"/>
        <w:rPr>
          <w:rFonts w:ascii="IBM Plex Mono" w:hAnsi="IBM Plex Mono"/>
          <w:sz w:val="13"/>
          <w:szCs w:val="13"/>
        </w:rPr>
      </w:pPr>
      <w:r>
        <w:rPr>
          <w:rFonts w:ascii="IBM Plex Mono" w:hAnsi="IBM Plex Mono"/>
          <w:sz w:val="13"/>
          <w:szCs w:val="13"/>
        </w:rPr>
        <w:t xml:space="preserve">                  </w:t>
      </w:r>
      <w:del w:id="278" w:author="Leon Mlakar" w:date="2024-09-25T11:31:00Z" w16du:dateUtc="2024-09-25T09:31:00Z">
        <w:r w:rsidDel="00E33C8C">
          <w:rPr>
            <w:rFonts w:ascii="IBM Plex Mono" w:hAnsi="IBM Plex Mono"/>
            <w:sz w:val="13"/>
            <w:szCs w:val="13"/>
          </w:rPr>
          <w:delText xml:space="preserve"> </w:delText>
        </w:r>
      </w:del>
      <w:r w:rsidR="00987729" w:rsidRPr="0086710E">
        <w:rPr>
          <w:rFonts w:ascii="IBM Plex Mono" w:hAnsi="IBM Plex Mono"/>
          <w:sz w:val="13"/>
          <w:szCs w:val="13"/>
        </w:rPr>
        <w:t xml:space="preserve">"y": "585wM9i1dGHr6qgL5NG5N2EAxel3Son9HpkGpl-hY-I", </w:t>
      </w:r>
    </w:p>
    <w:p w14:paraId="23F0BC19" w14:textId="77777777" w:rsidR="00E33C8C" w:rsidRDefault="00A01DB5" w:rsidP="00A01DB5">
      <w:pPr>
        <w:keepNext/>
        <w:shd w:val="clear" w:color="auto" w:fill="F2F2F2" w:themeFill="background1" w:themeFillShade="F2"/>
        <w:rPr>
          <w:ins w:id="279" w:author="Leon Mlakar" w:date="2024-09-25T11:31:00Z" w16du:dateUtc="2024-09-25T09:31:00Z"/>
          <w:rFonts w:ascii="IBM Plex Mono" w:hAnsi="IBM Plex Mono"/>
          <w:sz w:val="13"/>
          <w:szCs w:val="13"/>
        </w:rPr>
      </w:pPr>
      <w:r>
        <w:rPr>
          <w:rFonts w:ascii="IBM Plex Mono" w:hAnsi="IBM Plex Mono"/>
          <w:sz w:val="13"/>
          <w:szCs w:val="13"/>
        </w:rPr>
        <w:t xml:space="preserve">                  </w:t>
      </w:r>
      <w:del w:id="280" w:author="Leon Mlakar" w:date="2024-09-25T11:31:00Z" w16du:dateUtc="2024-09-25T09:31:00Z">
        <w:r w:rsidDel="00E33C8C">
          <w:rPr>
            <w:rFonts w:ascii="IBM Plex Mono" w:hAnsi="IBM Plex Mono"/>
            <w:sz w:val="13"/>
            <w:szCs w:val="13"/>
          </w:rPr>
          <w:delText xml:space="preserve"> </w:delText>
        </w:r>
      </w:del>
      <w:r w:rsidR="00987729" w:rsidRPr="0086710E">
        <w:rPr>
          <w:rFonts w:ascii="IBM Plex Mono" w:hAnsi="IBM Plex Mono"/>
          <w:sz w:val="13"/>
          <w:szCs w:val="13"/>
        </w:rPr>
        <w:t>"</w:t>
      </w:r>
      <w:proofErr w:type="spellStart"/>
      <w:r w:rsidR="00987729" w:rsidRPr="0086710E">
        <w:rPr>
          <w:rFonts w:ascii="IBM Plex Mono" w:hAnsi="IBM Plex Mono"/>
          <w:sz w:val="13"/>
          <w:szCs w:val="13"/>
        </w:rPr>
        <w:t>crv</w:t>
      </w:r>
      <w:proofErr w:type="spellEnd"/>
      <w:r w:rsidR="00987729" w:rsidRPr="0086710E">
        <w:rPr>
          <w:rFonts w:ascii="IBM Plex Mono" w:hAnsi="IBM Plex Mono"/>
          <w:sz w:val="13"/>
          <w:szCs w:val="13"/>
        </w:rPr>
        <w:t xml:space="preserve">": "secp256k1" </w:t>
      </w:r>
    </w:p>
    <w:p w14:paraId="3F3A473F" w14:textId="26660C40" w:rsidR="00A152EB" w:rsidRPr="0086710E" w:rsidRDefault="00E33C8C" w:rsidP="00A01DB5">
      <w:pPr>
        <w:keepNext/>
        <w:shd w:val="clear" w:color="auto" w:fill="F2F2F2" w:themeFill="background1" w:themeFillShade="F2"/>
        <w:rPr>
          <w:rFonts w:ascii="IBM Plex Mono" w:hAnsi="IBM Plex Mono"/>
          <w:sz w:val="13"/>
          <w:szCs w:val="13"/>
        </w:rPr>
      </w:pPr>
      <w:ins w:id="281" w:author="Leon Mlakar" w:date="2024-09-25T11:31:00Z" w16du:dateUtc="2024-09-25T09:31:00Z">
        <w:r>
          <w:rPr>
            <w:rFonts w:ascii="IBM Plex Mono" w:hAnsi="IBM Plex Mono"/>
            <w:sz w:val="13"/>
            <w:szCs w:val="13"/>
          </w:rPr>
          <w:t xml:space="preserve">              </w:t>
        </w:r>
      </w:ins>
      <w:r w:rsidR="00B93A30" w:rsidRPr="0086710E">
        <w:rPr>
          <w:rFonts w:ascii="IBM Plex Mono" w:hAnsi="IBM Plex Mono"/>
          <w:sz w:val="13"/>
          <w:szCs w:val="13"/>
        </w:rPr>
        <w:t>}</w:t>
      </w:r>
      <w:ins w:id="282" w:author="Leon Mlakar" w:date="2024-09-25T11:31:00Z" w16du:dateUtc="2024-09-25T09:31:00Z">
        <w:r>
          <w:rPr>
            <w:rFonts w:ascii="IBM Plex Mono" w:hAnsi="IBM Plex Mono"/>
            <w:sz w:val="13"/>
            <w:szCs w:val="13"/>
          </w:rPr>
          <w:t xml:space="preserve"> </w:t>
        </w:r>
      </w:ins>
      <w:r w:rsidR="00B93A30" w:rsidRPr="0086710E">
        <w:rPr>
          <w:rFonts w:ascii="IBM Plex Mono" w:hAnsi="IBM Plex Mono"/>
          <w:sz w:val="13"/>
          <w:szCs w:val="13"/>
        </w:rPr>
        <w:t>}</w:t>
      </w:r>
      <w:ins w:id="283" w:author="Leon Mlakar" w:date="2024-09-25T11:31:00Z" w16du:dateUtc="2024-09-25T09:31:00Z">
        <w:r>
          <w:rPr>
            <w:rFonts w:ascii="IBM Plex Mono" w:hAnsi="IBM Plex Mono"/>
            <w:sz w:val="13"/>
            <w:szCs w:val="13"/>
          </w:rPr>
          <w:t xml:space="preserve"> </w:t>
        </w:r>
      </w:ins>
      <w:r w:rsidR="00B93A30" w:rsidRPr="0086710E">
        <w:rPr>
          <w:rFonts w:ascii="IBM Plex Mono" w:hAnsi="IBM Plex Mono"/>
          <w:sz w:val="13"/>
          <w:szCs w:val="13"/>
        </w:rPr>
        <w:t>]</w:t>
      </w:r>
    </w:p>
    <w:p w14:paraId="59445F3E" w14:textId="18DF0038" w:rsidR="00426712" w:rsidRPr="0086710E" w:rsidRDefault="00A01DB5" w:rsidP="0086710E">
      <w:pPr>
        <w:keepNext/>
        <w:shd w:val="clear" w:color="auto" w:fill="F2F2F2" w:themeFill="background1" w:themeFillShade="F2"/>
        <w:rPr>
          <w:rFonts w:ascii="IBM Plex Mono" w:hAnsi="IBM Plex Mono"/>
          <w:sz w:val="13"/>
          <w:szCs w:val="13"/>
        </w:rPr>
      </w:pPr>
      <w:r>
        <w:rPr>
          <w:rFonts w:ascii="IBM Plex Mono" w:hAnsi="IBM Plex Mono"/>
          <w:sz w:val="13"/>
          <w:szCs w:val="13"/>
        </w:rPr>
        <w:t xml:space="preserve">  </w:t>
      </w:r>
      <w:r w:rsidR="00987729" w:rsidRPr="0086710E">
        <w:rPr>
          <w:rFonts w:ascii="IBM Plex Mono" w:hAnsi="IBM Plex Mono"/>
          <w:sz w:val="13"/>
          <w:szCs w:val="13"/>
        </w:rPr>
        <w:t>"authentication": [ "did:bsv:5909468ac49f960e191faba2dd7da60bd1775ccf59e90b8390c971d04741b710#subject-key" ] }</w:t>
      </w:r>
      <w:r>
        <w:rPr>
          <w:rFonts w:ascii="IBM Plex Mono" w:hAnsi="IBM Plex Mono"/>
          <w:sz w:val="13"/>
          <w:szCs w:val="13"/>
        </w:rPr>
        <w:br/>
      </w:r>
    </w:p>
    <w:p w14:paraId="702BE852" w14:textId="77777777" w:rsidR="00B93A30" w:rsidRPr="00B93A30" w:rsidRDefault="00B93A30" w:rsidP="00B93A30">
      <w:pPr>
        <w:keepNext/>
        <w:rPr>
          <w:rFonts w:ascii="IBM Plex Mono" w:hAnsi="IBM Plex Mono"/>
          <w:sz w:val="13"/>
          <w:szCs w:val="13"/>
        </w:rPr>
      </w:pPr>
    </w:p>
    <w:p w14:paraId="4450DBC0" w14:textId="49E1FB30" w:rsidR="00B445C3" w:rsidRPr="00306615" w:rsidRDefault="00B445C3" w:rsidP="00306615"/>
    <w:p w14:paraId="75F0D6F0" w14:textId="3292C9B4" w:rsidR="009179AC" w:rsidDel="004541D2" w:rsidRDefault="009848C4" w:rsidP="00A72B13">
      <w:pPr>
        <w:pStyle w:val="Heading3"/>
        <w:rPr>
          <w:del w:id="284" w:author="Leon Mlakar" w:date="2024-09-27T16:10:00Z" w16du:dateUtc="2024-09-27T14:10:00Z"/>
        </w:rPr>
      </w:pPr>
      <w:bookmarkStart w:id="285" w:name="_Toc178346069"/>
      <w:r>
        <w:t>3</w:t>
      </w:r>
      <w:r w:rsidR="00FA0197">
        <w:t>.</w:t>
      </w:r>
      <w:r>
        <w:t>3</w:t>
      </w:r>
      <w:r w:rsidR="00FA0197">
        <w:t xml:space="preserve"> </w:t>
      </w:r>
      <w:r w:rsidR="00684DA7">
        <w:t>D</w:t>
      </w:r>
      <w:r w:rsidR="001104FB">
        <w:t>I</w:t>
      </w:r>
      <w:r w:rsidR="00684DA7">
        <w:t>D Controller and D</w:t>
      </w:r>
      <w:r w:rsidR="001104FB">
        <w:t>I</w:t>
      </w:r>
      <w:r w:rsidR="00684DA7">
        <w:t>D Resolver</w:t>
      </w:r>
      <w:bookmarkEnd w:id="285"/>
    </w:p>
    <w:p w14:paraId="34BFDF43" w14:textId="04F4BC34" w:rsidR="004C1336" w:rsidRDefault="004C1336" w:rsidP="004541D2">
      <w:pPr>
        <w:pStyle w:val="Heading3"/>
        <w:pPrChange w:id="286" w:author="Leon Mlakar" w:date="2024-09-27T16:10:00Z" w16du:dateUtc="2024-09-27T14:10:00Z">
          <w:pPr/>
        </w:pPrChange>
      </w:pPr>
    </w:p>
    <w:p w14:paraId="67071FBE" w14:textId="22235C47" w:rsidR="004C1336" w:rsidRDefault="004C1336" w:rsidP="00EC4E0F">
      <w:pPr>
        <w:pStyle w:val="Heading5"/>
      </w:pPr>
      <w:r>
        <w:t xml:space="preserve">DID Controller </w:t>
      </w:r>
    </w:p>
    <w:p w14:paraId="14E5DC7B" w14:textId="63BC6392" w:rsidR="002C6F32" w:rsidRPr="009F26DE" w:rsidRDefault="00846E46" w:rsidP="007A2AFD">
      <w:pPr>
        <w:rPr>
          <w:lang w:val="en-US"/>
          <w:rPrChange w:id="287" w:author="Leon Mlakar" w:date="2024-09-25T14:27:00Z" w16du:dateUtc="2024-09-25T12:27:00Z">
            <w:rPr/>
          </w:rPrChange>
        </w:rPr>
      </w:pPr>
      <w:r>
        <w:t xml:space="preserve">As </w:t>
      </w:r>
      <w:r w:rsidR="003B1572">
        <w:t>describe</w:t>
      </w:r>
      <w:r w:rsidR="00841629">
        <w:t>d</w:t>
      </w:r>
      <w:r w:rsidR="003B1572">
        <w:t xml:space="preserve"> in W3C</w:t>
      </w:r>
      <w:r w:rsidR="002F402F">
        <w:t>,</w:t>
      </w:r>
      <w:r w:rsidR="003B1572">
        <w:t xml:space="preserve"> the DID Controll</w:t>
      </w:r>
      <w:r w:rsidR="003B1572" w:rsidRPr="003B1572">
        <w:t xml:space="preserve">er is </w:t>
      </w:r>
      <w:r w:rsidR="003B1572">
        <w:t>a</w:t>
      </w:r>
      <w:r w:rsidR="003B1572" w:rsidRPr="00823B96">
        <w:t>n entity that has the capability to make changes to a </w:t>
      </w:r>
      <w:hyperlink r:id="rId84" w:anchor="dfn-did-documents">
        <w:r w:rsidR="003B1572">
          <w:t>DID document</w:t>
        </w:r>
      </w:hyperlink>
      <w:r w:rsidR="003B1572">
        <w:t>.</w:t>
      </w:r>
      <w:r w:rsidR="000A6AA1">
        <w:t xml:space="preserve"> </w:t>
      </w:r>
      <w:r w:rsidR="00394D72">
        <w:t>A</w:t>
      </w:r>
      <w:r w:rsidR="000A6AA1">
        <w:t xml:space="preserve"> DID </w:t>
      </w:r>
      <w:r w:rsidR="001967BA">
        <w:t>Controller is not a central registration authority</w:t>
      </w:r>
      <w:r w:rsidR="00E86BF5">
        <w:t>, s</w:t>
      </w:r>
      <w:r w:rsidR="00466FCD">
        <w:t xml:space="preserve">ubjects can </w:t>
      </w:r>
      <w:r w:rsidR="00394D72">
        <w:t>be identified by multiple</w:t>
      </w:r>
      <w:r w:rsidR="00466FCD">
        <w:t xml:space="preserve"> DIDs </w:t>
      </w:r>
      <w:r w:rsidR="00DC7538">
        <w:t xml:space="preserve">issued by </w:t>
      </w:r>
      <w:r w:rsidR="005001F5">
        <w:t xml:space="preserve">different DID </w:t>
      </w:r>
      <w:r w:rsidR="00DC7538">
        <w:t>Controllers.</w:t>
      </w:r>
      <w:r w:rsidR="003B1572">
        <w:t xml:space="preserve"> </w:t>
      </w:r>
      <w:r w:rsidR="00201209">
        <w:t>Initially the</w:t>
      </w:r>
      <w:r w:rsidR="009179AC">
        <w:t xml:space="preserve"> DID Controller</w:t>
      </w:r>
      <w:r w:rsidR="00647B1C">
        <w:t xml:space="preserve"> </w:t>
      </w:r>
      <w:r w:rsidR="002F402F">
        <w:t xml:space="preserve">is </w:t>
      </w:r>
      <w:r w:rsidR="00F234A2">
        <w:t>require</w:t>
      </w:r>
      <w:r w:rsidR="002F402F">
        <w:t>d</w:t>
      </w:r>
      <w:r w:rsidR="00F234A2">
        <w:t xml:space="preserve"> to create an identity for i</w:t>
      </w:r>
      <w:r w:rsidR="00AA399B">
        <w:t>t</w:t>
      </w:r>
      <w:r w:rsidR="00F234A2">
        <w:t xml:space="preserve">self. </w:t>
      </w:r>
      <w:r w:rsidR="003C52B1">
        <w:t>The</w:t>
      </w:r>
      <w:r w:rsidR="00A134CF">
        <w:t xml:space="preserve"> process</w:t>
      </w:r>
      <w:r w:rsidR="003C52B1">
        <w:t xml:space="preserve"> describe </w:t>
      </w:r>
      <w:r w:rsidR="00312A30">
        <w:t>here is the same</w:t>
      </w:r>
      <w:r w:rsidR="00A134CF">
        <w:t xml:space="preserve"> required for an external Subject DID Creation</w:t>
      </w:r>
      <w:r w:rsidR="00312A30">
        <w:t>: t</w:t>
      </w:r>
      <w:r w:rsidR="00BA5092">
        <w:t>he</w:t>
      </w:r>
      <w:r w:rsidR="004D00CA">
        <w:t xml:space="preserve"> </w:t>
      </w:r>
      <w:r w:rsidR="00AD7229">
        <w:t xml:space="preserve">DID controller </w:t>
      </w:r>
      <w:r w:rsidR="00113A56">
        <w:t>requires</w:t>
      </w:r>
      <w:r w:rsidR="00915914">
        <w:t xml:space="preserve"> an </w:t>
      </w:r>
      <w:r w:rsidR="00B25500">
        <w:t>issuance</w:t>
      </w:r>
      <w:r w:rsidR="00915914">
        <w:t xml:space="preserve"> transaction </w:t>
      </w:r>
      <w:r w:rsidR="00947D64" w:rsidRPr="004B2B9E">
        <w:rPr>
          <w:rFonts w:ascii="Courier New" w:hAnsi="Courier New" w:cs="Courier New"/>
          <w:b/>
          <w:bCs/>
          <w:i/>
          <w:iCs/>
        </w:rPr>
        <w:t>Tx</w:t>
      </w:r>
      <w:del w:id="288" w:author="Leon Mlakar" w:date="2024-09-25T12:03:00Z" w16du:dateUtc="2024-09-25T10:03:00Z">
        <w:r w:rsidR="00947D64" w:rsidRPr="004B2B9E" w:rsidDel="00095CDC">
          <w:rPr>
            <w:rFonts w:ascii="Courier New" w:hAnsi="Courier New" w:cs="Courier New"/>
            <w:b/>
            <w:bCs/>
            <w:i/>
            <w:iCs/>
          </w:rPr>
          <w:delText>ID</w:delText>
        </w:r>
      </w:del>
      <w:r w:rsidR="00947D64" w:rsidRPr="004B2B9E">
        <w:rPr>
          <w:rFonts w:ascii="Courier New" w:hAnsi="Courier New" w:cs="Courier New"/>
          <w:b/>
          <w:bCs/>
          <w:i/>
          <w:iCs/>
        </w:rPr>
        <w:t>0</w:t>
      </w:r>
      <w:r w:rsidR="005E2C7F">
        <w:rPr>
          <w:rFonts w:ascii="Courier New" w:hAnsi="Courier New" w:cs="Courier New"/>
          <w:b/>
          <w:bCs/>
          <w:i/>
          <w:iCs/>
        </w:rPr>
        <w:t>’</w:t>
      </w:r>
      <w:del w:id="289" w:author="Leon Mlakar" w:date="2024-09-25T14:35:00Z" w16du:dateUtc="2024-09-25T12:35:00Z">
        <w:r w:rsidR="002D3792" w:rsidDel="009F26DE">
          <w:delText xml:space="preserve"> (see note)</w:delText>
        </w:r>
      </w:del>
      <w:r w:rsidR="002D3792">
        <w:t>,</w:t>
      </w:r>
      <w:r w:rsidR="005B4C06">
        <w:t xml:space="preserve"> locked</w:t>
      </w:r>
      <w:r w:rsidR="00915914">
        <w:t xml:space="preserve"> to </w:t>
      </w:r>
      <w:r w:rsidR="005B4C06">
        <w:t>its own public key</w:t>
      </w:r>
      <w:r w:rsidR="00D362B2">
        <w:t xml:space="preserve"> </w:t>
      </w:r>
      <w:r w:rsidR="007968FA">
        <w:t>PKC</w:t>
      </w:r>
      <w:r w:rsidR="002427D5">
        <w:t>0</w:t>
      </w:r>
      <w:r w:rsidR="007968FA">
        <w:t xml:space="preserve"> </w:t>
      </w:r>
      <w:r w:rsidR="00D362B2">
        <w:t xml:space="preserve">and </w:t>
      </w:r>
      <w:r w:rsidR="00D362B2">
        <w:lastRenderedPageBreak/>
        <w:t xml:space="preserve">the </w:t>
      </w:r>
      <w:r w:rsidR="00BD6A08">
        <w:t>“</w:t>
      </w:r>
      <w:r w:rsidR="00D362B2">
        <w:t>subject</w:t>
      </w:r>
      <w:r w:rsidR="00BD6A08">
        <w:t>”</w:t>
      </w:r>
      <w:r w:rsidR="00D362B2">
        <w:t xml:space="preserve"> public key</w:t>
      </w:r>
      <w:r w:rsidR="007968FA">
        <w:t xml:space="preserve"> PKC</w:t>
      </w:r>
      <w:r w:rsidR="002427D5">
        <w:t>D</w:t>
      </w:r>
      <w:r w:rsidR="003B12BD">
        <w:t>. I</w:t>
      </w:r>
      <w:r w:rsidR="00D362B2">
        <w:t>n this case</w:t>
      </w:r>
      <w:r w:rsidR="003B12BD">
        <w:t>, the subject is the controller</w:t>
      </w:r>
      <w:r w:rsidR="00BD6A08">
        <w:t xml:space="preserve"> itself.</w:t>
      </w:r>
      <w:ins w:id="290" w:author="Leon Mlakar" w:date="2024-09-25T12:04:00Z" w16du:dateUtc="2024-09-25T10:04:00Z">
        <w:r w:rsidR="00095CDC">
          <w:t xml:space="preserve"> The transaction ID of </w:t>
        </w:r>
        <w:r w:rsidR="00095CDC" w:rsidRPr="004B2B9E">
          <w:rPr>
            <w:rFonts w:ascii="Courier New" w:hAnsi="Courier New" w:cs="Courier New"/>
            <w:b/>
            <w:bCs/>
            <w:i/>
            <w:iCs/>
          </w:rPr>
          <w:t>Tx0</w:t>
        </w:r>
        <w:r w:rsidR="00095CDC">
          <w:rPr>
            <w:rFonts w:ascii="Courier New" w:hAnsi="Courier New" w:cs="Courier New"/>
            <w:b/>
            <w:bCs/>
            <w:i/>
            <w:iCs/>
          </w:rPr>
          <w:t>’</w:t>
        </w:r>
        <w:r w:rsidR="00095CDC" w:rsidRPr="00095CDC">
          <w:rPr>
            <w:rPrChange w:id="291" w:author="Leon Mlakar" w:date="2024-09-25T12:04:00Z" w16du:dateUtc="2024-09-25T10:04:00Z">
              <w:rPr>
                <w:rFonts w:ascii="Courier New" w:hAnsi="Courier New" w:cs="Courier New"/>
                <w:b/>
                <w:bCs/>
                <w:i/>
                <w:iCs/>
              </w:rPr>
            </w:rPrChange>
          </w:rPr>
          <w:t>,</w:t>
        </w:r>
      </w:ins>
      <w:r w:rsidR="0033473E">
        <w:t xml:space="preserve"> </w:t>
      </w:r>
      <w:r w:rsidR="0033473E" w:rsidRPr="00120D43">
        <w:rPr>
          <w:rFonts w:ascii="Courier New" w:hAnsi="Courier New" w:cs="Courier New"/>
          <w:b/>
          <w:bCs/>
          <w:i/>
          <w:iCs/>
        </w:rPr>
        <w:t>TxID0</w:t>
      </w:r>
      <w:r w:rsidR="005E2C7F">
        <w:rPr>
          <w:rFonts w:ascii="Courier New" w:hAnsi="Courier New" w:cs="Courier New"/>
          <w:b/>
          <w:bCs/>
          <w:i/>
          <w:iCs/>
        </w:rPr>
        <w:t>’</w:t>
      </w:r>
      <w:r w:rsidR="0033473E">
        <w:t xml:space="preserve"> becomes the DID of </w:t>
      </w:r>
      <w:r w:rsidR="00915914">
        <w:t>the Controller</w:t>
      </w:r>
      <w:r w:rsidR="0033473E">
        <w:t>.</w:t>
      </w:r>
      <w:r w:rsidR="00BD6A08">
        <w:t xml:space="preserve"> </w:t>
      </w:r>
      <w:r w:rsidR="009A685B">
        <w:t>To generate the sub</w:t>
      </w:r>
      <w:r w:rsidR="003714A5">
        <w:t>sequent transaction that will contain the Controllers DID</w:t>
      </w:r>
      <w:r w:rsidR="009A685B">
        <w:t xml:space="preserve"> Document, </w:t>
      </w:r>
      <w:r w:rsidR="00102D20">
        <w:t xml:space="preserve">the controller will sign </w:t>
      </w:r>
      <w:r w:rsidR="004B2B9E">
        <w:t xml:space="preserve">the transaction </w:t>
      </w:r>
      <w:r w:rsidR="007A2AFD">
        <w:t>using two public</w:t>
      </w:r>
      <w:r w:rsidR="00915914">
        <w:t xml:space="preserve"> keys: PKC</w:t>
      </w:r>
      <w:r w:rsidR="005B0195">
        <w:t>D and PKC0</w:t>
      </w:r>
      <w:r w:rsidR="000C770F">
        <w:t>, both of which belong to the Controller</w:t>
      </w:r>
      <w:r w:rsidR="005B0195">
        <w:t xml:space="preserve">. </w:t>
      </w:r>
      <w:r w:rsidR="00656EE3" w:rsidRPr="007A2AFD">
        <w:rPr>
          <w:rFonts w:ascii="Courier New" w:hAnsi="Courier New" w:cs="Courier New"/>
          <w:b/>
          <w:bCs/>
          <w:i/>
          <w:iCs/>
        </w:rPr>
        <w:t>T</w:t>
      </w:r>
      <w:r w:rsidR="00635379">
        <w:rPr>
          <w:rFonts w:ascii="Courier New" w:hAnsi="Courier New" w:cs="Courier New"/>
          <w:b/>
          <w:bCs/>
          <w:i/>
          <w:iCs/>
        </w:rPr>
        <w:t>x</w:t>
      </w:r>
      <w:del w:id="292" w:author="Leon Mlakar" w:date="2024-09-25T12:04:00Z" w16du:dateUtc="2024-09-25T10:04:00Z">
        <w:r w:rsidR="00656EE3" w:rsidRPr="007A2AFD" w:rsidDel="00095CDC">
          <w:rPr>
            <w:rFonts w:ascii="Courier New" w:hAnsi="Courier New" w:cs="Courier New"/>
            <w:b/>
            <w:bCs/>
            <w:i/>
            <w:iCs/>
          </w:rPr>
          <w:delText>ID</w:delText>
        </w:r>
      </w:del>
      <w:r w:rsidR="003714A5">
        <w:rPr>
          <w:rFonts w:ascii="Courier New" w:hAnsi="Courier New" w:cs="Courier New"/>
          <w:b/>
          <w:bCs/>
          <w:i/>
          <w:iCs/>
        </w:rPr>
        <w:t>1</w:t>
      </w:r>
      <w:r w:rsidR="005E2C7F">
        <w:rPr>
          <w:rFonts w:ascii="Courier New" w:hAnsi="Courier New" w:cs="Courier New"/>
          <w:b/>
          <w:bCs/>
          <w:i/>
          <w:iCs/>
        </w:rPr>
        <w:t>’</w:t>
      </w:r>
      <w:r w:rsidR="003714A5">
        <w:t xml:space="preserve"> </w:t>
      </w:r>
      <w:r w:rsidR="00A00E69">
        <w:t xml:space="preserve">input </w:t>
      </w:r>
      <w:ins w:id="293" w:author="Leon Mlakar" w:date="2024-09-25T12:05:00Z" w16du:dateUtc="2024-09-25T10:05:00Z">
        <w:r w:rsidR="00095CDC">
          <w:t>spends</w:t>
        </w:r>
      </w:ins>
      <w:del w:id="294" w:author="Leon Mlakar" w:date="2024-09-25T12:05:00Z" w16du:dateUtc="2024-09-25T10:05:00Z">
        <w:r w:rsidR="00A00E69" w:rsidDel="00095CDC">
          <w:delText>is</w:delText>
        </w:r>
      </w:del>
      <w:r w:rsidR="00A00E69">
        <w:t xml:space="preserve"> the output </w:t>
      </w:r>
      <w:del w:id="295" w:author="Leon Mlakar" w:date="2024-09-25T12:05:00Z" w16du:dateUtc="2024-09-25T10:05:00Z">
        <w:r w:rsidR="00A00E69" w:rsidDel="00095CDC">
          <w:delText xml:space="preserve">spent by </w:delText>
        </w:r>
      </w:del>
      <w:ins w:id="296" w:author="Leon Mlakar" w:date="2024-09-25T12:05:00Z" w16du:dateUtc="2024-09-25T10:05:00Z">
        <w:r w:rsidR="00095CDC">
          <w:t xml:space="preserve">of </w:t>
        </w:r>
      </w:ins>
      <w:r w:rsidR="00A00E69" w:rsidRPr="00A00E69">
        <w:rPr>
          <w:rFonts w:ascii="Courier New" w:hAnsi="Courier New" w:cs="Courier New"/>
          <w:b/>
          <w:bCs/>
          <w:i/>
          <w:iCs/>
        </w:rPr>
        <w:t>Tx</w:t>
      </w:r>
      <w:del w:id="297" w:author="Leon Mlakar" w:date="2024-09-25T12:05:00Z" w16du:dateUtc="2024-09-25T10:05:00Z">
        <w:r w:rsidR="00A00E69" w:rsidRPr="00A00E69" w:rsidDel="00095CDC">
          <w:rPr>
            <w:rFonts w:ascii="Courier New" w:hAnsi="Courier New" w:cs="Courier New"/>
            <w:b/>
            <w:bCs/>
            <w:i/>
            <w:iCs/>
          </w:rPr>
          <w:delText>ID</w:delText>
        </w:r>
      </w:del>
      <w:r w:rsidR="00A00E69" w:rsidRPr="00A00E69">
        <w:rPr>
          <w:rFonts w:ascii="Courier New" w:hAnsi="Courier New" w:cs="Courier New"/>
          <w:b/>
          <w:bCs/>
          <w:i/>
          <w:iCs/>
        </w:rPr>
        <w:t>0</w:t>
      </w:r>
      <w:r w:rsidR="005E2C7F">
        <w:rPr>
          <w:rFonts w:ascii="Courier New" w:hAnsi="Courier New" w:cs="Courier New"/>
          <w:b/>
          <w:bCs/>
          <w:i/>
          <w:iCs/>
        </w:rPr>
        <w:t>’</w:t>
      </w:r>
      <w:r w:rsidR="00A632EB">
        <w:t>.</w:t>
      </w:r>
      <w:del w:id="298" w:author="Leon Mlakar" w:date="2024-09-25T12:06:00Z" w16du:dateUtc="2024-09-25T10:06:00Z">
        <w:r w:rsidR="00BE3759" w:rsidDel="00095CDC">
          <w:delText xml:space="preserve"> </w:delText>
        </w:r>
        <w:r w:rsidR="00A632EB" w:rsidRPr="00A632EB" w:rsidDel="00095CDC">
          <w:rPr>
            <w:i/>
            <w:iCs/>
          </w:rPr>
          <w:delText>S</w:delText>
        </w:r>
        <w:r w:rsidR="00BE3759" w:rsidRPr="00A632EB" w:rsidDel="00095CDC">
          <w:rPr>
            <w:i/>
            <w:iCs/>
          </w:rPr>
          <w:delText>ee section 2.2</w:delText>
        </w:r>
      </w:del>
      <w:del w:id="299" w:author="Leon Mlakar" w:date="2024-09-25T12:05:00Z" w16du:dateUtc="2024-09-25T10:05:00Z">
        <w:r w:rsidR="00656EE3" w:rsidRPr="00A632EB" w:rsidDel="00095CDC">
          <w:rPr>
            <w:i/>
            <w:iCs/>
          </w:rPr>
          <w:delText>.</w:delText>
        </w:r>
      </w:del>
      <w:del w:id="300" w:author="Leon Mlakar" w:date="2024-09-25T12:06:00Z" w16du:dateUtc="2024-09-25T10:06:00Z">
        <w:r w:rsidR="00656EE3" w:rsidDel="00095CDC">
          <w:delText xml:space="preserve"> </w:delText>
        </w:r>
      </w:del>
      <w:r w:rsidR="00FB614B">
        <w:br/>
      </w:r>
    </w:p>
    <w:p w14:paraId="34371DE0" w14:textId="17AFF044" w:rsidR="00451A32" w:rsidDel="009F26DE" w:rsidRDefault="00DD3CED" w:rsidP="00225458">
      <w:pPr>
        <w:rPr>
          <w:del w:id="301" w:author="Leon Mlakar" w:date="2024-09-25T14:33:00Z" w16du:dateUtc="2024-09-25T12:33:00Z"/>
        </w:rPr>
      </w:pPr>
      <w:r>
        <w:t>When requested by the subject</w:t>
      </w:r>
      <w:r w:rsidR="002918EC">
        <w:t>,</w:t>
      </w:r>
      <w:r>
        <w:t xml:space="preserve"> the DID Controller </w:t>
      </w:r>
      <w:r w:rsidR="009179AC">
        <w:t xml:space="preserve">issues </w:t>
      </w:r>
      <w:r w:rsidR="00107620">
        <w:t>a new</w:t>
      </w:r>
      <w:r w:rsidR="009179AC">
        <w:t xml:space="preserve"> DID</w:t>
      </w:r>
      <w:r w:rsidR="001D5D09">
        <w:t xml:space="preserve"> </w:t>
      </w:r>
      <w:r w:rsidR="009179AC">
        <w:t xml:space="preserve">by </w:t>
      </w:r>
      <w:r w:rsidR="007E7E6E">
        <w:t xml:space="preserve">creating and broadcasting </w:t>
      </w:r>
      <w:r w:rsidR="00AB3614">
        <w:t>two</w:t>
      </w:r>
      <w:r w:rsidR="009179AC">
        <w:t xml:space="preserve"> blockchain transaction</w:t>
      </w:r>
      <w:r w:rsidR="00BF7737">
        <w:t>s</w:t>
      </w:r>
      <w:r w:rsidR="00261B21">
        <w:t xml:space="preserve">: </w:t>
      </w:r>
      <w:r w:rsidR="000512E7">
        <w:t xml:space="preserve">an </w:t>
      </w:r>
      <w:r w:rsidR="008A4CC6">
        <w:t>I</w:t>
      </w:r>
      <w:r w:rsidR="000512E7">
        <w:t xml:space="preserve">ssuance </w:t>
      </w:r>
      <w:r w:rsidR="00305527">
        <w:t xml:space="preserve">and </w:t>
      </w:r>
      <w:r w:rsidR="008A4CC6">
        <w:t>DID Document</w:t>
      </w:r>
      <w:r w:rsidR="00261B21">
        <w:t xml:space="preserve"> transaction</w:t>
      </w:r>
      <w:commentRangeStart w:id="302"/>
      <w:r w:rsidR="001D5D09">
        <w:t xml:space="preserve">. </w:t>
      </w:r>
      <w:r w:rsidR="002765E8">
        <w:t>The issuance transaction</w:t>
      </w:r>
      <w:ins w:id="303" w:author="Leon Mlakar" w:date="2024-09-25T12:01:00Z" w16du:dateUtc="2024-09-25T10:01:00Z">
        <w:r w:rsidR="00095CDC">
          <w:t>,</w:t>
        </w:r>
      </w:ins>
      <w:del w:id="304" w:author="Leon Mlakar" w:date="2024-09-25T12:01:00Z" w16du:dateUtc="2024-09-25T10:01:00Z">
        <w:r w:rsidR="0094369C" w:rsidDel="00095CDC">
          <w:delText>:</w:delText>
        </w:r>
      </w:del>
      <w:r w:rsidR="00A508F1">
        <w:t xml:space="preserve"> </w:t>
      </w:r>
      <w:r w:rsidR="00A508F1" w:rsidRPr="00A508F1">
        <w:rPr>
          <w:rFonts w:ascii="Courier New" w:hAnsi="Courier New" w:cs="Courier New"/>
          <w:b/>
          <w:bCs/>
          <w:i/>
          <w:iCs/>
        </w:rPr>
        <w:t>Tx</w:t>
      </w:r>
      <w:del w:id="305" w:author="Leon Mlakar" w:date="2024-09-25T12:01:00Z" w16du:dateUtc="2024-09-25T10:01:00Z">
        <w:r w:rsidR="00A508F1" w:rsidRPr="00A508F1" w:rsidDel="00095CDC">
          <w:rPr>
            <w:rFonts w:ascii="Courier New" w:hAnsi="Courier New" w:cs="Courier New"/>
            <w:b/>
            <w:bCs/>
            <w:i/>
            <w:iCs/>
          </w:rPr>
          <w:delText>ID</w:delText>
        </w:r>
      </w:del>
      <w:r w:rsidR="00A508F1" w:rsidRPr="00A508F1">
        <w:rPr>
          <w:rFonts w:ascii="Courier New" w:hAnsi="Courier New" w:cs="Courier New"/>
          <w:b/>
          <w:bCs/>
          <w:i/>
          <w:iCs/>
        </w:rPr>
        <w:t>0</w:t>
      </w:r>
      <w:r w:rsidR="002765E8">
        <w:t xml:space="preserve"> is</w:t>
      </w:r>
      <w:r w:rsidR="003C4A83">
        <w:t xml:space="preserve"> created by the DID Controller</w:t>
      </w:r>
      <w:r w:rsidR="00F77055">
        <w:t xml:space="preserve"> and</w:t>
      </w:r>
      <w:r w:rsidR="00A508F1">
        <w:t xml:space="preserve"> </w:t>
      </w:r>
      <w:r w:rsidR="00EA49DE">
        <w:t xml:space="preserve">provisioned (funded) </w:t>
      </w:r>
      <w:r w:rsidR="001B4FD2">
        <w:t xml:space="preserve">by </w:t>
      </w:r>
      <w:del w:id="306" w:author="Leon Mlakar" w:date="2024-09-25T15:30:00Z" w16du:dateUtc="2024-09-25T13:30:00Z">
        <w:r w:rsidR="001B4FD2" w:rsidDel="00601F5A">
          <w:delText xml:space="preserve">the </w:delText>
        </w:r>
      </w:del>
      <w:del w:id="307" w:author="Leon Mlakar" w:date="2024-09-25T15:28:00Z" w16du:dateUtc="2024-09-25T13:28:00Z">
        <w:r w:rsidR="00A508F1" w:rsidDel="00601F5A">
          <w:delText>funding service</w:delText>
        </w:r>
        <w:r w:rsidR="002B509A" w:rsidDel="00601F5A">
          <w:delText xml:space="preserve"> </w:delText>
        </w:r>
        <w:r w:rsidR="002B509A" w:rsidRPr="002B509A" w:rsidDel="00601F5A">
          <w:delText>(PKFund)</w:delText>
        </w:r>
      </w:del>
      <w:ins w:id="308" w:author="Leon Mlakar" w:date="2024-09-25T15:28:00Z" w16du:dateUtc="2024-09-25T13:28:00Z">
        <w:r w:rsidR="00601F5A">
          <w:t>controller.</w:t>
        </w:r>
      </w:ins>
      <w:del w:id="309" w:author="Leon Mlakar" w:date="2024-09-25T15:28:00Z" w16du:dateUtc="2024-09-25T13:28:00Z">
        <w:r w:rsidR="00BF0FF6" w:rsidRPr="002B509A" w:rsidDel="00601F5A">
          <w:delText>*.</w:delText>
        </w:r>
      </w:del>
      <w:r w:rsidR="00BF0FF6">
        <w:t xml:space="preserve"> UTXO</w:t>
      </w:r>
      <w:r w:rsidR="008C0AF8">
        <w:t xml:space="preserve"> of </w:t>
      </w:r>
      <w:r w:rsidR="00BF0FF6" w:rsidRPr="00A508F1">
        <w:rPr>
          <w:rFonts w:ascii="Courier New" w:hAnsi="Courier New" w:cs="Courier New"/>
          <w:b/>
          <w:bCs/>
          <w:i/>
          <w:iCs/>
        </w:rPr>
        <w:t>Tx</w:t>
      </w:r>
      <w:del w:id="310" w:author="Leon Mlakar" w:date="2024-09-25T12:02:00Z" w16du:dateUtc="2024-09-25T10:02:00Z">
        <w:r w:rsidR="00BF0FF6" w:rsidRPr="00A508F1" w:rsidDel="00095CDC">
          <w:rPr>
            <w:rFonts w:ascii="Courier New" w:hAnsi="Courier New" w:cs="Courier New"/>
            <w:b/>
            <w:bCs/>
            <w:i/>
            <w:iCs/>
          </w:rPr>
          <w:delText>ID</w:delText>
        </w:r>
      </w:del>
      <w:r w:rsidR="00BF0FF6" w:rsidRPr="00A508F1">
        <w:rPr>
          <w:rFonts w:ascii="Courier New" w:hAnsi="Courier New" w:cs="Courier New"/>
          <w:b/>
          <w:bCs/>
          <w:i/>
          <w:iCs/>
        </w:rPr>
        <w:t>0</w:t>
      </w:r>
      <w:r w:rsidR="008F6DE0">
        <w:t xml:space="preserve"> </w:t>
      </w:r>
      <w:r w:rsidR="00C55E5B">
        <w:t>should</w:t>
      </w:r>
      <w:r w:rsidR="008C0AF8">
        <w:t xml:space="preserve"> provide enough </w:t>
      </w:r>
      <w:r w:rsidR="002D4199">
        <w:t xml:space="preserve">funds to cover the mining fee for </w:t>
      </w:r>
      <w:del w:id="311" w:author="Leon Mlakar" w:date="2024-09-25T14:33:00Z" w16du:dateUtc="2024-09-25T12:33:00Z">
        <w:r w:rsidR="002D4199" w:rsidDel="009F26DE">
          <w:delText xml:space="preserve">this and </w:delText>
        </w:r>
      </w:del>
      <w:r w:rsidR="002D4199">
        <w:t xml:space="preserve">the next transaction. </w:t>
      </w:r>
      <w:r w:rsidR="002765E8">
        <w:t xml:space="preserve"> </w:t>
      </w:r>
      <w:commentRangeEnd w:id="302"/>
      <w:r w:rsidR="001A30EF">
        <w:rPr>
          <w:rStyle w:val="CommentReference"/>
          <w:rFonts w:ascii="Work Sans Medium" w:hAnsi="Work Sans Medium"/>
          <w:i/>
          <w:iCs/>
          <w:color w:val="339999" w:themeColor="accent6"/>
        </w:rPr>
        <w:commentReference w:id="302"/>
      </w:r>
      <w:ins w:id="313" w:author="Leon Mlakar" w:date="2024-09-25T12:02:00Z" w16du:dateUtc="2024-09-25T10:02:00Z">
        <w:r w:rsidR="00095CDC">
          <w:t xml:space="preserve">The transaction ID of </w:t>
        </w:r>
        <w:r w:rsidR="00095CDC" w:rsidRPr="00A508F1">
          <w:rPr>
            <w:rFonts w:ascii="Courier New" w:hAnsi="Courier New" w:cs="Courier New"/>
            <w:b/>
            <w:bCs/>
            <w:i/>
            <w:iCs/>
          </w:rPr>
          <w:t>Tx0</w:t>
        </w:r>
        <w:r w:rsidR="00095CDC" w:rsidRPr="00095CDC">
          <w:rPr>
            <w:rPrChange w:id="314" w:author="Leon Mlakar" w:date="2024-09-25T12:02:00Z" w16du:dateUtc="2024-09-25T10:02:00Z">
              <w:rPr>
                <w:rFonts w:ascii="Courier New" w:hAnsi="Courier New" w:cs="Courier New"/>
                <w:b/>
                <w:bCs/>
                <w:i/>
                <w:iCs/>
              </w:rPr>
            </w:rPrChange>
          </w:rPr>
          <w:t>,</w:t>
        </w:r>
        <w:r w:rsidR="00095CDC">
          <w:t xml:space="preserve"> </w:t>
        </w:r>
      </w:ins>
      <w:del w:id="315" w:author="Leon Mlakar" w:date="2024-09-25T12:02:00Z" w16du:dateUtc="2024-09-25T10:02:00Z">
        <w:r w:rsidR="00A508F1" w:rsidRPr="00A508F1" w:rsidDel="00095CDC">
          <w:rPr>
            <w:rFonts w:ascii="Courier New" w:hAnsi="Courier New" w:cs="Courier New"/>
            <w:b/>
            <w:bCs/>
            <w:i/>
            <w:iCs/>
          </w:rPr>
          <w:delText>&lt;</w:delText>
        </w:r>
      </w:del>
      <w:r w:rsidR="007D59E9" w:rsidRPr="00A508F1">
        <w:rPr>
          <w:rFonts w:ascii="Courier New" w:hAnsi="Courier New" w:cs="Courier New"/>
          <w:b/>
          <w:bCs/>
          <w:i/>
          <w:iCs/>
        </w:rPr>
        <w:t>TxID0</w:t>
      </w:r>
      <w:del w:id="316" w:author="Leon Mlakar" w:date="2024-09-25T12:02:00Z" w16du:dateUtc="2024-09-25T10:02:00Z">
        <w:r w:rsidR="007D59E9" w:rsidRPr="00A508F1" w:rsidDel="00095CDC">
          <w:rPr>
            <w:rFonts w:ascii="Courier New" w:hAnsi="Courier New" w:cs="Courier New"/>
            <w:b/>
            <w:bCs/>
            <w:i/>
            <w:iCs/>
          </w:rPr>
          <w:delText>&gt;</w:delText>
        </w:r>
      </w:del>
      <w:r w:rsidR="007D59E9">
        <w:t xml:space="preserve"> becomes the DID of </w:t>
      </w:r>
      <w:r w:rsidR="002765E8">
        <w:t xml:space="preserve">the </w:t>
      </w:r>
      <w:r w:rsidR="007D59E9">
        <w:t>Subject.</w:t>
      </w:r>
      <w:r w:rsidR="009179AC">
        <w:t xml:space="preserve"> </w:t>
      </w:r>
      <w:r w:rsidR="006A4119">
        <w:t>The</w:t>
      </w:r>
      <w:r w:rsidR="00086676">
        <w:t xml:space="preserve"> DID Document</w:t>
      </w:r>
      <w:r w:rsidR="006A4119">
        <w:t xml:space="preserve"> i</w:t>
      </w:r>
      <w:r w:rsidR="00F272A4">
        <w:t xml:space="preserve">s contained </w:t>
      </w:r>
      <w:r w:rsidR="006914A4">
        <w:t>in the</w:t>
      </w:r>
      <w:r w:rsidR="00F272A4">
        <w:t xml:space="preserve"> subsequent transaction</w:t>
      </w:r>
      <w:r w:rsidR="009416B4">
        <w:t xml:space="preserve"> </w:t>
      </w:r>
      <w:r w:rsidR="009416B4" w:rsidRPr="008749DA">
        <w:rPr>
          <w:rStyle w:val="HTMLCode"/>
          <w:rFonts w:eastAsiaTheme="minorEastAsia"/>
          <w:b/>
          <w:bCs/>
          <w:i/>
          <w:iCs/>
          <w:sz w:val="16"/>
          <w:szCs w:val="16"/>
        </w:rPr>
        <w:t>Tx</w:t>
      </w:r>
      <w:del w:id="317" w:author="Leon Mlakar" w:date="2024-09-25T14:31:00Z" w16du:dateUtc="2024-09-25T12:31:00Z">
        <w:r w:rsidR="009416B4" w:rsidRPr="008749DA" w:rsidDel="009F26DE">
          <w:rPr>
            <w:rStyle w:val="HTMLCode"/>
            <w:rFonts w:eastAsiaTheme="minorEastAsia"/>
            <w:b/>
            <w:bCs/>
            <w:i/>
            <w:iCs/>
            <w:sz w:val="16"/>
            <w:szCs w:val="16"/>
          </w:rPr>
          <w:delText>ID</w:delText>
        </w:r>
      </w:del>
      <w:r w:rsidR="009416B4" w:rsidRPr="008749DA">
        <w:rPr>
          <w:rStyle w:val="HTMLCode"/>
          <w:rFonts w:eastAsiaTheme="minorEastAsia"/>
          <w:b/>
          <w:bCs/>
          <w:i/>
          <w:iCs/>
          <w:sz w:val="16"/>
          <w:szCs w:val="16"/>
        </w:rPr>
        <w:t>1,</w:t>
      </w:r>
      <w:r w:rsidR="00F272A4">
        <w:t xml:space="preserve"> linked</w:t>
      </w:r>
      <w:r w:rsidR="00622784">
        <w:t xml:space="preserve"> </w:t>
      </w:r>
      <w:r w:rsidR="00F272A4">
        <w:t xml:space="preserve">to the issuance transaction </w:t>
      </w:r>
      <w:r w:rsidR="00F272A4" w:rsidRPr="008749DA">
        <w:rPr>
          <w:rStyle w:val="HTMLCode"/>
          <w:rFonts w:eastAsiaTheme="minorEastAsia"/>
          <w:b/>
          <w:bCs/>
          <w:i/>
          <w:iCs/>
          <w:sz w:val="16"/>
          <w:szCs w:val="16"/>
        </w:rPr>
        <w:t>Tx</w:t>
      </w:r>
      <w:del w:id="318" w:author="Leon Mlakar" w:date="2024-09-25T14:31:00Z" w16du:dateUtc="2024-09-25T12:31:00Z">
        <w:r w:rsidR="00F272A4" w:rsidRPr="008749DA" w:rsidDel="009F26DE">
          <w:rPr>
            <w:rStyle w:val="HTMLCode"/>
            <w:rFonts w:eastAsiaTheme="minorEastAsia"/>
            <w:b/>
            <w:bCs/>
            <w:i/>
            <w:iCs/>
            <w:sz w:val="16"/>
            <w:szCs w:val="16"/>
          </w:rPr>
          <w:delText>ID</w:delText>
        </w:r>
      </w:del>
      <w:r w:rsidR="00F272A4" w:rsidRPr="008749DA">
        <w:rPr>
          <w:rStyle w:val="HTMLCode"/>
          <w:rFonts w:eastAsiaTheme="minorEastAsia"/>
          <w:b/>
          <w:bCs/>
          <w:i/>
          <w:iCs/>
          <w:sz w:val="16"/>
          <w:szCs w:val="16"/>
        </w:rPr>
        <w:t>0</w:t>
      </w:r>
      <w:r w:rsidR="00D22BCA" w:rsidRPr="00D22BCA">
        <w:rPr>
          <w:rStyle w:val="HTMLCode"/>
          <w:rFonts w:ascii="IBM Plex Sans Light" w:eastAsiaTheme="minorEastAsia" w:hAnsi="IBM Plex Sans Light"/>
          <w:sz w:val="16"/>
          <w:szCs w:val="16"/>
        </w:rPr>
        <w:t xml:space="preserve"> by </w:t>
      </w:r>
      <w:r w:rsidR="008C65EB">
        <w:rPr>
          <w:rStyle w:val="HTMLCode"/>
          <w:rFonts w:ascii="IBM Plex Sans Light" w:eastAsiaTheme="minorEastAsia" w:hAnsi="IBM Plex Sans Light"/>
          <w:sz w:val="16"/>
          <w:szCs w:val="16"/>
        </w:rPr>
        <w:t xml:space="preserve">spending its output. </w:t>
      </w:r>
      <w:r w:rsidR="008C65EB" w:rsidRPr="6F8E0DB8">
        <w:rPr>
          <w:rStyle w:val="HTMLCode"/>
          <w:rFonts w:eastAsiaTheme="minorEastAsia"/>
          <w:b/>
          <w:bCs/>
          <w:i/>
          <w:iCs/>
          <w:sz w:val="16"/>
          <w:szCs w:val="16"/>
        </w:rPr>
        <w:t>Tx</w:t>
      </w:r>
      <w:del w:id="319" w:author="Leon Mlakar" w:date="2024-09-25T14:31:00Z" w16du:dateUtc="2024-09-25T12:31:00Z">
        <w:r w:rsidR="008C65EB" w:rsidRPr="6F8E0DB8" w:rsidDel="009F26DE">
          <w:rPr>
            <w:rStyle w:val="HTMLCode"/>
            <w:rFonts w:eastAsiaTheme="minorEastAsia"/>
            <w:b/>
            <w:bCs/>
            <w:i/>
            <w:iCs/>
            <w:sz w:val="16"/>
            <w:szCs w:val="16"/>
          </w:rPr>
          <w:delText>ID</w:delText>
        </w:r>
      </w:del>
      <w:r w:rsidR="008C65EB" w:rsidRPr="6F8E0DB8">
        <w:rPr>
          <w:rStyle w:val="HTMLCode"/>
          <w:rFonts w:eastAsiaTheme="minorEastAsia"/>
          <w:b/>
          <w:bCs/>
          <w:i/>
          <w:iCs/>
          <w:sz w:val="16"/>
          <w:szCs w:val="16"/>
        </w:rPr>
        <w:t>1</w:t>
      </w:r>
      <w:r w:rsidR="00F272A4">
        <w:rPr>
          <w:rStyle w:val="HTMLCode"/>
          <w:rFonts w:eastAsiaTheme="minorEastAsia"/>
          <w:b/>
          <w:i/>
          <w:sz w:val="16"/>
          <w:szCs w:val="16"/>
        </w:rPr>
        <w:t xml:space="preserve"> </w:t>
      </w:r>
      <w:r w:rsidR="00F272A4">
        <w:t xml:space="preserve">has </w:t>
      </w:r>
      <w:r w:rsidR="00C15B47">
        <w:t>a single</w:t>
      </w:r>
      <w:r w:rsidR="00F272A4">
        <w:t xml:space="preserve"> output; </w:t>
      </w:r>
      <w:r w:rsidR="00C15B47">
        <w:t>that</w:t>
      </w:r>
      <w:r w:rsidR="00F272A4">
        <w:t xml:space="preserve"> contains a payload with the DID Document and </w:t>
      </w:r>
      <w:r w:rsidR="00451A32">
        <w:t>the</w:t>
      </w:r>
      <w:r w:rsidR="000F1D85">
        <w:t xml:space="preserve"> minimal</w:t>
      </w:r>
      <w:r w:rsidR="00AE1737">
        <w:t xml:space="preserve"> required</w:t>
      </w:r>
      <w:r w:rsidR="000F1D85">
        <w:t xml:space="preserve"> funding</w:t>
      </w:r>
      <w:del w:id="320" w:author="Leon Mlakar" w:date="2024-09-25T14:31:00Z" w16du:dateUtc="2024-09-25T12:31:00Z">
        <w:r w:rsidR="000F1D85" w:rsidDel="009F26DE">
          <w:delText xml:space="preserve"> </w:delText>
        </w:r>
      </w:del>
      <w:ins w:id="321" w:author="Leon Mlakar" w:date="2024-09-25T14:31:00Z" w16du:dateUtc="2024-09-25T12:31:00Z">
        <w:r w:rsidR="009F26DE">
          <w:t xml:space="preserve"> to cover the mining fee pf the next transaction</w:t>
        </w:r>
      </w:ins>
      <w:del w:id="322" w:author="Leon Mlakar" w:date="2024-09-25T14:31:00Z" w16du:dateUtc="2024-09-25T12:31:00Z">
        <w:r w:rsidR="00AE1737" w:rsidDel="009F26DE">
          <w:delText>Satoshi</w:delText>
        </w:r>
      </w:del>
      <w:r w:rsidR="002A19C9">
        <w:t>.</w:t>
      </w:r>
    </w:p>
    <w:p w14:paraId="53B7D68A" w14:textId="41CECE5C" w:rsidR="00225458" w:rsidRDefault="00225458" w:rsidP="00225458">
      <w:del w:id="323" w:author="Leon Mlakar" w:date="2024-09-25T14:33:00Z" w16du:dateUtc="2024-09-25T12:33:00Z">
        <w:r w:rsidDel="009F26DE">
          <w:delText xml:space="preserve">The Controller's responsibilities </w:delText>
        </w:r>
        <w:r w:rsidR="008846AB" w:rsidDel="009F26DE">
          <w:delText>as</w:delText>
        </w:r>
        <w:r w:rsidDel="009F26DE">
          <w:delText xml:space="preserve"> defined</w:delText>
        </w:r>
        <w:r w:rsidR="008846AB" w:rsidDel="009F26DE">
          <w:delText xml:space="preserve"> by W3C </w:delText>
        </w:r>
        <w:r w:rsidR="00104F49" w:rsidDel="009F26DE">
          <w:delText>sects</w:delText>
        </w:r>
        <w:r w:rsidR="008846AB" w:rsidDel="009F26DE">
          <w:delText xml:space="preserve"> </w:delText>
        </w:r>
        <w:r w:rsidR="004309C8" w:rsidDel="009F26DE">
          <w:delText>will be</w:delText>
        </w:r>
        <w:r w:rsidDel="009F26DE">
          <w:delText xml:space="preserve"> published to </w:delText>
        </w:r>
        <w:r w:rsidR="004309C8" w:rsidDel="009F26DE">
          <w:delText xml:space="preserve">the </w:delText>
        </w:r>
        <w:r w:rsidDel="009F26DE">
          <w:delText xml:space="preserve">public </w:delText>
        </w:r>
        <w:r w:rsidR="00C86C8A" w:rsidDel="009F26DE">
          <w:delText xml:space="preserve">data </w:delText>
        </w:r>
        <w:r w:rsidDel="009F26DE">
          <w:delText xml:space="preserve">registry on-chain, which is created and maintained by the Controller. The data </w:delText>
        </w:r>
        <w:r w:rsidR="00C86C8A" w:rsidDel="009F26DE">
          <w:delText xml:space="preserve">registry </w:delText>
        </w:r>
        <w:r w:rsidDel="009F26DE">
          <w:delText>will always be presented on the blockchain.</w:delText>
        </w:r>
      </w:del>
    </w:p>
    <w:p w14:paraId="4E1747BA" w14:textId="6B67F368" w:rsidR="007679FC" w:rsidDel="009F26DE" w:rsidRDefault="007679FC" w:rsidP="00225458">
      <w:pPr>
        <w:rPr>
          <w:del w:id="324" w:author="Leon Mlakar" w:date="2024-09-25T14:35:00Z" w16du:dateUtc="2024-09-25T12:35:00Z"/>
        </w:rPr>
      </w:pPr>
    </w:p>
    <w:p w14:paraId="7E995018" w14:textId="593173AB" w:rsidR="007679FC" w:rsidRPr="00254434" w:rsidDel="009F26DE" w:rsidRDefault="007679FC" w:rsidP="00254434">
      <w:pPr>
        <w:ind w:left="567"/>
        <w:rPr>
          <w:del w:id="325" w:author="Leon Mlakar" w:date="2024-09-25T14:35:00Z" w16du:dateUtc="2024-09-25T12:35:00Z"/>
          <w:i/>
          <w:iCs/>
          <w:color w:val="668B98" w:themeColor="text2"/>
        </w:rPr>
      </w:pPr>
      <w:del w:id="326" w:author="Leon Mlakar" w:date="2024-09-25T14:35:00Z" w16du:dateUtc="2024-09-25T12:35:00Z">
        <w:r w:rsidRPr="5F4BBBB9" w:rsidDel="009F26DE">
          <w:rPr>
            <w:i/>
            <w:color w:val="668B98" w:themeColor="accent5"/>
          </w:rPr>
          <w:delText>*</w:delText>
        </w:r>
        <w:r w:rsidR="003B1EC1" w:rsidDel="009F26DE">
          <w:rPr>
            <w:i/>
            <w:color w:val="668B98" w:themeColor="accent5"/>
          </w:rPr>
          <w:delText xml:space="preserve">NOTE: </w:delText>
        </w:r>
        <w:r w:rsidR="002B509A" w:rsidRPr="5F4BBBB9" w:rsidDel="009F26DE">
          <w:rPr>
            <w:i/>
            <w:color w:val="668B98" w:themeColor="accent5"/>
          </w:rPr>
          <w:delText xml:space="preserve">(PKFund) </w:delText>
        </w:r>
        <w:r w:rsidRPr="5F4BBBB9" w:rsidDel="009F26DE">
          <w:rPr>
            <w:i/>
            <w:color w:val="668B98" w:themeColor="accent5"/>
          </w:rPr>
          <w:delText xml:space="preserve">As a specific implementation example this funding transaction could be provided by a crypto funding service that </w:delText>
        </w:r>
        <w:r w:rsidRPr="00254434" w:rsidDel="009F26DE">
          <w:rPr>
            <w:i/>
            <w:iCs/>
            <w:color w:val="668B98" w:themeColor="text2"/>
          </w:rPr>
          <w:delText>play</w:delText>
        </w:r>
        <w:r w:rsidR="0067251D" w:rsidDel="009F26DE">
          <w:rPr>
            <w:i/>
            <w:iCs/>
            <w:color w:val="668B98" w:themeColor="text2"/>
          </w:rPr>
          <w:delText>s</w:delText>
        </w:r>
        <w:r w:rsidRPr="5F4BBBB9" w:rsidDel="009F26DE">
          <w:rPr>
            <w:i/>
            <w:color w:val="668B98" w:themeColor="accent5"/>
          </w:rPr>
          <w:delText xml:space="preserve"> no other role in the process.</w:delText>
        </w:r>
      </w:del>
    </w:p>
    <w:p w14:paraId="095E029A" w14:textId="2BA1DADF" w:rsidR="002B3FDD" w:rsidRDefault="002B3FDD" w:rsidP="002B3FDD"/>
    <w:p w14:paraId="778E19D7" w14:textId="3A946329" w:rsidR="00340E30" w:rsidRDefault="002B3FDD" w:rsidP="00EC4E0F">
      <w:pPr>
        <w:pStyle w:val="Heading5"/>
        <w:rPr>
          <w:rStyle w:val="CommentReference"/>
          <w:rFonts w:ascii="IBM Plex Sans Light" w:hAnsi="IBM Plex Sans Light"/>
        </w:rPr>
      </w:pPr>
      <w:r>
        <w:t xml:space="preserve">DID Resolver </w:t>
      </w:r>
    </w:p>
    <w:p w14:paraId="0B751C52" w14:textId="77777777" w:rsidR="00820F93" w:rsidRDefault="009320BA" w:rsidP="009320BA">
      <w:pPr>
        <w:rPr>
          <w:ins w:id="327" w:author="Leon Mlakar" w:date="2024-09-25T14:36:00Z" w16du:dateUtc="2024-09-25T12:36:00Z"/>
        </w:rPr>
      </w:pPr>
      <w:r>
        <w:t xml:space="preserve">As described by the W3C, the DID resolver will resolve the DID to a DID Document. To </w:t>
      </w:r>
      <w:r w:rsidR="007E3DCF">
        <w:t>read</w:t>
      </w:r>
      <w:r>
        <w:t xml:space="preserve"> the DID Document, the DID resolver will search for the corresponding </w:t>
      </w:r>
      <w:del w:id="328" w:author="Leon Mlakar" w:date="2024-09-25T14:36:00Z" w16du:dateUtc="2024-09-25T12:36:00Z">
        <w:r w:rsidR="000771B7" w:rsidDel="00820F93">
          <w:delText>Tx</w:delText>
        </w:r>
        <w:r w:rsidR="007E3DCF" w:rsidDel="00820F93">
          <w:delText>ID</w:delText>
        </w:r>
        <w:r w:rsidDel="00820F93">
          <w:delText xml:space="preserve"> </w:delText>
        </w:r>
      </w:del>
      <w:ins w:id="329" w:author="Leon Mlakar" w:date="2024-09-25T14:36:00Z" w16du:dateUtc="2024-09-25T12:36:00Z">
        <w:r w:rsidR="00820F93">
          <w:t xml:space="preserve">transactions </w:t>
        </w:r>
      </w:ins>
      <w:r>
        <w:t>in the ledger.</w:t>
      </w:r>
    </w:p>
    <w:p w14:paraId="4BDA29F7" w14:textId="6FC248F0" w:rsidR="007E3DCF" w:rsidRDefault="009320BA" w:rsidP="009320BA">
      <w:r>
        <w:t xml:space="preserve"> </w:t>
      </w:r>
    </w:p>
    <w:p w14:paraId="504521D2" w14:textId="5529A219" w:rsidR="00820F93" w:rsidRDefault="00544168" w:rsidP="009320BA">
      <w:pPr>
        <w:rPr>
          <w:ins w:id="330" w:author="Leon Mlakar" w:date="2024-09-25T14:44:00Z" w16du:dateUtc="2024-09-25T12:44:00Z"/>
        </w:rPr>
      </w:pPr>
      <w:r>
        <w:t>The</w:t>
      </w:r>
      <w:r w:rsidR="007E3DCF">
        <w:t xml:space="preserve"> DID </w:t>
      </w:r>
      <w:r w:rsidR="00E50366">
        <w:t>c</w:t>
      </w:r>
      <w:r w:rsidR="007E3DCF">
        <w:t xml:space="preserve">ontains </w:t>
      </w:r>
      <w:r w:rsidR="00393867">
        <w:t>the</w:t>
      </w:r>
      <w:r w:rsidR="00D20E47">
        <w:t xml:space="preserve"> transaction ID</w:t>
      </w:r>
      <w:ins w:id="331" w:author="Leon Mlakar" w:date="2024-09-25T14:40:00Z" w16du:dateUtc="2024-09-25T12:40:00Z">
        <w:r w:rsidR="00820F93">
          <w:t xml:space="preserve"> of the issuance transaction,</w:t>
        </w:r>
      </w:ins>
      <w:r w:rsidR="00393867">
        <w:t xml:space="preserve"> </w:t>
      </w:r>
      <w:r w:rsidR="00393867" w:rsidRPr="00393867">
        <w:rPr>
          <w:rFonts w:ascii="Courier New" w:hAnsi="Courier New" w:cs="Courier New"/>
          <w:b/>
          <w:bCs/>
          <w:i/>
          <w:iCs/>
        </w:rPr>
        <w:t>Tx</w:t>
      </w:r>
      <w:del w:id="332" w:author="Leon Mlakar" w:date="2024-09-27T09:45:00Z" w16du:dateUtc="2024-09-27T07:45:00Z">
        <w:r w:rsidR="00393867" w:rsidRPr="00393867" w:rsidDel="00AD3D47">
          <w:rPr>
            <w:rFonts w:ascii="Courier New" w:hAnsi="Courier New" w:cs="Courier New"/>
            <w:b/>
            <w:bCs/>
            <w:i/>
            <w:iCs/>
          </w:rPr>
          <w:delText>ID</w:delText>
        </w:r>
      </w:del>
      <w:r w:rsidR="00393867" w:rsidRPr="00393867">
        <w:rPr>
          <w:rFonts w:ascii="Courier New" w:hAnsi="Courier New" w:cs="Courier New"/>
          <w:b/>
          <w:bCs/>
          <w:i/>
          <w:iCs/>
        </w:rPr>
        <w:t>0</w:t>
      </w:r>
      <w:del w:id="333" w:author="Leon Mlakar" w:date="2024-09-25T14:40:00Z" w16du:dateUtc="2024-09-25T12:40:00Z">
        <w:r w:rsidR="00E50366" w:rsidDel="00820F93">
          <w:delText xml:space="preserve"> </w:delText>
        </w:r>
      </w:del>
      <w:ins w:id="334" w:author="Leon Mlakar" w:date="2024-09-25T14:37:00Z" w16du:dateUtc="2024-09-25T12:37:00Z">
        <w:r w:rsidR="00820F93">
          <w:t xml:space="preserve">. </w:t>
        </w:r>
      </w:ins>
      <w:ins w:id="335" w:author="Leon Mlakar" w:date="2024-09-25T14:41:00Z" w16du:dateUtc="2024-09-25T12:41:00Z">
        <w:r w:rsidR="00820F93">
          <w:t>The transaction spending its output,</w:t>
        </w:r>
      </w:ins>
      <w:del w:id="336" w:author="Leon Mlakar" w:date="2024-09-25T14:37:00Z" w16du:dateUtc="2024-09-25T12:37:00Z">
        <w:r w:rsidR="00E50366" w:rsidDel="00820F93">
          <w:delText>and a</w:delText>
        </w:r>
      </w:del>
      <w:del w:id="337" w:author="Leon Mlakar" w:date="2024-09-25T14:41:00Z" w16du:dateUtc="2024-09-25T12:41:00Z">
        <w:r w:rsidR="00D20E47" w:rsidDel="00820F93">
          <w:delText xml:space="preserve"> </w:delText>
        </w:r>
        <w:r w:rsidR="00393867" w:rsidDel="00820F93">
          <w:delText>link</w:delText>
        </w:r>
        <w:r w:rsidR="00D20E47" w:rsidDel="00820F93">
          <w:delText xml:space="preserve"> through output spending to</w:delText>
        </w:r>
      </w:del>
      <w:r w:rsidR="00D20E47">
        <w:t xml:space="preserve"> </w:t>
      </w:r>
      <w:r w:rsidR="00D20E47" w:rsidRPr="00DC0070">
        <w:rPr>
          <w:rFonts w:ascii="Courier New" w:hAnsi="Courier New" w:cs="Courier New"/>
          <w:b/>
          <w:bCs/>
          <w:i/>
          <w:iCs/>
        </w:rPr>
        <w:t>T</w:t>
      </w:r>
      <w:r w:rsidR="00DC0070">
        <w:rPr>
          <w:rFonts w:ascii="Courier New" w:hAnsi="Courier New" w:cs="Courier New"/>
          <w:b/>
          <w:bCs/>
          <w:i/>
          <w:iCs/>
        </w:rPr>
        <w:t>x</w:t>
      </w:r>
      <w:del w:id="338" w:author="Leon Mlakar" w:date="2024-09-27T09:45:00Z" w16du:dateUtc="2024-09-27T07:45:00Z">
        <w:r w:rsidR="00D20E47" w:rsidRPr="00DC0070" w:rsidDel="00377D79">
          <w:rPr>
            <w:rFonts w:ascii="Courier New" w:hAnsi="Courier New" w:cs="Courier New"/>
            <w:b/>
            <w:bCs/>
            <w:i/>
            <w:iCs/>
          </w:rPr>
          <w:delText>ID</w:delText>
        </w:r>
      </w:del>
      <w:r w:rsidR="00D20E47" w:rsidRPr="00DC0070">
        <w:rPr>
          <w:rFonts w:ascii="Courier New" w:hAnsi="Courier New" w:cs="Courier New"/>
          <w:b/>
          <w:bCs/>
          <w:i/>
          <w:iCs/>
        </w:rPr>
        <w:t>1</w:t>
      </w:r>
      <w:ins w:id="339" w:author="Leon Mlakar" w:date="2024-09-25T14:41:00Z" w16du:dateUtc="2024-09-25T12:41:00Z">
        <w:r w:rsidR="00820F93" w:rsidRPr="00820F93">
          <w:rPr>
            <w:rPrChange w:id="340" w:author="Leon Mlakar" w:date="2024-09-25T14:41:00Z" w16du:dateUtc="2024-09-25T12:41:00Z">
              <w:rPr>
                <w:rFonts w:ascii="Courier New" w:hAnsi="Courier New" w:cs="Courier New"/>
                <w:b/>
                <w:bCs/>
                <w:i/>
                <w:iCs/>
              </w:rPr>
            </w:rPrChange>
          </w:rPr>
          <w:t>,</w:t>
        </w:r>
      </w:ins>
      <w:r w:rsidR="00393867">
        <w:t xml:space="preserve"> </w:t>
      </w:r>
      <w:del w:id="341" w:author="Leon Mlakar" w:date="2024-09-25T14:41:00Z" w16du:dateUtc="2024-09-25T12:41:00Z">
        <w:r w:rsidR="00D20E47" w:rsidDel="00820F93">
          <w:delText xml:space="preserve">containing </w:delText>
        </w:r>
      </w:del>
      <w:ins w:id="342" w:author="Leon Mlakar" w:date="2024-09-25T14:41:00Z" w16du:dateUtc="2024-09-25T12:41:00Z">
        <w:r w:rsidR="00820F93">
          <w:t>contains the fi</w:t>
        </w:r>
      </w:ins>
      <w:ins w:id="343" w:author="Leon Mlakar" w:date="2024-09-25T14:42:00Z" w16du:dateUtc="2024-09-25T12:42:00Z">
        <w:r w:rsidR="00820F93">
          <w:t>rst version of the DID</w:t>
        </w:r>
      </w:ins>
      <w:del w:id="344" w:author="Leon Mlakar" w:date="2024-09-25T14:42:00Z" w16du:dateUtc="2024-09-25T12:42:00Z">
        <w:r w:rsidR="00393867" w:rsidDel="00820F93">
          <w:delText>the DID</w:delText>
        </w:r>
      </w:del>
      <w:r w:rsidR="00393867">
        <w:t xml:space="preserve"> Document. </w:t>
      </w:r>
      <w:ins w:id="345" w:author="Leon Mlakar" w:date="2024-09-25T14:42:00Z" w16du:dateUtc="2024-09-25T12:42:00Z">
        <w:r w:rsidR="00820F93">
          <w:t xml:space="preserve">The most recent DID document is the document contained in </w:t>
        </w:r>
      </w:ins>
      <w:ins w:id="346" w:author="Leon Mlakar" w:date="2024-09-25T14:43:00Z" w16du:dateUtc="2024-09-25T12:43:00Z">
        <w:r w:rsidR="00820F93">
          <w:t xml:space="preserve">the last transaction in the chain, </w:t>
        </w:r>
        <w:proofErr w:type="spellStart"/>
        <w:r w:rsidR="00820F93" w:rsidRPr="00DC0070">
          <w:rPr>
            <w:rFonts w:ascii="Courier New" w:hAnsi="Courier New" w:cs="Courier New"/>
            <w:b/>
            <w:bCs/>
            <w:i/>
            <w:iCs/>
          </w:rPr>
          <w:t>T</w:t>
        </w:r>
        <w:r w:rsidR="00820F93">
          <w:rPr>
            <w:rFonts w:ascii="Courier New" w:hAnsi="Courier New" w:cs="Courier New"/>
            <w:b/>
            <w:bCs/>
            <w:i/>
            <w:iCs/>
          </w:rPr>
          <w:t>x</w:t>
        </w:r>
        <w:r w:rsidR="00820F93" w:rsidRPr="00820F93">
          <w:rPr>
            <w:rFonts w:ascii="Courier New" w:hAnsi="Courier New" w:cs="Courier New"/>
            <w:i/>
            <w:iCs/>
            <w:rPrChange w:id="347" w:author="Leon Mlakar" w:date="2024-09-25T14:43:00Z" w16du:dateUtc="2024-09-25T12:43:00Z">
              <w:rPr>
                <w:rFonts w:ascii="Courier New" w:hAnsi="Courier New" w:cs="Courier New"/>
                <w:b/>
                <w:bCs/>
                <w:i/>
                <w:iCs/>
              </w:rPr>
            </w:rPrChange>
          </w:rPr>
          <w:t>n</w:t>
        </w:r>
        <w:proofErr w:type="spellEnd"/>
        <w:r w:rsidR="00820F93" w:rsidRPr="00820F93">
          <w:rPr>
            <w:rPrChange w:id="348" w:author="Leon Mlakar" w:date="2024-09-25T14:43:00Z" w16du:dateUtc="2024-09-25T12:43:00Z">
              <w:rPr>
                <w:rFonts w:ascii="Courier New" w:hAnsi="Courier New" w:cs="Courier New"/>
                <w:b/>
                <w:bCs/>
                <w:i/>
                <w:iCs/>
              </w:rPr>
            </w:rPrChange>
          </w:rPr>
          <w:t>,</w:t>
        </w:r>
        <w:r w:rsidR="00820F93">
          <w:t xml:space="preserve"> of which UTXO is not spent.</w:t>
        </w:r>
      </w:ins>
    </w:p>
    <w:p w14:paraId="5BC64C7D" w14:textId="77777777" w:rsidR="00820F93" w:rsidRDefault="00820F93" w:rsidP="009320BA">
      <w:pPr>
        <w:rPr>
          <w:ins w:id="349" w:author="Leon Mlakar" w:date="2024-09-25T14:44:00Z" w16du:dateUtc="2024-09-25T12:44:00Z"/>
        </w:rPr>
      </w:pPr>
    </w:p>
    <w:p w14:paraId="1525E518" w14:textId="616AB6ED" w:rsidR="00820F93" w:rsidRDefault="00820F93" w:rsidP="009320BA">
      <w:pPr>
        <w:rPr>
          <w:ins w:id="350" w:author="Leon Mlakar" w:date="2024-09-25T14:46:00Z" w16du:dateUtc="2024-09-25T12:46:00Z"/>
        </w:rPr>
      </w:pPr>
      <w:ins w:id="351" w:author="Leon Mlakar" w:date="2024-09-25T14:44:00Z" w16du:dateUtc="2024-09-25T12:44:00Z">
        <w:r>
          <w:t xml:space="preserve">The DID document </w:t>
        </w:r>
        <w:proofErr w:type="spellStart"/>
        <w:r w:rsidRPr="00820F93">
          <w:rPr>
            <w:i/>
            <w:iCs/>
            <w:rPrChange w:id="352" w:author="Leon Mlakar" w:date="2024-09-25T14:45:00Z" w16du:dateUtc="2024-09-25T12:45:00Z">
              <w:rPr/>
            </w:rPrChange>
          </w:rPr>
          <w:t>versionId</w:t>
        </w:r>
        <w:proofErr w:type="spellEnd"/>
        <w:r>
          <w:t xml:space="preserve"> i</w:t>
        </w:r>
      </w:ins>
      <w:ins w:id="353" w:author="Leon Mlakar" w:date="2024-09-25T14:45:00Z" w16du:dateUtc="2024-09-25T12:45:00Z">
        <w:r>
          <w:t xml:space="preserve">s </w:t>
        </w:r>
      </w:ins>
      <w:ins w:id="354" w:author="Leon Mlakar" w:date="2024-09-25T14:44:00Z" w16du:dateUtc="2024-09-25T12:44:00Z">
        <w:r>
          <w:t xml:space="preserve">the </w:t>
        </w:r>
      </w:ins>
      <w:ins w:id="355" w:author="Leon Mlakar" w:date="2024-09-25T14:45:00Z" w16du:dateUtc="2024-09-25T12:45:00Z">
        <w:r>
          <w:t xml:space="preserve">transaction ID of the transaction containing </w:t>
        </w:r>
      </w:ins>
      <w:ins w:id="356" w:author="Leon Mlakar" w:date="2024-09-25T14:46:00Z" w16du:dateUtc="2024-09-25T12:46:00Z">
        <w:r>
          <w:t>it.</w:t>
        </w:r>
      </w:ins>
    </w:p>
    <w:p w14:paraId="74CA287F" w14:textId="745A4ED4" w:rsidR="00820F93" w:rsidRDefault="00820F93" w:rsidP="009320BA">
      <w:pPr>
        <w:rPr>
          <w:ins w:id="357" w:author="Leon Mlakar" w:date="2024-09-25T14:47:00Z" w16du:dateUtc="2024-09-25T12:47:00Z"/>
        </w:rPr>
      </w:pPr>
      <w:ins w:id="358" w:author="Leon Mlakar" w:date="2024-09-25T14:46:00Z" w16du:dateUtc="2024-09-25T12:46:00Z">
        <w:r>
          <w:t xml:space="preserve">The DID document </w:t>
        </w:r>
        <w:proofErr w:type="spellStart"/>
        <w:r w:rsidRPr="00103573">
          <w:rPr>
            <w:i/>
            <w:iCs/>
            <w:rPrChange w:id="359" w:author="Leon Mlakar" w:date="2024-09-25T14:46:00Z" w16du:dateUtc="2024-09-25T12:46:00Z">
              <w:rPr/>
            </w:rPrChange>
          </w:rPr>
          <w:t>versionTime</w:t>
        </w:r>
        <w:proofErr w:type="spellEnd"/>
        <w:r>
          <w:t xml:space="preserve"> is the time</w:t>
        </w:r>
        <w:r w:rsidR="00103573">
          <w:t>stamp of the blockchain block containing the transaction containing the DID it.</w:t>
        </w:r>
      </w:ins>
    </w:p>
    <w:p w14:paraId="33655F1F" w14:textId="64CA0DDE" w:rsidR="00103573" w:rsidRDefault="00103573" w:rsidP="009320BA">
      <w:pPr>
        <w:rPr>
          <w:ins w:id="360" w:author="Leon Mlakar" w:date="2024-09-25T14:42:00Z" w16du:dateUtc="2024-09-25T12:42:00Z"/>
        </w:rPr>
      </w:pPr>
      <w:r>
        <w:rPr>
          <w:noProof/>
        </w:rPr>
        <w:drawing>
          <wp:anchor distT="0" distB="0" distL="114300" distR="114300" simplePos="0" relativeHeight="251658243" behindDoc="0" locked="0" layoutInCell="1" allowOverlap="1" wp14:anchorId="6E0D3EFD" wp14:editId="60D2C629">
            <wp:simplePos x="0" y="0"/>
            <wp:positionH relativeFrom="margin">
              <wp:posOffset>-13970</wp:posOffset>
            </wp:positionH>
            <wp:positionV relativeFrom="margin">
              <wp:posOffset>4054475</wp:posOffset>
            </wp:positionV>
            <wp:extent cx="5756275" cy="2980055"/>
            <wp:effectExtent l="0" t="0" r="0" b="4445"/>
            <wp:wrapSquare wrapText="bothSides"/>
            <wp:docPr id="283314804"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14804" name="Picture 5" descr="A diagram of a system&#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756275" cy="2980055"/>
                    </a:xfrm>
                    <a:prstGeom prst="rect">
                      <a:avLst/>
                    </a:prstGeom>
                  </pic:spPr>
                </pic:pic>
              </a:graphicData>
            </a:graphic>
          </wp:anchor>
        </w:drawing>
      </w:r>
    </w:p>
    <w:p w14:paraId="1EE14818" w14:textId="77777777" w:rsidR="00103573" w:rsidRDefault="00103573" w:rsidP="009320BA">
      <w:pPr>
        <w:rPr>
          <w:ins w:id="361" w:author="Leon Mlakar" w:date="2024-09-25T14:47:00Z" w16du:dateUtc="2024-09-25T12:47:00Z"/>
        </w:rPr>
      </w:pPr>
    </w:p>
    <w:p w14:paraId="620918F5" w14:textId="6D766488" w:rsidR="009320BA" w:rsidRPr="000C056C" w:rsidRDefault="00DC0070" w:rsidP="009320BA">
      <w:pPr>
        <w:rPr>
          <w:rFonts w:ascii="Times New Roman" w:eastAsia="Times New Roman" w:hAnsi="Times New Roman"/>
          <w:color w:val="auto"/>
          <w:sz w:val="24"/>
          <w:szCs w:val="24"/>
          <w:lang w:val="en-US"/>
        </w:rPr>
      </w:pPr>
      <w:del w:id="362" w:author="Leon Mlakar" w:date="2024-09-25T14:47:00Z" w16du:dateUtc="2024-09-25T12:47:00Z">
        <w:r w:rsidDel="00103573">
          <w:delText>The</w:delText>
        </w:r>
        <w:r w:rsidR="009320BA" w:rsidDel="00103573">
          <w:delText xml:space="preserve"> DID Document version </w:delText>
        </w:r>
        <w:r w:rsidR="00826439" w:rsidDel="00103573">
          <w:delText>ID</w:delText>
        </w:r>
        <w:r w:rsidR="009320BA" w:rsidDel="00103573">
          <w:delText xml:space="preserve"> is the transaction ID (Tx ID) of the transaction containing it.</w:delText>
        </w:r>
        <w:r w:rsidR="006A0AE3" w:rsidDel="00103573">
          <w:delText xml:space="preserve"> </w:delText>
        </w:r>
      </w:del>
      <w:r w:rsidR="009320BA">
        <w:t>The verifier uses the DID</w:t>
      </w:r>
      <w:r w:rsidR="008C600B">
        <w:t xml:space="preserve"> </w:t>
      </w:r>
      <w:ins w:id="363" w:author="Leon Mlakar" w:date="2024-09-25T14:48:00Z" w16du:dateUtc="2024-09-25T12:48:00Z">
        <w:r w:rsidR="00103573">
          <w:t xml:space="preserve">method specific part of the DID identifier </w:t>
        </w:r>
      </w:ins>
      <w:del w:id="364" w:author="Leon Mlakar" w:date="2024-09-25T14:48:00Z" w16du:dateUtc="2024-09-25T12:48:00Z">
        <w:r w:rsidR="008C600B" w:rsidDel="00103573">
          <w:delText>(TxID)</w:delText>
        </w:r>
        <w:r w:rsidR="00AE13B9" w:rsidDel="00103573">
          <w:delText xml:space="preserve"> </w:delText>
        </w:r>
      </w:del>
      <w:r w:rsidR="009320BA">
        <w:t xml:space="preserve">to </w:t>
      </w:r>
      <w:r w:rsidR="008C600B">
        <w:t>search for</w:t>
      </w:r>
      <w:r w:rsidR="009320BA">
        <w:t xml:space="preserve"> th</w:t>
      </w:r>
      <w:r w:rsidR="00CC24A9">
        <w:t xml:space="preserve">e transaction </w:t>
      </w:r>
      <w:r w:rsidR="009320BA">
        <w:t>in the ledger</w:t>
      </w:r>
      <w:r w:rsidR="00C26752">
        <w:t xml:space="preserve"> and </w:t>
      </w:r>
      <w:r w:rsidR="009320BA">
        <w:t xml:space="preserve">find the linked transactions that contain the DID Document </w:t>
      </w:r>
      <w:r w:rsidR="008C600B">
        <w:t>to</w:t>
      </w:r>
      <w:r w:rsidR="009320BA">
        <w:t xml:space="preserve"> perform status checks on the</w:t>
      </w:r>
      <w:ins w:id="365" w:author="Leon Mlakar" w:date="2024-09-25T14:49:00Z" w16du:dateUtc="2024-09-25T12:49:00Z">
        <w:r w:rsidR="00103573">
          <w:t>ir</w:t>
        </w:r>
      </w:ins>
      <w:r w:rsidR="009320BA">
        <w:t xml:space="preserve"> output</w:t>
      </w:r>
      <w:ins w:id="366" w:author="Leon Mlakar" w:date="2024-09-25T14:49:00Z" w16du:dateUtc="2024-09-25T12:49:00Z">
        <w:r w:rsidR="00103573">
          <w:t>s</w:t>
        </w:r>
      </w:ins>
      <w:r w:rsidR="0061361A">
        <w:t xml:space="preserve">. </w:t>
      </w:r>
    </w:p>
    <w:p w14:paraId="78568B68" w14:textId="329DB5C3" w:rsidR="006C44A9" w:rsidRDefault="009320BA" w:rsidP="00C240B0">
      <w:r>
        <w:t xml:space="preserve">The </w:t>
      </w:r>
      <w:commentRangeStart w:id="367"/>
      <w:commentRangeStart w:id="368"/>
      <w:r w:rsidR="00CA4F52">
        <w:t>v</w:t>
      </w:r>
      <w:r>
        <w:t xml:space="preserve">erifier </w:t>
      </w:r>
      <w:commentRangeEnd w:id="367"/>
      <w:r w:rsidR="00384EA1">
        <w:rPr>
          <w:rStyle w:val="CommentReference"/>
        </w:rPr>
        <w:commentReference w:id="367"/>
      </w:r>
      <w:commentRangeEnd w:id="368"/>
      <w:r>
        <w:rPr>
          <w:rStyle w:val="CommentReference"/>
        </w:rPr>
        <w:commentReference w:id="368"/>
      </w:r>
      <w:r>
        <w:t xml:space="preserve">can request DID status using a DID resolver. Verifiers can build and run an independent DID resolver, create their own implementation (abiding by this specification), or use a service provided by a third party that runs an implementation of the </w:t>
      </w:r>
      <w:r w:rsidR="00803115">
        <w:t>UTXO DID</w:t>
      </w:r>
      <w:r>
        <w:t xml:space="preserve"> method.</w:t>
      </w:r>
    </w:p>
    <w:p w14:paraId="27599C39" w14:textId="2BD6A6CF" w:rsidR="00E06F3F" w:rsidRDefault="00EE3DB8" w:rsidP="00C240B0">
      <w:r>
        <w:rPr>
          <w:noProof/>
        </w:rPr>
        <mc:AlternateContent>
          <mc:Choice Requires="wps">
            <w:drawing>
              <wp:anchor distT="0" distB="0" distL="114300" distR="114300" simplePos="0" relativeHeight="251658251" behindDoc="0" locked="0" layoutInCell="1" allowOverlap="1" wp14:anchorId="16F9C2FC" wp14:editId="6EE78EC1">
                <wp:simplePos x="0" y="0"/>
                <wp:positionH relativeFrom="column">
                  <wp:posOffset>-9525</wp:posOffset>
                </wp:positionH>
                <wp:positionV relativeFrom="paragraph">
                  <wp:posOffset>3246120</wp:posOffset>
                </wp:positionV>
                <wp:extent cx="5756275" cy="187325"/>
                <wp:effectExtent l="0" t="0" r="0" b="3175"/>
                <wp:wrapSquare wrapText="bothSides"/>
                <wp:docPr id="1160699136" name="Text Box 1"/>
                <wp:cNvGraphicFramePr/>
                <a:graphic xmlns:a="http://schemas.openxmlformats.org/drawingml/2006/main">
                  <a:graphicData uri="http://schemas.microsoft.com/office/word/2010/wordprocessingShape">
                    <wps:wsp>
                      <wps:cNvSpPr txBox="1"/>
                      <wps:spPr>
                        <a:xfrm>
                          <a:off x="0" y="0"/>
                          <a:ext cx="5756275" cy="187325"/>
                        </a:xfrm>
                        <a:prstGeom prst="rect">
                          <a:avLst/>
                        </a:prstGeom>
                        <a:solidFill>
                          <a:prstClr val="white"/>
                        </a:solidFill>
                        <a:ln>
                          <a:noFill/>
                        </a:ln>
                      </wps:spPr>
                      <wps:txbx>
                        <w:txbxContent>
                          <w:p w14:paraId="08F815E7" w14:textId="14EF558B" w:rsidR="00EE3DB8" w:rsidRPr="00EE3DB8" w:rsidRDefault="00EE3DB8" w:rsidP="00EE3DB8">
                            <w:pPr>
                              <w:pStyle w:val="Caption"/>
                              <w:rPr>
                                <w:noProof/>
                                <w:color w:val="004860"/>
                                <w:sz w:val="12"/>
                                <w:szCs w:val="12"/>
                              </w:rPr>
                            </w:pPr>
                            <w:r w:rsidRPr="00EE3DB8">
                              <w:rPr>
                                <w:sz w:val="12"/>
                                <w:szCs w:val="12"/>
                              </w:rPr>
                              <w:t xml:space="preserve">Figure </w:t>
                            </w:r>
                            <w:r w:rsidRPr="00EE3DB8">
                              <w:rPr>
                                <w:sz w:val="12"/>
                                <w:szCs w:val="12"/>
                              </w:rPr>
                              <w:fldChar w:fldCharType="begin"/>
                            </w:r>
                            <w:r w:rsidRPr="00EE3DB8">
                              <w:rPr>
                                <w:sz w:val="12"/>
                                <w:szCs w:val="12"/>
                              </w:rPr>
                              <w:instrText xml:space="preserve"> SEQ Figure \* ARABIC </w:instrText>
                            </w:r>
                            <w:r w:rsidRPr="00EE3DB8">
                              <w:rPr>
                                <w:sz w:val="12"/>
                                <w:szCs w:val="12"/>
                              </w:rPr>
                              <w:fldChar w:fldCharType="separate"/>
                            </w:r>
                            <w:r w:rsidR="008F1B57">
                              <w:rPr>
                                <w:noProof/>
                                <w:sz w:val="12"/>
                                <w:szCs w:val="12"/>
                              </w:rPr>
                              <w:t>4</w:t>
                            </w:r>
                            <w:r w:rsidRPr="00EE3DB8">
                              <w:rPr>
                                <w:sz w:val="12"/>
                                <w:szCs w:val="1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F9C2FC" id="_x0000_s1030" type="#_x0000_t202" style="position:absolute;margin-left:-.75pt;margin-top:255.6pt;width:453.25pt;height:14.75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" stroked="f">
                <v:textbox inset="0,0,0,0">
                  <w:txbxContent>
                    <w:p w14:paraId="08F815E7" w14:textId="14EF558B" w:rsidR="00EE3DB8" w:rsidRPr="00EE3DB8" w:rsidRDefault="00EE3DB8" w:rsidP="00EE3DB8">
                      <w:pPr>
                        <w:pStyle w:val="Caption"/>
                        <w:rPr>
                          <w:noProof/>
                          <w:color w:val="004860"/>
                          <w:sz w:val="12"/>
                          <w:szCs w:val="12"/>
                        </w:rPr>
                      </w:pPr>
                      <w:r w:rsidRPr="00EE3DB8">
                        <w:rPr>
                          <w:sz w:val="12"/>
                          <w:szCs w:val="12"/>
                        </w:rPr>
                        <w:t xml:space="preserve">Figure </w:t>
                      </w:r>
                      <w:r w:rsidRPr="00EE3DB8">
                        <w:rPr>
                          <w:sz w:val="12"/>
                          <w:szCs w:val="12"/>
                        </w:rPr>
                        <w:fldChar w:fldCharType="begin"/>
                      </w:r>
                      <w:r w:rsidRPr="00EE3DB8">
                        <w:rPr>
                          <w:sz w:val="12"/>
                          <w:szCs w:val="12"/>
                        </w:rPr>
                        <w:instrText xml:space="preserve"> SEQ Figure \* ARABIC </w:instrText>
                      </w:r>
                      <w:r w:rsidRPr="00EE3DB8">
                        <w:rPr>
                          <w:sz w:val="12"/>
                          <w:szCs w:val="12"/>
                        </w:rPr>
                        <w:fldChar w:fldCharType="separate"/>
                      </w:r>
                      <w:r w:rsidR="008F1B57">
                        <w:rPr>
                          <w:noProof/>
                          <w:sz w:val="12"/>
                          <w:szCs w:val="12"/>
                        </w:rPr>
                        <w:t>4</w:t>
                      </w:r>
                      <w:r w:rsidRPr="00EE3DB8">
                        <w:rPr>
                          <w:sz w:val="12"/>
                          <w:szCs w:val="12"/>
                        </w:rPr>
                        <w:fldChar w:fldCharType="end"/>
                      </w:r>
                    </w:p>
                  </w:txbxContent>
                </v:textbox>
                <w10:wrap type="square"/>
              </v:shape>
            </w:pict>
          </mc:Fallback>
        </mc:AlternateContent>
      </w:r>
    </w:p>
    <w:p w14:paraId="23669797" w14:textId="5E0EB9CE" w:rsidR="00F074CD" w:rsidRPr="00306615" w:rsidRDefault="00F074CD" w:rsidP="00306615"/>
    <w:p w14:paraId="351980B4" w14:textId="77777777" w:rsidR="00306D04" w:rsidRDefault="00306D04">
      <w:pPr>
        <w:spacing w:line="240" w:lineRule="auto"/>
        <w:rPr>
          <w:rFonts w:ascii="IBM Plex Sans Medm" w:hAnsi="IBM Plex Sans Medm"/>
          <w:sz w:val="28"/>
          <w:szCs w:val="24"/>
        </w:rPr>
      </w:pPr>
      <w:del w:id="370" w:author="Leon Mlakar" w:date="2024-09-27T09:46:00Z" w16du:dateUtc="2024-09-27T07:46:00Z">
        <w:r w:rsidDel="00AD3D47">
          <w:br w:type="page"/>
        </w:r>
      </w:del>
    </w:p>
    <w:p w14:paraId="386781B7" w14:textId="6E75B7CF" w:rsidR="00664167" w:rsidRDefault="009848C4" w:rsidP="000870AB">
      <w:pPr>
        <w:pStyle w:val="Heading3"/>
      </w:pPr>
      <w:bookmarkStart w:id="371" w:name="_Toc178346070"/>
      <w:r>
        <w:t>3</w:t>
      </w:r>
      <w:r w:rsidR="00AE1B78">
        <w:t>.</w:t>
      </w:r>
      <w:r>
        <w:t>4</w:t>
      </w:r>
      <w:r w:rsidR="00684DA7">
        <w:t xml:space="preserve"> </w:t>
      </w:r>
      <w:r w:rsidR="00664167">
        <w:t xml:space="preserve">DID </w:t>
      </w:r>
      <w:r w:rsidR="00EE3DB8">
        <w:t>Operations</w:t>
      </w:r>
      <w:bookmarkEnd w:id="371"/>
      <w:r w:rsidR="00664167">
        <w:t xml:space="preserve"> </w:t>
      </w:r>
    </w:p>
    <w:p w14:paraId="6304F076" w14:textId="47538F47" w:rsidR="00664167" w:rsidRDefault="004D5AC6" w:rsidP="00664167">
      <w:r>
        <w:lastRenderedPageBreak/>
        <w:t xml:space="preserve">In this section, we will cover specifications </w:t>
      </w:r>
      <w:r w:rsidR="003D6920">
        <w:t>to</w:t>
      </w:r>
      <w:r>
        <w:t xml:space="preserve"> </w:t>
      </w:r>
      <w:r w:rsidR="006261B9">
        <w:rPr>
          <w:rStyle w:val="ui-provider"/>
        </w:rPr>
        <w:t>Create, Update, Read</w:t>
      </w:r>
      <w:r>
        <w:rPr>
          <w:rStyle w:val="ui-provider"/>
        </w:rPr>
        <w:t xml:space="preserve">, and </w:t>
      </w:r>
      <w:r w:rsidR="006261B9">
        <w:rPr>
          <w:rStyle w:val="ui-provider"/>
        </w:rPr>
        <w:t xml:space="preserve">Revoke </w:t>
      </w:r>
      <w:r>
        <w:t>a DID</w:t>
      </w:r>
      <w:r w:rsidR="00600F0F">
        <w:t xml:space="preserve">. We </w:t>
      </w:r>
      <w:r>
        <w:t>include</w:t>
      </w:r>
      <w:r w:rsidR="00600F0F">
        <w:t>d</w:t>
      </w:r>
      <w:r>
        <w:t xml:space="preserve"> implementation examples as references. Please note that some specifications are optional and serve only to illustrate potential</w:t>
      </w:r>
      <w:r w:rsidR="00600F0F">
        <w:t xml:space="preserve"> </w:t>
      </w:r>
      <w:r>
        <w:t>implementation</w:t>
      </w:r>
      <w:r w:rsidR="00600F0F">
        <w:t>s</w:t>
      </w:r>
      <w:r w:rsidR="007F4DCA">
        <w:t xml:space="preserve">. </w:t>
      </w:r>
    </w:p>
    <w:p w14:paraId="60BF8772" w14:textId="360DC8A8" w:rsidR="00664167" w:rsidRDefault="00664167" w:rsidP="00664167"/>
    <w:p w14:paraId="28628C3B" w14:textId="4A45F9C1" w:rsidR="000870AB" w:rsidRDefault="009848C4" w:rsidP="00664167">
      <w:pPr>
        <w:pStyle w:val="Heading4"/>
      </w:pPr>
      <w:r>
        <w:t>3</w:t>
      </w:r>
      <w:r w:rsidR="00AE1B78">
        <w:t>.</w:t>
      </w:r>
      <w:r>
        <w:t>4</w:t>
      </w:r>
      <w:r w:rsidR="00664167">
        <w:t xml:space="preserve">.1 </w:t>
      </w:r>
      <w:r w:rsidR="009325B0">
        <w:t>Create</w:t>
      </w:r>
    </w:p>
    <w:p w14:paraId="7D558286" w14:textId="10BB5397" w:rsidR="009848C4" w:rsidRDefault="002F1B5D" w:rsidP="009848C4">
      <w:pPr>
        <w:rPr>
          <w:shd w:val="clear" w:color="auto" w:fill="FFFFFF"/>
        </w:rPr>
      </w:pPr>
      <w:r>
        <w:rPr>
          <w:shd w:val="clear" w:color="auto" w:fill="FFFFFF"/>
        </w:rPr>
        <w:t>In previous section</w:t>
      </w:r>
      <w:r w:rsidR="00221B18">
        <w:rPr>
          <w:shd w:val="clear" w:color="auto" w:fill="FFFFFF"/>
        </w:rPr>
        <w:t>s,</w:t>
      </w:r>
      <w:r w:rsidRPr="002F1B5D">
        <w:rPr>
          <w:shd w:val="clear" w:color="auto" w:fill="FFFFFF"/>
        </w:rPr>
        <w:t xml:space="preserve"> we have explained how the DID and DID document are related through two transactions, and how the Controller issues a DID to itself. </w:t>
      </w:r>
      <w:r w:rsidR="00221B18">
        <w:rPr>
          <w:shd w:val="clear" w:color="auto" w:fill="FFFFFF"/>
        </w:rPr>
        <w:t>This section explains in</w:t>
      </w:r>
      <w:r w:rsidRPr="002F1B5D">
        <w:rPr>
          <w:shd w:val="clear" w:color="auto" w:fill="FFFFFF"/>
        </w:rPr>
        <w:t xml:space="preserve"> detail the process of a DID Controller creating a DID </w:t>
      </w:r>
      <w:r w:rsidR="00221B18">
        <w:rPr>
          <w:shd w:val="clear" w:color="auto" w:fill="FFFFFF"/>
        </w:rPr>
        <w:t xml:space="preserve">and a DID Document </w:t>
      </w:r>
      <w:r w:rsidRPr="002F1B5D">
        <w:rPr>
          <w:shd w:val="clear" w:color="auto" w:fill="FFFFFF"/>
        </w:rPr>
        <w:t>for Subject</w:t>
      </w:r>
      <w:r w:rsidR="005E7F51">
        <w:rPr>
          <w:shd w:val="clear" w:color="auto" w:fill="FFFFFF"/>
        </w:rPr>
        <w:t>, including the</w:t>
      </w:r>
      <w:r w:rsidR="00221B18">
        <w:rPr>
          <w:shd w:val="clear" w:color="auto" w:fill="FFFFFF"/>
        </w:rPr>
        <w:t xml:space="preserve"> </w:t>
      </w:r>
      <w:r w:rsidR="009848C4">
        <w:rPr>
          <w:shd w:val="clear" w:color="auto" w:fill="FFFFFF"/>
        </w:rPr>
        <w:t xml:space="preserve">digital signatures and the transaction specification </w:t>
      </w:r>
      <w:r w:rsidR="005E7F51">
        <w:rPr>
          <w:shd w:val="clear" w:color="auto" w:fill="FFFFFF"/>
        </w:rPr>
        <w:t>required</w:t>
      </w:r>
      <w:r w:rsidR="00221B18">
        <w:rPr>
          <w:shd w:val="clear" w:color="auto" w:fill="FFFFFF"/>
        </w:rPr>
        <w:t xml:space="preserve">. </w:t>
      </w:r>
      <w:r w:rsidR="005E7F51">
        <w:rPr>
          <w:shd w:val="clear" w:color="auto" w:fill="FFFFFF"/>
        </w:rPr>
        <w:t>It also explains the use of</w:t>
      </w:r>
      <w:r w:rsidR="009848C4" w:rsidRPr="0023663E">
        <w:rPr>
          <w:shd w:val="clear" w:color="auto" w:fill="FFFFFF"/>
        </w:rPr>
        <w:t xml:space="preserve"> signatures in blockchain transactions to bind the Subject and</w:t>
      </w:r>
      <w:r w:rsidR="009848C4">
        <w:rPr>
          <w:shd w:val="clear" w:color="auto" w:fill="FFFFFF"/>
        </w:rPr>
        <w:t xml:space="preserve"> the</w:t>
      </w:r>
      <w:r w:rsidR="009848C4" w:rsidRPr="0023663E">
        <w:rPr>
          <w:shd w:val="clear" w:color="auto" w:fill="FFFFFF"/>
        </w:rPr>
        <w:t xml:space="preserve"> Controller </w:t>
      </w:r>
      <w:r w:rsidR="009848C4">
        <w:rPr>
          <w:shd w:val="clear" w:color="auto" w:fill="FFFFFF"/>
        </w:rPr>
        <w:t xml:space="preserve">public </w:t>
      </w:r>
      <w:r w:rsidR="009848C4" w:rsidRPr="0023663E">
        <w:rPr>
          <w:shd w:val="clear" w:color="auto" w:fill="FFFFFF"/>
        </w:rPr>
        <w:t xml:space="preserve">keys </w:t>
      </w:r>
      <w:r w:rsidR="009848C4">
        <w:rPr>
          <w:shd w:val="clear" w:color="auto" w:fill="FFFFFF"/>
        </w:rPr>
        <w:t xml:space="preserve">to the DID and the DID Document. </w:t>
      </w:r>
    </w:p>
    <w:p w14:paraId="547D54BA" w14:textId="77777777" w:rsidR="009848C4" w:rsidRDefault="009848C4" w:rsidP="009848C4">
      <w:pPr>
        <w:rPr>
          <w:rFonts w:ascii="Montserrat Light" w:hAnsi="Montserrat Light"/>
          <w:color w:val="064154" w:themeColor="accent1"/>
          <w:szCs w:val="20"/>
          <w:shd w:val="clear" w:color="auto" w:fill="FFFFFF"/>
        </w:rPr>
      </w:pPr>
    </w:p>
    <w:p w14:paraId="67283BC2" w14:textId="4BC965B9" w:rsidR="009848C4" w:rsidRDefault="00BD7BF1" w:rsidP="009848C4">
      <w:pPr>
        <w:rPr>
          <w:shd w:val="clear" w:color="auto" w:fill="FFFFFF"/>
        </w:rPr>
      </w:pPr>
      <w:r>
        <w:rPr>
          <w:shd w:val="clear" w:color="auto" w:fill="FFFFFF"/>
        </w:rPr>
        <w:t>Recall that the</w:t>
      </w:r>
      <w:r w:rsidR="009848C4">
        <w:rPr>
          <w:shd w:val="clear" w:color="auto" w:fill="FFFFFF"/>
        </w:rPr>
        <w:t xml:space="preserve"> DID Controller possesses two keys: </w:t>
      </w:r>
    </w:p>
    <w:p w14:paraId="0D8979AA" w14:textId="4E2C55F8" w:rsidR="009848C4" w:rsidRPr="00854C0F" w:rsidRDefault="009848C4" w:rsidP="009848C4">
      <w:pPr>
        <w:pStyle w:val="NormalList"/>
        <w:rPr>
          <w:rFonts w:ascii="Montserrat Light" w:hAnsi="Montserrat Light"/>
          <w:color w:val="064154" w:themeColor="accent1"/>
          <w:szCs w:val="20"/>
          <w:shd w:val="clear" w:color="auto" w:fill="FFFFFF"/>
        </w:rPr>
      </w:pPr>
      <w:r>
        <w:t>PKCD. Which serves as the Controller’s master key. It</w:t>
      </w:r>
      <w:r w:rsidR="00E957C2">
        <w:t xml:space="preserve"> i</w:t>
      </w:r>
      <w:r>
        <w:t xml:space="preserve">s only used to </w:t>
      </w:r>
      <w:r w:rsidR="00A23A62">
        <w:t>e</w:t>
      </w:r>
      <w:r>
        <w:t>stablish the Controllers DID.</w:t>
      </w:r>
    </w:p>
    <w:p w14:paraId="6E0D2FB8" w14:textId="2BC17DAB" w:rsidR="009848C4" w:rsidRPr="00854C0F" w:rsidRDefault="009848C4" w:rsidP="009848C4">
      <w:pPr>
        <w:pStyle w:val="NormalList"/>
        <w:rPr>
          <w:rFonts w:ascii="Montserrat Light" w:hAnsi="Montserrat Light"/>
          <w:color w:val="064154" w:themeColor="accent1"/>
          <w:szCs w:val="20"/>
          <w:shd w:val="clear" w:color="auto" w:fill="FFFFFF"/>
        </w:rPr>
      </w:pPr>
      <w:r>
        <w:t>PKC0. Which is used to create/sign DIDs for DID subjects.</w:t>
      </w:r>
    </w:p>
    <w:p w14:paraId="0AEC9232" w14:textId="77777777" w:rsidR="009848C4" w:rsidRDefault="009848C4" w:rsidP="009848C4">
      <w:pPr>
        <w:pStyle w:val="NormalList"/>
        <w:numPr>
          <w:ilvl w:val="0"/>
          <w:numId w:val="0"/>
        </w:numPr>
      </w:pPr>
      <w:r>
        <w:t xml:space="preserve">The Subject has a single key. </w:t>
      </w:r>
    </w:p>
    <w:p w14:paraId="30B12E74" w14:textId="50EF26A0" w:rsidR="009848C4" w:rsidRDefault="009848C4" w:rsidP="009848C4">
      <w:pPr>
        <w:pStyle w:val="NormalList"/>
      </w:pPr>
      <w:r>
        <w:t xml:space="preserve">PKS0. This key is always in possession of the subject. </w:t>
      </w:r>
    </w:p>
    <w:p w14:paraId="184FEB04" w14:textId="10B259C0" w:rsidR="009848C4" w:rsidRPr="00067D30" w:rsidRDefault="009848C4" w:rsidP="009848C4">
      <w:pPr>
        <w:pStyle w:val="NormalList"/>
        <w:numPr>
          <w:ilvl w:val="0"/>
          <w:numId w:val="0"/>
        </w:numPr>
        <w:ind w:left="785" w:hanging="360"/>
        <w:rPr>
          <w:rFonts w:ascii="Montserrat Light" w:hAnsi="Montserrat Light"/>
          <w:color w:val="064154" w:themeColor="accent1"/>
          <w:szCs w:val="20"/>
          <w:shd w:val="clear" w:color="auto" w:fill="FFFFFF"/>
        </w:rPr>
      </w:pPr>
    </w:p>
    <w:p w14:paraId="53F0621E" w14:textId="1366A98C" w:rsidR="009848C4" w:rsidRDefault="00A34B05" w:rsidP="00A34B05">
      <w:pPr>
        <w:rPr>
          <w:shd w:val="clear" w:color="auto" w:fill="FFFFFF"/>
        </w:rPr>
      </w:pPr>
      <w:proofErr w:type="gramStart"/>
      <w:r w:rsidRPr="00A34B05">
        <w:rPr>
          <w:shd w:val="clear" w:color="auto" w:fill="FFFFFF"/>
        </w:rPr>
        <w:t>In order for</w:t>
      </w:r>
      <w:proofErr w:type="gramEnd"/>
      <w:r w:rsidRPr="00A34B05">
        <w:rPr>
          <w:shd w:val="clear" w:color="auto" w:fill="FFFFFF"/>
        </w:rPr>
        <w:t xml:space="preserve"> the DID Controller to issue a DID to a Subject the following transactions must be</w:t>
      </w:r>
      <w:r>
        <w:rPr>
          <w:shd w:val="clear" w:color="auto" w:fill="FFFFFF"/>
        </w:rPr>
        <w:t>:</w:t>
      </w:r>
      <w:r w:rsidR="000B4DE7">
        <w:rPr>
          <w:shd w:val="clear" w:color="auto" w:fill="FFFFFF"/>
        </w:rPr>
        <w:br/>
      </w:r>
    </w:p>
    <w:p w14:paraId="5A483CBA" w14:textId="7A85C29E" w:rsidR="00C576A7" w:rsidRDefault="00746F9B" w:rsidP="005353FE">
      <w:pPr>
        <w:pStyle w:val="NormalList"/>
        <w:numPr>
          <w:ilvl w:val="0"/>
          <w:numId w:val="0"/>
        </w:numPr>
      </w:pPr>
      <w:r>
        <w:rPr>
          <w:b/>
          <w:bCs/>
          <w:u w:val="single"/>
        </w:rPr>
        <w:t xml:space="preserve">TxID0: </w:t>
      </w:r>
      <w:r w:rsidR="00E5392E">
        <w:rPr>
          <w:b/>
          <w:bCs/>
          <w:u w:val="single"/>
        </w:rPr>
        <w:t>Issuance</w:t>
      </w:r>
      <w:r w:rsidR="009848C4" w:rsidRPr="00224DF4">
        <w:rPr>
          <w:b/>
          <w:bCs/>
          <w:u w:val="single"/>
        </w:rPr>
        <w:t xml:space="preserve"> Transaction</w:t>
      </w:r>
      <w:r w:rsidR="009848C4">
        <w:t>.</w:t>
      </w:r>
      <w:r w:rsidR="009848C4">
        <w:br/>
        <w:t xml:space="preserve">When a new DID is requested by the subject, the </w:t>
      </w:r>
      <w:r w:rsidR="00E71B9F">
        <w:t>Controller will</w:t>
      </w:r>
      <w:r w:rsidR="009848C4">
        <w:t xml:space="preserve"> </w:t>
      </w:r>
      <w:r w:rsidR="00165AD2">
        <w:t>create</w:t>
      </w:r>
      <w:r w:rsidR="009848C4">
        <w:t xml:space="preserve"> a</w:t>
      </w:r>
      <w:r w:rsidR="00E71B9F">
        <w:t xml:space="preserve">n issuance </w:t>
      </w:r>
      <w:r w:rsidR="009848C4">
        <w:t xml:space="preserve">transaction. This transaction locks </w:t>
      </w:r>
      <w:r w:rsidR="00165AD2">
        <w:t>the output</w:t>
      </w:r>
      <w:r w:rsidR="009848C4">
        <w:t xml:space="preserve"> to two public keys: the Controller's public key and the subject's public key. This initial </w:t>
      </w:r>
      <w:r w:rsidR="00760409">
        <w:t>transaction</w:t>
      </w:r>
      <w:r w:rsidR="009848C4">
        <w:t xml:space="preserve"> is necessary to initiate the DID </w:t>
      </w:r>
      <w:r w:rsidR="00760409">
        <w:t>Document</w:t>
      </w:r>
      <w:r w:rsidR="009848C4">
        <w:t xml:space="preserve"> process. </w:t>
      </w:r>
      <w:ins w:id="372" w:author="Leon Mlakar" w:date="2024-09-27T09:46:00Z" w16du:dateUtc="2024-09-27T07:46:00Z">
        <w:r w:rsidR="00AD3D47">
          <w:rPr>
            <w:shd w:val="clear" w:color="auto" w:fill="FFFFFF"/>
          </w:rPr>
          <w:t xml:space="preserve">Its transaction </w:t>
        </w:r>
        <w:proofErr w:type="spellStart"/>
        <w:r w:rsidR="00AD3D47">
          <w:rPr>
            <w:shd w:val="clear" w:color="auto" w:fill="FFFFFF"/>
          </w:rPr>
          <w:t>ID</w:t>
        </w:r>
      </w:ins>
      <w:del w:id="373" w:author="Leon Mlakar" w:date="2024-09-27T09:46:00Z" w16du:dateUtc="2024-09-27T07:46:00Z">
        <w:r w:rsidR="00A37473" w:rsidDel="00AD3D47">
          <w:rPr>
            <w:shd w:val="clear" w:color="auto" w:fill="FFFFFF"/>
          </w:rPr>
          <w:delText>The Tx</w:delText>
        </w:r>
        <w:r w:rsidR="00A37473" w:rsidRPr="00A718A7" w:rsidDel="00AD3D47">
          <w:rPr>
            <w:shd w:val="clear" w:color="auto" w:fill="FFFFFF"/>
          </w:rPr>
          <w:delText xml:space="preserve">ID </w:delText>
        </w:r>
      </w:del>
      <w:r w:rsidR="00A37473" w:rsidRPr="00A718A7">
        <w:rPr>
          <w:shd w:val="clear" w:color="auto" w:fill="FFFFFF"/>
        </w:rPr>
        <w:t>is</w:t>
      </w:r>
      <w:proofErr w:type="spellEnd"/>
      <w:r w:rsidR="00A37473" w:rsidRPr="00A718A7">
        <w:rPr>
          <w:shd w:val="clear" w:color="auto" w:fill="FFFFFF"/>
        </w:rPr>
        <w:t xml:space="preserve"> used in the DID string: </w:t>
      </w:r>
      <w:r w:rsidR="00A37473" w:rsidRPr="00A718A7">
        <w:rPr>
          <w:rFonts w:ascii="Courier New" w:hAnsi="Courier New" w:cs="Courier New"/>
          <w:b/>
          <w:bCs/>
          <w:i/>
          <w:iCs/>
          <w:shd w:val="clear" w:color="auto" w:fill="FFFFFF"/>
        </w:rPr>
        <w:t>did:bsv</w:t>
      </w:r>
      <w:r w:rsidR="00A37473">
        <w:rPr>
          <w:rFonts w:ascii="Courier New" w:hAnsi="Courier New" w:cs="Courier New"/>
          <w:b/>
          <w:bCs/>
          <w:i/>
          <w:iCs/>
          <w:shd w:val="clear" w:color="auto" w:fill="FFFFFF"/>
        </w:rPr>
        <w:t>:</w:t>
      </w:r>
      <w:r w:rsidR="00A37473" w:rsidRPr="00A718A7">
        <w:rPr>
          <w:rStyle w:val="HTMLCode"/>
          <w:rFonts w:eastAsiaTheme="minorEastAsia"/>
          <w:b/>
          <w:bCs/>
          <w:i/>
          <w:iCs/>
          <w:sz w:val="16"/>
          <w:szCs w:val="16"/>
        </w:rPr>
        <w:t>TxID0</w:t>
      </w:r>
      <w:r w:rsidR="00B82136">
        <w:rPr>
          <w:rStyle w:val="HTMLCode"/>
          <w:rFonts w:eastAsiaTheme="minorEastAsia"/>
          <w:b/>
          <w:bCs/>
          <w:i/>
          <w:iCs/>
          <w:sz w:val="16"/>
          <w:szCs w:val="16"/>
        </w:rPr>
        <w:t xml:space="preserve"> </w:t>
      </w:r>
      <w:r w:rsidR="00B82136" w:rsidRPr="00B82136">
        <w:rPr>
          <w:rStyle w:val="HTMLCode"/>
          <w:rFonts w:ascii="IBM Plex Sans Light" w:eastAsiaTheme="minorEastAsia" w:hAnsi="IBM Plex Sans Light"/>
          <w:sz w:val="16"/>
          <w:szCs w:val="16"/>
        </w:rPr>
        <w:t>as the Subject’s DID</w:t>
      </w:r>
      <w:r w:rsidR="00B82136">
        <w:rPr>
          <w:rStyle w:val="HTMLCode"/>
          <w:rFonts w:eastAsiaTheme="minorEastAsia"/>
          <w:b/>
          <w:bCs/>
          <w:i/>
          <w:iCs/>
          <w:sz w:val="16"/>
          <w:szCs w:val="16"/>
        </w:rPr>
        <w:t>.</w:t>
      </w:r>
      <w:r w:rsidR="005353FE">
        <w:t xml:space="preserve"> </w:t>
      </w:r>
    </w:p>
    <w:p w14:paraId="3DF53E52" w14:textId="65990762" w:rsidR="00746F9B" w:rsidRDefault="00746F9B" w:rsidP="001355FE">
      <w:pPr>
        <w:pStyle w:val="NormalList"/>
        <w:numPr>
          <w:ilvl w:val="0"/>
          <w:numId w:val="0"/>
        </w:numPr>
      </w:pPr>
      <w:r w:rsidRPr="00746F9B">
        <w:rPr>
          <w:rStyle w:val="HTMLCode"/>
          <w:rFonts w:eastAsiaTheme="minorEastAsia"/>
          <w:b/>
          <w:bCs/>
          <w:i/>
          <w:iCs/>
          <w:sz w:val="16"/>
          <w:szCs w:val="16"/>
        </w:rPr>
        <w:t>Tx</w:t>
      </w:r>
      <w:del w:id="374" w:author="Leon Mlakar" w:date="2024-09-27T09:47:00Z" w16du:dateUtc="2024-09-27T07:47:00Z">
        <w:r w:rsidRPr="00746F9B" w:rsidDel="00AD3D47">
          <w:rPr>
            <w:rStyle w:val="HTMLCode"/>
            <w:rFonts w:eastAsiaTheme="minorEastAsia"/>
            <w:b/>
            <w:bCs/>
            <w:i/>
            <w:iCs/>
            <w:sz w:val="16"/>
            <w:szCs w:val="16"/>
          </w:rPr>
          <w:delText>ID</w:delText>
        </w:r>
      </w:del>
      <w:r w:rsidRPr="00746F9B">
        <w:rPr>
          <w:rStyle w:val="HTMLCode"/>
          <w:rFonts w:eastAsiaTheme="minorEastAsia"/>
          <w:b/>
          <w:bCs/>
          <w:i/>
          <w:iCs/>
          <w:sz w:val="16"/>
          <w:szCs w:val="16"/>
        </w:rPr>
        <w:t xml:space="preserve">0 </w:t>
      </w:r>
      <w:r w:rsidRPr="00A718A7">
        <w:t xml:space="preserve">has a single input and a single output. The DID Document is published via a subsequent transaction </w:t>
      </w:r>
      <w:r w:rsidRPr="00746F9B">
        <w:rPr>
          <w:rStyle w:val="HTMLCode"/>
          <w:rFonts w:eastAsiaTheme="minorEastAsia"/>
          <w:b/>
          <w:bCs/>
          <w:i/>
          <w:iCs/>
          <w:sz w:val="16"/>
          <w:szCs w:val="16"/>
        </w:rPr>
        <w:t>Tx</w:t>
      </w:r>
      <w:del w:id="375" w:author="Leon Mlakar" w:date="2024-09-27T09:47:00Z" w16du:dateUtc="2024-09-27T07:47:00Z">
        <w:r w:rsidRPr="00746F9B" w:rsidDel="00AD3D47">
          <w:rPr>
            <w:rStyle w:val="HTMLCode"/>
            <w:rFonts w:eastAsiaTheme="minorEastAsia"/>
            <w:b/>
            <w:bCs/>
            <w:i/>
            <w:iCs/>
            <w:sz w:val="16"/>
            <w:szCs w:val="16"/>
          </w:rPr>
          <w:delText>ID</w:delText>
        </w:r>
      </w:del>
      <w:r w:rsidRPr="00746F9B">
        <w:rPr>
          <w:rStyle w:val="HTMLCode"/>
          <w:rFonts w:eastAsiaTheme="minorEastAsia"/>
          <w:b/>
          <w:bCs/>
          <w:i/>
          <w:iCs/>
          <w:sz w:val="16"/>
          <w:szCs w:val="16"/>
        </w:rPr>
        <w:t xml:space="preserve">1 </w:t>
      </w:r>
      <w:r>
        <w:t>that</w:t>
      </w:r>
      <w:r w:rsidRPr="00A718A7">
        <w:t xml:space="preserve"> spends the </w:t>
      </w:r>
      <w:del w:id="376" w:author="Leon Mlakar" w:date="2024-09-27T09:47:00Z" w16du:dateUtc="2024-09-27T07:47:00Z">
        <w:r w:rsidRPr="00A718A7" w:rsidDel="00AD3D47">
          <w:delText xml:space="preserve">unique </w:delText>
        </w:r>
      </w:del>
      <w:r w:rsidRPr="00A718A7">
        <w:t xml:space="preserve">output of </w:t>
      </w:r>
      <w:r w:rsidRPr="00746F9B">
        <w:rPr>
          <w:rStyle w:val="HTMLCode"/>
          <w:rFonts w:eastAsiaTheme="minorEastAsia"/>
          <w:b/>
          <w:bCs/>
          <w:i/>
          <w:iCs/>
          <w:sz w:val="16"/>
          <w:szCs w:val="16"/>
        </w:rPr>
        <w:t>Tx</w:t>
      </w:r>
      <w:del w:id="377" w:author="Leon Mlakar" w:date="2024-09-27T09:47:00Z" w16du:dateUtc="2024-09-27T07:47:00Z">
        <w:r w:rsidRPr="00746F9B" w:rsidDel="00AD3D47">
          <w:rPr>
            <w:rStyle w:val="HTMLCode"/>
            <w:rFonts w:eastAsiaTheme="minorEastAsia"/>
            <w:b/>
            <w:bCs/>
            <w:i/>
            <w:iCs/>
            <w:sz w:val="16"/>
            <w:szCs w:val="16"/>
          </w:rPr>
          <w:delText>ID</w:delText>
        </w:r>
      </w:del>
      <w:r w:rsidRPr="00746F9B">
        <w:rPr>
          <w:rStyle w:val="HTMLCode"/>
          <w:rFonts w:eastAsiaTheme="minorEastAsia"/>
          <w:b/>
          <w:bCs/>
          <w:i/>
          <w:iCs/>
          <w:sz w:val="16"/>
          <w:szCs w:val="16"/>
        </w:rPr>
        <w:t>0</w:t>
      </w:r>
      <w:r w:rsidRPr="00A718A7">
        <w:t xml:space="preserve">. </w:t>
      </w:r>
      <w:r w:rsidRPr="00746F9B">
        <w:rPr>
          <w:i/>
          <w:iCs/>
        </w:rPr>
        <w:t xml:space="preserve">See Figure </w:t>
      </w:r>
      <w:r w:rsidR="002F0931">
        <w:rPr>
          <w:i/>
          <w:iCs/>
        </w:rPr>
        <w:t>5</w:t>
      </w:r>
      <w:r w:rsidR="001355FE">
        <w:rPr>
          <w:i/>
          <w:iCs/>
        </w:rPr>
        <w:t xml:space="preserve">. </w:t>
      </w:r>
      <w:r w:rsidR="001355FE" w:rsidRPr="001355FE">
        <w:t>Note that</w:t>
      </w:r>
      <w:r w:rsidR="009848C4">
        <w:t xml:space="preserve"> </w:t>
      </w:r>
      <w:r w:rsidR="00E00139">
        <w:t>w</w:t>
      </w:r>
      <w:r w:rsidR="009848C4">
        <w:t xml:space="preserve">hen the </w:t>
      </w:r>
      <w:r w:rsidR="00B2043D">
        <w:t>Co</w:t>
      </w:r>
      <w:r w:rsidR="009848C4">
        <w:t>ntroller is required to issue a DID for i</w:t>
      </w:r>
      <w:r w:rsidR="00AE1737">
        <w:t>t</w:t>
      </w:r>
      <w:r w:rsidR="009848C4">
        <w:t xml:space="preserve">self, the </w:t>
      </w:r>
      <w:r w:rsidR="00760409">
        <w:t>Issuance</w:t>
      </w:r>
      <w:r w:rsidR="009848C4">
        <w:t xml:space="preserve"> transaction locks the </w:t>
      </w:r>
      <w:r w:rsidR="00165AD2">
        <w:t>output</w:t>
      </w:r>
      <w:r w:rsidR="009848C4">
        <w:t xml:space="preserve"> to both controller’s public keys (PKCD and PKC0).</w:t>
      </w:r>
      <w:r w:rsidR="002C326E">
        <w:t xml:space="preserve"> </w:t>
      </w:r>
      <w:r w:rsidR="002C326E" w:rsidRPr="00F34D4F">
        <w:rPr>
          <w:i/>
          <w:iCs/>
        </w:rPr>
        <w:t>See Section</w:t>
      </w:r>
      <w:r w:rsidR="00F34D4F" w:rsidRPr="00F34D4F">
        <w:rPr>
          <w:i/>
          <w:iCs/>
        </w:rPr>
        <w:t xml:space="preserve"> 3.3. DID Controller.</w:t>
      </w:r>
      <w:r w:rsidR="00F34D4F">
        <w:t xml:space="preserve"> </w:t>
      </w:r>
      <w:r w:rsidR="002C326E">
        <w:t xml:space="preserve"> </w:t>
      </w:r>
      <w:r>
        <w:br/>
      </w:r>
    </w:p>
    <w:p w14:paraId="208B63C2" w14:textId="4F0912D6" w:rsidR="004A657B" w:rsidRPr="00DD1542" w:rsidRDefault="009848C4" w:rsidP="00DD1542">
      <w:pPr>
        <w:pStyle w:val="NormalList"/>
        <w:numPr>
          <w:ilvl w:val="0"/>
          <w:numId w:val="0"/>
        </w:numPr>
        <w:rPr>
          <w:rStyle w:val="HTMLCode"/>
          <w:rFonts w:ascii="IBM Plex Sans Light" w:eastAsiaTheme="minorEastAsia" w:hAnsi="IBM Plex Sans Light" w:cstheme="minorBidi"/>
          <w:sz w:val="16"/>
          <w:szCs w:val="16"/>
        </w:rPr>
      </w:pPr>
      <w:r w:rsidRPr="00771999">
        <w:rPr>
          <w:b/>
          <w:bCs/>
          <w:u w:val="single"/>
        </w:rPr>
        <w:t>TxID1: DID Document transaction</w:t>
      </w:r>
      <w:r w:rsidRPr="00771999">
        <w:t xml:space="preserve"> </w:t>
      </w:r>
      <w:r w:rsidRPr="00771999">
        <w:br/>
        <w:t>This is a subsequent transaction</w:t>
      </w:r>
      <w:r w:rsidRPr="00A04ED1">
        <w:t xml:space="preserve"> </w:t>
      </w:r>
      <w:r w:rsidR="00A04ED1" w:rsidRPr="00A04ED1">
        <w:t>that spends the output of</w:t>
      </w:r>
      <w:r w:rsidR="00A04ED1" w:rsidRPr="00A04ED1">
        <w:rPr>
          <w:i/>
          <w:iCs/>
        </w:rPr>
        <w:t xml:space="preserve"> </w:t>
      </w:r>
      <w:r w:rsidRPr="00771999">
        <w:t xml:space="preserve">the issuance transaction </w:t>
      </w:r>
      <w:r w:rsidR="00DD1542" w:rsidRPr="00746F9B">
        <w:rPr>
          <w:rStyle w:val="HTMLCode"/>
          <w:rFonts w:eastAsiaTheme="minorEastAsia"/>
          <w:b/>
          <w:bCs/>
          <w:i/>
          <w:iCs/>
          <w:sz w:val="16"/>
          <w:szCs w:val="16"/>
        </w:rPr>
        <w:t>Tx</w:t>
      </w:r>
      <w:del w:id="378" w:author="Leon Mlakar" w:date="2024-09-27T09:48:00Z" w16du:dateUtc="2024-09-27T07:48:00Z">
        <w:r w:rsidR="00DD1542" w:rsidRPr="00746F9B" w:rsidDel="00AD3D47">
          <w:rPr>
            <w:rStyle w:val="HTMLCode"/>
            <w:rFonts w:eastAsiaTheme="minorEastAsia"/>
            <w:b/>
            <w:bCs/>
            <w:i/>
            <w:iCs/>
            <w:sz w:val="16"/>
            <w:szCs w:val="16"/>
          </w:rPr>
          <w:delText>ID</w:delText>
        </w:r>
      </w:del>
      <w:r w:rsidR="00DD1542">
        <w:rPr>
          <w:rStyle w:val="HTMLCode"/>
          <w:rFonts w:eastAsiaTheme="minorEastAsia"/>
          <w:b/>
          <w:bCs/>
          <w:i/>
          <w:iCs/>
          <w:sz w:val="16"/>
          <w:szCs w:val="16"/>
        </w:rPr>
        <w:t>0</w:t>
      </w:r>
      <w:r w:rsidRPr="00771999">
        <w:rPr>
          <w:rStyle w:val="HTMLCode"/>
          <w:rFonts w:ascii="IBM Plex Sans Light" w:eastAsiaTheme="minorEastAsia" w:hAnsi="IBM Plex Sans Light" w:cstheme="minorBidi"/>
          <w:sz w:val="16"/>
          <w:szCs w:val="16"/>
        </w:rPr>
        <w:t>.</w:t>
      </w:r>
      <w:r w:rsidR="00DC13C5">
        <w:rPr>
          <w:rStyle w:val="HTMLCode"/>
          <w:rFonts w:ascii="IBM Plex Sans Light" w:eastAsiaTheme="minorEastAsia" w:hAnsi="IBM Plex Sans Light" w:cstheme="minorBidi"/>
          <w:sz w:val="16"/>
          <w:szCs w:val="16"/>
        </w:rPr>
        <w:t xml:space="preserve"> </w:t>
      </w:r>
      <w:r w:rsidRPr="00771999">
        <w:t xml:space="preserve">This transaction has </w:t>
      </w:r>
      <w:r w:rsidR="00961015" w:rsidRPr="00771999">
        <w:t>a single input and a single</w:t>
      </w:r>
      <w:r w:rsidRPr="00771999">
        <w:t xml:space="preserve"> output</w:t>
      </w:r>
      <w:r w:rsidR="00961015" w:rsidRPr="00771999">
        <w:t>. This output</w:t>
      </w:r>
      <w:r w:rsidRPr="00771999">
        <w:t xml:space="preserve"> contains a </w:t>
      </w:r>
      <w:r w:rsidR="00771999" w:rsidRPr="00771999">
        <w:t xml:space="preserve">data </w:t>
      </w:r>
      <w:r w:rsidRPr="00771999">
        <w:t xml:space="preserve">payload with the DID Document. </w:t>
      </w:r>
      <w:r w:rsidR="00DD1542">
        <w:t xml:space="preserve"> </w:t>
      </w:r>
      <w:r w:rsidRPr="00771999">
        <w:rPr>
          <w:rStyle w:val="HTMLCode"/>
          <w:rFonts w:eastAsiaTheme="minorEastAsia"/>
          <w:b/>
          <w:bCs/>
          <w:i/>
          <w:iCs/>
          <w:sz w:val="16"/>
          <w:szCs w:val="16"/>
        </w:rPr>
        <w:t>Tx</w:t>
      </w:r>
      <w:del w:id="379" w:author="Leon Mlakar" w:date="2024-09-27T09:48:00Z" w16du:dateUtc="2024-09-27T07:48:00Z">
        <w:r w:rsidRPr="00771999" w:rsidDel="00AD3D47">
          <w:rPr>
            <w:rStyle w:val="HTMLCode"/>
            <w:rFonts w:eastAsiaTheme="minorEastAsia"/>
            <w:b/>
            <w:bCs/>
            <w:i/>
            <w:iCs/>
            <w:sz w:val="16"/>
            <w:szCs w:val="16"/>
          </w:rPr>
          <w:delText>ID</w:delText>
        </w:r>
      </w:del>
      <w:r w:rsidRPr="00771999">
        <w:rPr>
          <w:rStyle w:val="HTMLCode"/>
          <w:rFonts w:eastAsiaTheme="minorEastAsia"/>
          <w:b/>
          <w:bCs/>
          <w:i/>
          <w:iCs/>
          <w:sz w:val="16"/>
          <w:szCs w:val="16"/>
        </w:rPr>
        <w:t>1</w:t>
      </w:r>
      <w:r w:rsidRPr="00771999">
        <w:t xml:space="preserve"> </w:t>
      </w:r>
      <w:r w:rsidR="00CE71FE" w:rsidRPr="00771999">
        <w:t>output</w:t>
      </w:r>
      <w:r w:rsidRPr="00771999">
        <w:t xml:space="preserve"> is locked to a </w:t>
      </w:r>
      <w:r w:rsidR="006B06B6">
        <w:t>one</w:t>
      </w:r>
      <w:r w:rsidRPr="00771999">
        <w:t>-of-two multi</w:t>
      </w:r>
      <w:r w:rsidR="002E6D71" w:rsidRPr="00771999">
        <w:t>-</w:t>
      </w:r>
      <w:r w:rsidRPr="00771999">
        <w:t>sig script</w:t>
      </w:r>
      <w:r w:rsidR="0030508D">
        <w:t xml:space="preserve"> s</w:t>
      </w:r>
      <w:r w:rsidRPr="00771999">
        <w:t xml:space="preserve">igned either by Subject </w:t>
      </w:r>
      <w:r w:rsidR="0030508D">
        <w:t xml:space="preserve">public key </w:t>
      </w:r>
      <w:r w:rsidR="006B06B6">
        <w:t>or</w:t>
      </w:r>
      <w:r w:rsidR="0030508D">
        <w:t xml:space="preserve"> the </w:t>
      </w:r>
      <w:r w:rsidRPr="00771999">
        <w:t>Controller</w:t>
      </w:r>
      <w:r w:rsidR="0030508D">
        <w:t xml:space="preserve"> public key</w:t>
      </w:r>
      <w:r w:rsidRPr="00771999">
        <w:t>.</w:t>
      </w:r>
      <w:r>
        <w:t xml:space="preserve"> </w:t>
      </w:r>
      <w:r w:rsidR="00D76205" w:rsidRPr="00F20C09">
        <w:rPr>
          <w:rStyle w:val="HTMLCode"/>
          <w:rFonts w:ascii="IBM Plex Sans Light" w:eastAsiaTheme="minorEastAsia" w:hAnsi="IBM Plex Sans Light"/>
          <w:sz w:val="16"/>
          <w:szCs w:val="16"/>
        </w:rPr>
        <w:t xml:space="preserve">Once </w:t>
      </w:r>
      <w:r w:rsidR="001A6D44">
        <w:rPr>
          <w:rStyle w:val="HTMLCode"/>
          <w:rFonts w:ascii="IBM Plex Sans Light" w:eastAsiaTheme="minorEastAsia" w:hAnsi="IBM Plex Sans Light"/>
          <w:sz w:val="16"/>
          <w:szCs w:val="16"/>
        </w:rPr>
        <w:t xml:space="preserve">the input of </w:t>
      </w:r>
      <w:r w:rsidR="001A6D44" w:rsidRPr="00771999">
        <w:rPr>
          <w:rStyle w:val="HTMLCode"/>
          <w:rFonts w:eastAsiaTheme="minorEastAsia"/>
          <w:b/>
          <w:bCs/>
          <w:i/>
          <w:iCs/>
          <w:sz w:val="16"/>
          <w:szCs w:val="16"/>
        </w:rPr>
        <w:t>Tx</w:t>
      </w:r>
      <w:del w:id="380" w:author="Leon Mlakar" w:date="2024-09-27T09:48:00Z" w16du:dateUtc="2024-09-27T07:48:00Z">
        <w:r w:rsidR="001A6D44" w:rsidRPr="00771999" w:rsidDel="00AD3D47">
          <w:rPr>
            <w:rStyle w:val="HTMLCode"/>
            <w:rFonts w:eastAsiaTheme="minorEastAsia"/>
            <w:b/>
            <w:bCs/>
            <w:i/>
            <w:iCs/>
            <w:sz w:val="16"/>
            <w:szCs w:val="16"/>
          </w:rPr>
          <w:delText>ID</w:delText>
        </w:r>
      </w:del>
      <w:r w:rsidR="001A6D44" w:rsidRPr="00771999">
        <w:rPr>
          <w:rStyle w:val="HTMLCode"/>
          <w:rFonts w:eastAsiaTheme="minorEastAsia"/>
          <w:b/>
          <w:bCs/>
          <w:i/>
          <w:iCs/>
          <w:sz w:val="16"/>
          <w:szCs w:val="16"/>
        </w:rPr>
        <w:t>1</w:t>
      </w:r>
      <w:r w:rsidR="001A6D44" w:rsidRPr="00771999">
        <w:t xml:space="preserve"> </w:t>
      </w:r>
      <w:r w:rsidR="001A6D44">
        <w:rPr>
          <w:rStyle w:val="HTMLCode"/>
          <w:rFonts w:ascii="IBM Plex Sans Light" w:eastAsiaTheme="minorEastAsia" w:hAnsi="IBM Plex Sans Light"/>
          <w:sz w:val="16"/>
          <w:szCs w:val="16"/>
        </w:rPr>
        <w:t xml:space="preserve">is </w:t>
      </w:r>
      <w:r w:rsidR="00D76205" w:rsidRPr="00F20C09">
        <w:rPr>
          <w:rStyle w:val="HTMLCode"/>
          <w:rFonts w:ascii="IBM Plex Sans Light" w:eastAsiaTheme="minorEastAsia" w:hAnsi="IBM Plex Sans Light"/>
          <w:sz w:val="16"/>
          <w:szCs w:val="16"/>
        </w:rPr>
        <w:t xml:space="preserve">signed by both </w:t>
      </w:r>
      <w:r w:rsidR="00F20C09" w:rsidRPr="00F20C09">
        <w:rPr>
          <w:rStyle w:val="HTMLCode"/>
          <w:rFonts w:ascii="IBM Plex Sans Light" w:eastAsiaTheme="minorEastAsia" w:hAnsi="IBM Plex Sans Light"/>
          <w:sz w:val="16"/>
          <w:szCs w:val="16"/>
        </w:rPr>
        <w:t xml:space="preserve">keys, the transaction is broadcasted to the </w:t>
      </w:r>
      <w:r w:rsidR="00F20C09">
        <w:rPr>
          <w:rStyle w:val="HTMLCode"/>
          <w:rFonts w:ascii="IBM Plex Sans Light" w:eastAsiaTheme="minorEastAsia" w:hAnsi="IBM Plex Sans Light"/>
          <w:sz w:val="16"/>
          <w:szCs w:val="16"/>
        </w:rPr>
        <w:t xml:space="preserve">network. When validated by miners it will </w:t>
      </w:r>
      <w:r w:rsidR="00F20C09" w:rsidRPr="00F20C09">
        <w:rPr>
          <w:rStyle w:val="HTMLCode"/>
          <w:rFonts w:ascii="IBM Plex Sans Light" w:eastAsiaTheme="minorEastAsia" w:hAnsi="IBM Plex Sans Light"/>
          <w:sz w:val="16"/>
          <w:szCs w:val="16"/>
        </w:rPr>
        <w:t xml:space="preserve">read as resolved by the </w:t>
      </w:r>
      <w:r w:rsidR="00F20C09">
        <w:rPr>
          <w:rStyle w:val="HTMLCode"/>
          <w:rFonts w:ascii="IBM Plex Sans Light" w:eastAsiaTheme="minorEastAsia" w:hAnsi="IBM Plex Sans Light"/>
          <w:sz w:val="16"/>
          <w:szCs w:val="16"/>
        </w:rPr>
        <w:t>DID R</w:t>
      </w:r>
      <w:r w:rsidR="00F20C09" w:rsidRPr="00F20C09">
        <w:rPr>
          <w:rStyle w:val="HTMLCode"/>
          <w:rFonts w:ascii="IBM Plex Sans Light" w:eastAsiaTheme="minorEastAsia" w:hAnsi="IBM Plex Sans Light"/>
          <w:sz w:val="16"/>
          <w:szCs w:val="16"/>
        </w:rPr>
        <w:t xml:space="preserve">esolver. </w:t>
      </w:r>
    </w:p>
    <w:p w14:paraId="675ECDC2" w14:textId="6A967909" w:rsidR="00B15833" w:rsidRDefault="00B15833">
      <w:pPr>
        <w:spacing w:line="240" w:lineRule="auto"/>
        <w:rPr>
          <w:b/>
          <w:bCs/>
          <w:u w:val="single"/>
        </w:rPr>
      </w:pPr>
      <w:r>
        <w:rPr>
          <w:b/>
          <w:bCs/>
          <w:u w:val="single"/>
        </w:rPr>
        <w:br w:type="page"/>
      </w:r>
    </w:p>
    <w:p w14:paraId="26FB4069" w14:textId="1AB68841" w:rsidR="0092763D" w:rsidRDefault="00791BF3" w:rsidP="009E185B">
      <w:pPr>
        <w:rPr>
          <w:b/>
          <w:bCs/>
          <w:u w:val="single"/>
        </w:rPr>
      </w:pPr>
      <w:r>
        <w:rPr>
          <w:noProof/>
        </w:rPr>
        <w:lastRenderedPageBreak/>
        <mc:AlternateContent>
          <mc:Choice Requires="wps">
            <w:drawing>
              <wp:anchor distT="0" distB="0" distL="114300" distR="114300" simplePos="0" relativeHeight="251658258" behindDoc="0" locked="0" layoutInCell="1" allowOverlap="1" wp14:anchorId="1EAD3153" wp14:editId="15D99E62">
                <wp:simplePos x="0" y="0"/>
                <wp:positionH relativeFrom="column">
                  <wp:posOffset>4445</wp:posOffset>
                </wp:positionH>
                <wp:positionV relativeFrom="paragraph">
                  <wp:posOffset>7281653</wp:posOffset>
                </wp:positionV>
                <wp:extent cx="5764530" cy="213995"/>
                <wp:effectExtent l="0" t="0" r="1270" b="1905"/>
                <wp:wrapSquare wrapText="bothSides"/>
                <wp:docPr id="930289157" name="Text Box 17"/>
                <wp:cNvGraphicFramePr/>
                <a:graphic xmlns:a="http://schemas.openxmlformats.org/drawingml/2006/main">
                  <a:graphicData uri="http://schemas.microsoft.com/office/word/2010/wordprocessingShape">
                    <wps:wsp>
                      <wps:cNvSpPr txBox="1"/>
                      <wps:spPr>
                        <a:xfrm>
                          <a:off x="0" y="0"/>
                          <a:ext cx="5764530" cy="213995"/>
                        </a:xfrm>
                        <a:prstGeom prst="rect">
                          <a:avLst/>
                        </a:prstGeom>
                        <a:solidFill>
                          <a:prstClr val="white"/>
                        </a:solidFill>
                        <a:ln>
                          <a:noFill/>
                        </a:ln>
                      </wps:spPr>
                      <wps:txbx>
                        <w:txbxContent>
                          <w:p w14:paraId="41BD1A76" w14:textId="0D0D5712" w:rsidR="007256B6" w:rsidRPr="005F35C5" w:rsidRDefault="007256B6" w:rsidP="007256B6">
                            <w:pPr>
                              <w:pStyle w:val="Caption"/>
                              <w:rPr>
                                <w:noProof/>
                                <w:color w:val="004860"/>
                                <w:sz w:val="12"/>
                                <w:szCs w:val="12"/>
                              </w:rPr>
                            </w:pPr>
                            <w:r w:rsidRPr="005F35C5">
                              <w:rPr>
                                <w:sz w:val="12"/>
                                <w:szCs w:val="12"/>
                              </w:rPr>
                              <w:t xml:space="preserve">Figure </w:t>
                            </w:r>
                            <w:r>
                              <w:rPr>
                                <w:sz w:val="12"/>
                                <w:szCs w:val="12"/>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D3153" id="Text Box 17" o:spid="_x0000_s1031" type="#_x0000_t202" style="position:absolute;margin-left:.35pt;margin-top:573.35pt;width:453.9pt;height:16.8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" stroked="f">
                <v:textbox inset="0,0,0,0">
                  <w:txbxContent>
                    <w:p w14:paraId="41BD1A76" w14:textId="0D0D5712" w:rsidR="007256B6" w:rsidRPr="005F35C5" w:rsidRDefault="007256B6" w:rsidP="007256B6">
                      <w:pPr>
                        <w:pStyle w:val="Caption"/>
                        <w:rPr>
                          <w:noProof/>
                          <w:color w:val="004860"/>
                          <w:sz w:val="12"/>
                          <w:szCs w:val="12"/>
                        </w:rPr>
                      </w:pPr>
                      <w:r w:rsidRPr="005F35C5">
                        <w:rPr>
                          <w:sz w:val="12"/>
                          <w:szCs w:val="12"/>
                        </w:rPr>
                        <w:t xml:space="preserve">Figure </w:t>
                      </w:r>
                      <w:r>
                        <w:rPr>
                          <w:sz w:val="12"/>
                          <w:szCs w:val="12"/>
                        </w:rPr>
                        <w:t>6</w:t>
                      </w:r>
                    </w:p>
                  </w:txbxContent>
                </v:textbox>
                <w10:wrap type="square"/>
              </v:shape>
            </w:pict>
          </mc:Fallback>
        </mc:AlternateContent>
      </w:r>
      <w:r>
        <w:rPr>
          <w:noProof/>
        </w:rPr>
        <w:drawing>
          <wp:anchor distT="0" distB="0" distL="114300" distR="114300" simplePos="0" relativeHeight="251658265" behindDoc="0" locked="0" layoutInCell="1" allowOverlap="1" wp14:anchorId="51235F0C" wp14:editId="3400511C">
            <wp:simplePos x="0" y="0"/>
            <wp:positionH relativeFrom="column">
              <wp:posOffset>5080</wp:posOffset>
            </wp:positionH>
            <wp:positionV relativeFrom="paragraph">
              <wp:posOffset>5122137</wp:posOffset>
            </wp:positionV>
            <wp:extent cx="5236210" cy="2161540"/>
            <wp:effectExtent l="0" t="0" r="0" b="0"/>
            <wp:wrapTopAndBottom/>
            <wp:docPr id="50732589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25892" name="Picture 16" descr="A screenshot of a computer&#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236210" cy="21615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2" behindDoc="0" locked="0" layoutInCell="1" allowOverlap="1" wp14:anchorId="754EC39C" wp14:editId="1B9CC7BC">
                <wp:simplePos x="0" y="0"/>
                <wp:positionH relativeFrom="column">
                  <wp:posOffset>7992</wp:posOffset>
                </wp:positionH>
                <wp:positionV relativeFrom="paragraph">
                  <wp:posOffset>4904740</wp:posOffset>
                </wp:positionV>
                <wp:extent cx="5756275" cy="213995"/>
                <wp:effectExtent l="0" t="0" r="0" b="1905"/>
                <wp:wrapSquare wrapText="bothSides"/>
                <wp:docPr id="1643639987" name="Text Box 1"/>
                <wp:cNvGraphicFramePr/>
                <a:graphic xmlns:a="http://schemas.openxmlformats.org/drawingml/2006/main">
                  <a:graphicData uri="http://schemas.microsoft.com/office/word/2010/wordprocessingShape">
                    <wps:wsp>
                      <wps:cNvSpPr txBox="1"/>
                      <wps:spPr>
                        <a:xfrm>
                          <a:off x="0" y="0"/>
                          <a:ext cx="5756275" cy="213995"/>
                        </a:xfrm>
                        <a:prstGeom prst="rect">
                          <a:avLst/>
                        </a:prstGeom>
                        <a:solidFill>
                          <a:prstClr val="white"/>
                        </a:solidFill>
                        <a:ln>
                          <a:noFill/>
                        </a:ln>
                      </wps:spPr>
                      <wps:txbx>
                        <w:txbxContent>
                          <w:p w14:paraId="4DD7D5D7" w14:textId="40B3EE8E" w:rsidR="005F35C5" w:rsidRPr="005F35C5" w:rsidRDefault="005F35C5" w:rsidP="005F35C5">
                            <w:pPr>
                              <w:pStyle w:val="Caption"/>
                              <w:rPr>
                                <w:noProof/>
                                <w:color w:val="004860"/>
                                <w:sz w:val="12"/>
                                <w:szCs w:val="12"/>
                              </w:rPr>
                            </w:pPr>
                            <w:r w:rsidRPr="005F35C5">
                              <w:rPr>
                                <w:sz w:val="12"/>
                                <w:szCs w:val="12"/>
                              </w:rPr>
                              <w:t xml:space="preserve">Figure </w:t>
                            </w:r>
                            <w:r>
                              <w:rPr>
                                <w:sz w:val="12"/>
                                <w:szCs w:val="12"/>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4EC39C" id="_x0000_s1032" type="#_x0000_t202" style="position:absolute;margin-left:.65pt;margin-top:386.2pt;width:453.25pt;height:16.85pt;z-index:2516582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" stroked="f">
                <v:textbox inset="0,0,0,0">
                  <w:txbxContent>
                    <w:p w14:paraId="4DD7D5D7" w14:textId="40B3EE8E" w:rsidR="005F35C5" w:rsidRPr="005F35C5" w:rsidRDefault="005F35C5" w:rsidP="005F35C5">
                      <w:pPr>
                        <w:pStyle w:val="Caption"/>
                        <w:rPr>
                          <w:noProof/>
                          <w:color w:val="004860"/>
                          <w:sz w:val="12"/>
                          <w:szCs w:val="12"/>
                        </w:rPr>
                      </w:pPr>
                      <w:r w:rsidRPr="005F35C5">
                        <w:rPr>
                          <w:sz w:val="12"/>
                          <w:szCs w:val="12"/>
                        </w:rPr>
                        <w:t xml:space="preserve">Figure </w:t>
                      </w:r>
                      <w:r>
                        <w:rPr>
                          <w:sz w:val="12"/>
                          <w:szCs w:val="12"/>
                        </w:rPr>
                        <w:t>5</w:t>
                      </w:r>
                    </w:p>
                  </w:txbxContent>
                </v:textbox>
                <w10:wrap type="square"/>
              </v:shape>
            </w:pict>
          </mc:Fallback>
        </mc:AlternateContent>
      </w:r>
      <w:r>
        <w:rPr>
          <w:noProof/>
        </w:rPr>
        <w:drawing>
          <wp:anchor distT="0" distB="0" distL="114300" distR="114300" simplePos="0" relativeHeight="251658262" behindDoc="0" locked="0" layoutInCell="1" allowOverlap="1" wp14:anchorId="346C534E" wp14:editId="16BC3313">
            <wp:simplePos x="0" y="0"/>
            <wp:positionH relativeFrom="column">
              <wp:posOffset>3547</wp:posOffset>
            </wp:positionH>
            <wp:positionV relativeFrom="paragraph">
              <wp:posOffset>0</wp:posOffset>
            </wp:positionV>
            <wp:extent cx="5756275" cy="4906645"/>
            <wp:effectExtent l="0" t="0" r="0" b="0"/>
            <wp:wrapTopAndBottom/>
            <wp:docPr id="302777736"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77736" name="Picture 18" descr="A screenshot of a computer pro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756275" cy="4906645"/>
                    </a:xfrm>
                    <a:prstGeom prst="rect">
                      <a:avLst/>
                    </a:prstGeom>
                  </pic:spPr>
                </pic:pic>
              </a:graphicData>
            </a:graphic>
            <wp14:sizeRelH relativeFrom="page">
              <wp14:pctWidth>0</wp14:pctWidth>
            </wp14:sizeRelH>
            <wp14:sizeRelV relativeFrom="page">
              <wp14:pctHeight>0</wp14:pctHeight>
            </wp14:sizeRelV>
          </wp:anchor>
        </w:drawing>
      </w:r>
    </w:p>
    <w:p w14:paraId="42B61620" w14:textId="18BDED24" w:rsidR="00F409E0" w:rsidRPr="0092763D" w:rsidRDefault="00785D33" w:rsidP="009E185B">
      <w:pPr>
        <w:rPr>
          <w:b/>
          <w:bCs/>
          <w:u w:val="single"/>
        </w:rPr>
      </w:pPr>
      <w:r w:rsidRPr="00785D33">
        <w:rPr>
          <w:b/>
          <w:bCs/>
          <w:i/>
          <w:iCs/>
          <w:u w:val="single"/>
        </w:rPr>
        <w:t>Data payloads in the transaction outputs</w:t>
      </w:r>
      <w:r w:rsidR="00BB2B8E" w:rsidRPr="00BB2B8E">
        <w:rPr>
          <w:b/>
          <w:bCs/>
          <w:u w:val="single"/>
        </w:rPr>
        <w:t xml:space="preserve">. </w:t>
      </w:r>
    </w:p>
    <w:p w14:paraId="41F658D1" w14:textId="76B0A715" w:rsidR="005F0F83" w:rsidRDefault="008A205C" w:rsidP="005F0F83">
      <w:r>
        <w:t xml:space="preserve">After OP_RETURN we can find a data payload. This data does not affect the spending </w:t>
      </w:r>
      <w:r w:rsidR="001F68A9">
        <w:t>conditions,</w:t>
      </w:r>
      <w:r>
        <w:t xml:space="preserve"> and it</w:t>
      </w:r>
      <w:r w:rsidR="001F68A9">
        <w:t xml:space="preserve"> i</w:t>
      </w:r>
      <w:r>
        <w:t xml:space="preserve">s </w:t>
      </w:r>
      <w:r w:rsidR="003E4F37">
        <w:t>describ</w:t>
      </w:r>
      <w:r w:rsidR="00880F3C">
        <w:t>ed</w:t>
      </w:r>
      <w:r>
        <w:t xml:space="preserve"> </w:t>
      </w:r>
      <w:r w:rsidR="00703ECD">
        <w:t>below</w:t>
      </w:r>
      <w:r>
        <w:t xml:space="preserve">: </w:t>
      </w:r>
    </w:p>
    <w:p w14:paraId="4A8E83BD" w14:textId="300F42AB" w:rsidR="008A205C" w:rsidRDefault="0089263D" w:rsidP="00047CEA">
      <w:pPr>
        <w:pStyle w:val="ListParagraph"/>
        <w:numPr>
          <w:ilvl w:val="0"/>
          <w:numId w:val="46"/>
        </w:numPr>
      </w:pPr>
      <w:r>
        <w:rPr>
          <w:b/>
          <w:bCs/>
        </w:rPr>
        <w:t>&lt;</w:t>
      </w:r>
      <w:r w:rsidR="00BB2B8E" w:rsidRPr="00F978EF">
        <w:rPr>
          <w:b/>
          <w:bCs/>
        </w:rPr>
        <w:t>BSV DID&gt;</w:t>
      </w:r>
      <w:r w:rsidR="00BD09A6">
        <w:t>.</w:t>
      </w:r>
      <w:r w:rsidR="001A6D44">
        <w:t xml:space="preserve"> </w:t>
      </w:r>
      <w:r w:rsidR="00BD09A6">
        <w:t>Identifier</w:t>
      </w:r>
      <w:r w:rsidR="00F978EF">
        <w:t xml:space="preserve"> speci</w:t>
      </w:r>
      <w:r w:rsidR="00BD09A6">
        <w:t xml:space="preserve">fying this is a transaction associated with the BSV DID Method. </w:t>
      </w:r>
    </w:p>
    <w:p w14:paraId="1CB64D73" w14:textId="547D73CF" w:rsidR="00BB2B8E" w:rsidRPr="00F978EF" w:rsidRDefault="00FE0BBC" w:rsidP="00047CEA">
      <w:pPr>
        <w:pStyle w:val="ListParagraph"/>
        <w:numPr>
          <w:ilvl w:val="0"/>
          <w:numId w:val="46"/>
        </w:numPr>
        <w:rPr>
          <w:b/>
          <w:bCs/>
        </w:rPr>
      </w:pPr>
      <w:r w:rsidRPr="00F978EF">
        <w:rPr>
          <w:b/>
          <w:bCs/>
        </w:rPr>
        <w:t>&lt;Identity</w:t>
      </w:r>
      <w:r w:rsidR="0089263D">
        <w:rPr>
          <w:b/>
          <w:bCs/>
        </w:rPr>
        <w:t xml:space="preserve"> </w:t>
      </w:r>
      <w:r w:rsidRPr="00F978EF">
        <w:rPr>
          <w:b/>
          <w:bCs/>
        </w:rPr>
        <w:t>Code&gt;</w:t>
      </w:r>
      <w:r w:rsidR="00BD09A6">
        <w:rPr>
          <w:b/>
          <w:bCs/>
        </w:rPr>
        <w:t xml:space="preserve">. </w:t>
      </w:r>
      <w:r w:rsidR="00BD09A6" w:rsidRPr="00BD09A6">
        <w:t>DID Controller configuration identifier</w:t>
      </w:r>
      <w:r w:rsidR="001A6D44">
        <w:t>.</w:t>
      </w:r>
      <w:r w:rsidR="00BB2B8E" w:rsidRPr="00F978EF">
        <w:rPr>
          <w:b/>
          <w:bCs/>
        </w:rPr>
        <w:t xml:space="preserve"> </w:t>
      </w:r>
    </w:p>
    <w:p w14:paraId="2A2F8B40" w14:textId="401D556F" w:rsidR="00BB2B8E" w:rsidRPr="009B2208" w:rsidRDefault="5A9F92A5" w:rsidP="009B2208">
      <w:pPr>
        <w:pStyle w:val="ListParagraph"/>
        <w:numPr>
          <w:ilvl w:val="0"/>
          <w:numId w:val="46"/>
        </w:numPr>
        <w:rPr>
          <w:b/>
          <w:bCs/>
        </w:rPr>
      </w:pPr>
      <w:r w:rsidRPr="3CD21F11">
        <w:rPr>
          <w:b/>
          <w:bCs/>
        </w:rPr>
        <w:t>&lt;</w:t>
      </w:r>
      <w:r w:rsidR="00941E89" w:rsidRPr="3CD21F11">
        <w:rPr>
          <w:b/>
          <w:bCs/>
          <w:i/>
          <w:iCs/>
        </w:rPr>
        <w:t>DID Document JSON</w:t>
      </w:r>
      <w:r w:rsidRPr="3CD21F11">
        <w:rPr>
          <w:b/>
          <w:bCs/>
        </w:rPr>
        <w:t>&gt;</w:t>
      </w:r>
      <w:r w:rsidR="3CCE3328">
        <w:t xml:space="preserve"> DID Document</w:t>
      </w:r>
      <w:r w:rsidR="0025764F">
        <w:t xml:space="preserve"> </w:t>
      </w:r>
      <w:r w:rsidR="0025764F" w:rsidRPr="002776E3">
        <w:rPr>
          <w:i/>
          <w:iCs/>
        </w:rPr>
        <w:t>or</w:t>
      </w:r>
      <w:r w:rsidR="009B2208">
        <w:t xml:space="preserve"> type transaction indicator </w:t>
      </w:r>
      <w:r w:rsidR="0025764F" w:rsidRPr="0025764F">
        <w:rPr>
          <w:b/>
          <w:bCs/>
        </w:rPr>
        <w:t>&lt;</w:t>
      </w:r>
      <w:r w:rsidR="00FE0BBC" w:rsidRPr="009B2208">
        <w:rPr>
          <w:b/>
          <w:bCs/>
        </w:rPr>
        <w:t>1/2/3</w:t>
      </w:r>
      <w:r w:rsidR="0025764F">
        <w:rPr>
          <w:b/>
          <w:bCs/>
        </w:rPr>
        <w:t>&gt;</w:t>
      </w:r>
      <w:r w:rsidR="005F214D" w:rsidRPr="009B2208">
        <w:rPr>
          <w:b/>
          <w:bCs/>
        </w:rPr>
        <w:t>:</w:t>
      </w:r>
      <w:r w:rsidR="00C07F80" w:rsidRPr="00CE7DC0">
        <w:t xml:space="preserve"> </w:t>
      </w:r>
      <w:r w:rsidR="00CE7DC0">
        <w:t>Issuance</w:t>
      </w:r>
      <w:r w:rsidR="007C72C9">
        <w:t>, Update</w:t>
      </w:r>
      <w:r w:rsidR="00630B2A">
        <w:t xml:space="preserve"> or key rotation</w:t>
      </w:r>
      <w:r w:rsidR="007C72C9">
        <w:t xml:space="preserve"> </w:t>
      </w:r>
      <w:r w:rsidR="0046388E">
        <w:t>and</w:t>
      </w:r>
      <w:r w:rsidR="007C72C9">
        <w:t xml:space="preserve"> Revoke respectively. </w:t>
      </w:r>
      <w:r w:rsidR="00CE7DC0">
        <w:t xml:space="preserve"> </w:t>
      </w:r>
    </w:p>
    <w:p w14:paraId="2E27BE32" w14:textId="42EEB96C" w:rsidR="00B15833" w:rsidRDefault="00B15833">
      <w:pPr>
        <w:spacing w:line="240" w:lineRule="auto"/>
      </w:pPr>
      <w:r>
        <w:br w:type="page"/>
      </w:r>
    </w:p>
    <w:p w14:paraId="4F40A222" w14:textId="7365DE60" w:rsidR="00DE318F" w:rsidRDefault="00DE318F" w:rsidP="00DE318F">
      <w:pPr>
        <w:pStyle w:val="Heading5"/>
      </w:pPr>
      <w:r>
        <w:lastRenderedPageBreak/>
        <w:t>Implementation Example</w:t>
      </w:r>
    </w:p>
    <w:p w14:paraId="1C5517CF" w14:textId="665194EE" w:rsidR="008B032F" w:rsidRDefault="00854EC3" w:rsidP="008B032F">
      <w:pPr>
        <w:rPr>
          <w:rFonts w:ascii="Times New Roman" w:eastAsia="Times New Roman" w:hAnsi="Times New Roman"/>
          <w:color w:val="auto"/>
          <w:sz w:val="24"/>
          <w:szCs w:val="24"/>
        </w:rPr>
      </w:pPr>
      <w:r>
        <w:t xml:space="preserve">Below </w:t>
      </w:r>
      <w:r w:rsidR="008B032F">
        <w:t>we provide a detailed implementation of the BSV DID Method as a reference example</w:t>
      </w:r>
      <w:r w:rsidR="009146B2">
        <w:t xml:space="preserve"> for DID </w:t>
      </w:r>
      <w:r w:rsidR="007B2E3A">
        <w:t>issuance</w:t>
      </w:r>
      <w:r w:rsidR="008B032F">
        <w:t>. This specification covers the process of requesting a DID from the subject to the DID controller. It includes two specific examples of the implementation:</w:t>
      </w:r>
    </w:p>
    <w:p w14:paraId="077F2E6E" w14:textId="5C6CDF0F" w:rsidR="008B032F" w:rsidRDefault="008B032F" w:rsidP="008B032F">
      <w:pPr>
        <w:pStyle w:val="ListParagraph"/>
        <w:numPr>
          <w:ilvl w:val="0"/>
          <w:numId w:val="20"/>
        </w:numPr>
      </w:pPr>
      <w:r>
        <w:rPr>
          <w:rStyle w:val="Strong"/>
        </w:rPr>
        <w:t>DID Controller Role:</w:t>
      </w:r>
      <w:r>
        <w:t xml:space="preserve"> The DID controller can be run by any entity. It is important to note that the BSV DID method does not require a centralized controller. Any organization or entity can run a DID controller and create a DID for itself, as specified in </w:t>
      </w:r>
      <w:r w:rsidRPr="00DF1FAA">
        <w:rPr>
          <w:i/>
        </w:rPr>
        <w:t xml:space="preserve">Section </w:t>
      </w:r>
      <w:r w:rsidR="006C44A9" w:rsidRPr="00DF1FAA">
        <w:rPr>
          <w:i/>
        </w:rPr>
        <w:t>3</w:t>
      </w:r>
      <w:r w:rsidR="005B73B9" w:rsidRPr="00DF1FAA">
        <w:rPr>
          <w:i/>
        </w:rPr>
        <w:t>.</w:t>
      </w:r>
      <w:r w:rsidR="006C44A9" w:rsidRPr="00DF1FAA">
        <w:rPr>
          <w:i/>
        </w:rPr>
        <w:t>3</w:t>
      </w:r>
      <w:r>
        <w:t>.</w:t>
      </w:r>
    </w:p>
    <w:p w14:paraId="1AC1A18E" w14:textId="1393C16E" w:rsidR="004B53C3" w:rsidRDefault="00000424" w:rsidP="00F90216">
      <w:pPr>
        <w:pStyle w:val="ListParagraph"/>
        <w:numPr>
          <w:ilvl w:val="0"/>
          <w:numId w:val="20"/>
        </w:numPr>
      </w:pPr>
      <w:r>
        <w:rPr>
          <w:noProof/>
        </w:rPr>
        <mc:AlternateContent>
          <mc:Choice Requires="wps">
            <w:drawing>
              <wp:anchor distT="0" distB="0" distL="114300" distR="114300" simplePos="0" relativeHeight="251658259" behindDoc="0" locked="0" layoutInCell="1" allowOverlap="1" wp14:anchorId="267055CE" wp14:editId="298683DF">
                <wp:simplePos x="0" y="0"/>
                <wp:positionH relativeFrom="column">
                  <wp:posOffset>-79375</wp:posOffset>
                </wp:positionH>
                <wp:positionV relativeFrom="paragraph">
                  <wp:posOffset>6120130</wp:posOffset>
                </wp:positionV>
                <wp:extent cx="5759450" cy="635"/>
                <wp:effectExtent l="0" t="0" r="6350" b="12065"/>
                <wp:wrapSquare wrapText="bothSides"/>
                <wp:docPr id="1921987467"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EDC9B07" w14:textId="4272865D" w:rsidR="00000424" w:rsidRPr="00000424" w:rsidRDefault="00000424" w:rsidP="00000424">
                            <w:pPr>
                              <w:pStyle w:val="Caption"/>
                              <w:rPr>
                                <w:rFonts w:ascii="Times New Roman" w:eastAsia="Times New Roman" w:hAnsi="Times New Roman" w:cs="Times New Roman"/>
                                <w:noProof/>
                                <w:sz w:val="14"/>
                                <w:szCs w:val="14"/>
                              </w:rPr>
                            </w:pPr>
                            <w:r w:rsidRPr="00000424">
                              <w:rPr>
                                <w:sz w:val="14"/>
                                <w:szCs w:val="14"/>
                              </w:rPr>
                              <w:t xml:space="preserve">Figure </w:t>
                            </w:r>
                            <w:r>
                              <w:rPr>
                                <w:sz w:val="14"/>
                                <w:szCs w:val="14"/>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055CE" id="_x0000_s1033" type="#_x0000_t202" style="position:absolute;left:0;text-align:left;margin-left:-6.25pt;margin-top:481.9pt;width:453.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" stroked="f">
                <v:textbox style="mso-fit-shape-to-text:t" inset="0,0,0,0">
                  <w:txbxContent>
                    <w:p w14:paraId="6EDC9B07" w14:textId="4272865D" w:rsidR="00000424" w:rsidRPr="00000424" w:rsidRDefault="00000424" w:rsidP="00000424">
                      <w:pPr>
                        <w:pStyle w:val="Caption"/>
                        <w:rPr>
                          <w:rFonts w:ascii="Times New Roman" w:eastAsia="Times New Roman" w:hAnsi="Times New Roman" w:cs="Times New Roman"/>
                          <w:noProof/>
                          <w:sz w:val="14"/>
                          <w:szCs w:val="14"/>
                        </w:rPr>
                      </w:pPr>
                      <w:r w:rsidRPr="00000424">
                        <w:rPr>
                          <w:sz w:val="14"/>
                          <w:szCs w:val="14"/>
                        </w:rPr>
                        <w:t xml:space="preserve">Figure </w:t>
                      </w:r>
                      <w:r>
                        <w:rPr>
                          <w:sz w:val="14"/>
                          <w:szCs w:val="14"/>
                        </w:rPr>
                        <w:t>7</w:t>
                      </w:r>
                    </w:p>
                  </w:txbxContent>
                </v:textbox>
                <w10:wrap type="square"/>
              </v:shape>
            </w:pict>
          </mc:Fallback>
        </mc:AlternateContent>
      </w:r>
      <w:commentRangeStart w:id="381"/>
      <w:r w:rsidR="0064698B">
        <w:rPr>
          <w:rFonts w:ascii="Times New Roman" w:eastAsia="Times New Roman" w:hAnsi="Times New Roman" w:cs="Times New Roman"/>
          <w:noProof/>
          <w:color w:val="auto"/>
          <w:sz w:val="24"/>
          <w:szCs w:val="24"/>
          <w:lang w:eastAsia="en-GB"/>
        </w:rPr>
        <w:drawing>
          <wp:anchor distT="0" distB="0" distL="114300" distR="114300" simplePos="0" relativeHeight="251658247" behindDoc="0" locked="0" layoutInCell="1" allowOverlap="1" wp14:anchorId="4E74557C" wp14:editId="07EA3555">
            <wp:simplePos x="0" y="0"/>
            <wp:positionH relativeFrom="margin">
              <wp:posOffset>-79375</wp:posOffset>
            </wp:positionH>
            <wp:positionV relativeFrom="margin">
              <wp:posOffset>1737360</wp:posOffset>
            </wp:positionV>
            <wp:extent cx="5759450" cy="5557520"/>
            <wp:effectExtent l="0" t="0" r="6350" b="5080"/>
            <wp:wrapSquare wrapText="bothSides"/>
            <wp:docPr id="136365280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52803" name="Picture 11" descr="A screenshot of a computer&#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5759450" cy="5557520"/>
                    </a:xfrm>
                    <a:prstGeom prst="rect">
                      <a:avLst/>
                    </a:prstGeom>
                  </pic:spPr>
                </pic:pic>
              </a:graphicData>
            </a:graphic>
            <wp14:sizeRelH relativeFrom="page">
              <wp14:pctWidth>0</wp14:pctWidth>
            </wp14:sizeRelH>
            <wp14:sizeRelV relativeFrom="page">
              <wp14:pctHeight>0</wp14:pctHeight>
            </wp14:sizeRelV>
          </wp:anchor>
        </w:drawing>
      </w:r>
      <w:commentRangeEnd w:id="381"/>
      <w:r w:rsidR="00AD3D47">
        <w:rPr>
          <w:rStyle w:val="CommentReference"/>
          <w:rFonts w:ascii="Work Sans Medium" w:hAnsi="Work Sans Medium"/>
          <w:i/>
          <w:iCs/>
          <w:color w:val="339999" w:themeColor="accent6"/>
        </w:rPr>
        <w:commentReference w:id="381"/>
      </w:r>
      <w:r w:rsidR="008B032F">
        <w:rPr>
          <w:rStyle w:val="Strong"/>
        </w:rPr>
        <w:t>Database Persistence:</w:t>
      </w:r>
      <w:r w:rsidR="008B032F">
        <w:t xml:space="preserve"> We demonstrate database persistence in this implementation as an example, although this is optional based on implementation preferences.</w:t>
      </w:r>
    </w:p>
    <w:p w14:paraId="648149C5" w14:textId="7D2C3EFA" w:rsidR="007D0CBC" w:rsidRDefault="007D0CBC" w:rsidP="00F90216">
      <w:pPr>
        <w:rPr>
          <w:lang w:eastAsia="en-GB"/>
        </w:rPr>
      </w:pPr>
    </w:p>
    <w:p w14:paraId="217031CB" w14:textId="4DF5F207" w:rsidR="005B4DCA" w:rsidRPr="002830C1" w:rsidRDefault="00545FDB" w:rsidP="005B4DCA">
      <w:pPr>
        <w:rPr>
          <w:b/>
          <w:bCs/>
          <w:color w:val="064154" w:themeColor="accent1"/>
        </w:rPr>
      </w:pPr>
      <w:r w:rsidRPr="00545FDB">
        <w:rPr>
          <w:b/>
          <w:bCs/>
          <w:color w:val="064154" w:themeColor="accent1"/>
        </w:rPr>
        <w:t>Key Considerations</w:t>
      </w:r>
    </w:p>
    <w:p w14:paraId="6832EA92" w14:textId="4B5BB786" w:rsidR="005B4DCA" w:rsidRPr="00984108" w:rsidRDefault="005B4DCA" w:rsidP="005622FD">
      <w:pPr>
        <w:pStyle w:val="NormalList"/>
        <w:rPr>
          <w:lang w:eastAsia="en-GB"/>
        </w:rPr>
      </w:pPr>
      <w:r>
        <w:rPr>
          <w:b/>
          <w:bCs/>
          <w:lang w:eastAsia="en-GB"/>
        </w:rPr>
        <w:t>Pr</w:t>
      </w:r>
      <w:r w:rsidRPr="00984108">
        <w:rPr>
          <w:b/>
          <w:bCs/>
          <w:lang w:eastAsia="en-GB"/>
        </w:rPr>
        <w:t>oving Ownership</w:t>
      </w:r>
      <w:r w:rsidRPr="00984108">
        <w:rPr>
          <w:lang w:eastAsia="en-GB"/>
        </w:rPr>
        <w:t xml:space="preserve">: The </w:t>
      </w:r>
      <w:r w:rsidR="008B158E" w:rsidRPr="008B158E">
        <w:rPr>
          <w:lang w:eastAsia="en-GB"/>
        </w:rPr>
        <w:t>DID Subject demonstrates ownership of their private key by signing transaction Tx1 and sending it to the DID Controller</w:t>
      </w:r>
      <w:r w:rsidR="1F4FFE51" w:rsidRPr="008B158E">
        <w:t>.</w:t>
      </w:r>
    </w:p>
    <w:p w14:paraId="045DDB3A" w14:textId="43EBA1BE" w:rsidR="005B4DCA" w:rsidRPr="00984108" w:rsidRDefault="005B4DCA" w:rsidP="005622FD">
      <w:pPr>
        <w:pStyle w:val="NormalList"/>
        <w:rPr>
          <w:lang w:eastAsia="en-GB"/>
        </w:rPr>
      </w:pPr>
      <w:r w:rsidRPr="00984108">
        <w:rPr>
          <w:b/>
          <w:bCs/>
          <w:lang w:eastAsia="en-GB"/>
        </w:rPr>
        <w:t>Transaction Tx</w:t>
      </w:r>
      <w:del w:id="382" w:author="Leon Mlakar" w:date="2024-09-27T09:49:00Z" w16du:dateUtc="2024-09-27T07:49:00Z">
        <w:r w:rsidRPr="00984108" w:rsidDel="00AD3D47">
          <w:rPr>
            <w:b/>
            <w:bCs/>
            <w:lang w:eastAsia="en-GB"/>
          </w:rPr>
          <w:delText>I</w:delText>
        </w:r>
        <w:r w:rsidR="00817E34" w:rsidDel="00AD3D47">
          <w:rPr>
            <w:b/>
            <w:bCs/>
            <w:lang w:eastAsia="en-GB"/>
          </w:rPr>
          <w:delText>D</w:delText>
        </w:r>
      </w:del>
      <w:r w:rsidRPr="00984108">
        <w:rPr>
          <w:b/>
          <w:bCs/>
          <w:lang w:eastAsia="en-GB"/>
        </w:rPr>
        <w:t>0</w:t>
      </w:r>
      <w:r w:rsidRPr="00984108">
        <w:rPr>
          <w:lang w:eastAsia="en-GB"/>
        </w:rPr>
        <w:t xml:space="preserve">: The output of </w:t>
      </w:r>
      <w:r w:rsidR="004000A9" w:rsidRPr="004000A9">
        <w:rPr>
          <w:rFonts w:ascii="Courier New" w:hAnsi="Courier New" w:cs="Courier New"/>
          <w:b/>
          <w:bCs/>
          <w:i/>
          <w:iCs/>
          <w:lang w:eastAsia="en-GB"/>
        </w:rPr>
        <w:t>&lt;</w:t>
      </w:r>
      <w:r w:rsidRPr="004000A9">
        <w:rPr>
          <w:rFonts w:ascii="Courier New" w:hAnsi="Courier New" w:cs="Courier New"/>
          <w:b/>
          <w:bCs/>
          <w:i/>
          <w:iCs/>
          <w:lang w:eastAsia="en-GB"/>
        </w:rPr>
        <w:t>Tx</w:t>
      </w:r>
      <w:del w:id="383" w:author="Leon Mlakar" w:date="2024-09-27T09:49:00Z" w16du:dateUtc="2024-09-27T07:49:00Z">
        <w:r w:rsidRPr="004000A9" w:rsidDel="00AD3D47">
          <w:rPr>
            <w:rFonts w:ascii="Courier New" w:hAnsi="Courier New" w:cs="Courier New"/>
            <w:b/>
            <w:bCs/>
            <w:i/>
            <w:iCs/>
            <w:lang w:eastAsia="en-GB"/>
          </w:rPr>
          <w:delText>I</w:delText>
        </w:r>
        <w:r w:rsidR="007B0D55" w:rsidRPr="004000A9" w:rsidDel="00AD3D47">
          <w:rPr>
            <w:rFonts w:ascii="Courier New" w:hAnsi="Courier New" w:cs="Courier New"/>
            <w:b/>
            <w:bCs/>
            <w:i/>
            <w:iCs/>
            <w:lang w:eastAsia="en-GB"/>
          </w:rPr>
          <w:delText>D</w:delText>
        </w:r>
      </w:del>
      <w:r w:rsidRPr="004000A9">
        <w:rPr>
          <w:rFonts w:ascii="Courier New" w:hAnsi="Courier New" w:cs="Courier New"/>
          <w:b/>
          <w:bCs/>
          <w:i/>
          <w:iCs/>
          <w:lang w:eastAsia="en-GB"/>
        </w:rPr>
        <w:t>0</w:t>
      </w:r>
      <w:r w:rsidR="004000A9" w:rsidRPr="004000A9">
        <w:rPr>
          <w:rFonts w:ascii="Courier New" w:hAnsi="Courier New" w:cs="Courier New"/>
          <w:b/>
          <w:bCs/>
          <w:i/>
          <w:iCs/>
          <w:lang w:eastAsia="en-GB"/>
        </w:rPr>
        <w:t>&gt;</w:t>
      </w:r>
      <w:r w:rsidRPr="00984108">
        <w:rPr>
          <w:lang w:eastAsia="en-GB"/>
        </w:rPr>
        <w:t xml:space="preserve"> </w:t>
      </w:r>
      <w:del w:id="384" w:author="Leon Mlakar" w:date="2024-09-27T09:50:00Z" w16du:dateUtc="2024-09-27T07:50:00Z">
        <w:r w:rsidRPr="00984108" w:rsidDel="00AD3D47">
          <w:rPr>
            <w:lang w:eastAsia="en-GB"/>
          </w:rPr>
          <w:delText>contains an issuance message and</w:delText>
        </w:r>
        <w:r w:rsidR="00230BA2" w:rsidDel="00AD3D47">
          <w:rPr>
            <w:lang w:eastAsia="en-GB"/>
          </w:rPr>
          <w:delText xml:space="preserve"> </w:delText>
        </w:r>
      </w:del>
      <w:r w:rsidR="00230BA2">
        <w:rPr>
          <w:lang w:eastAsia="en-GB"/>
        </w:rPr>
        <w:t>is l</w:t>
      </w:r>
      <w:ins w:id="385" w:author="Leon Mlakar" w:date="2024-09-27T09:50:00Z" w16du:dateUtc="2024-09-27T07:50:00Z">
        <w:r w:rsidR="00AD3D47">
          <w:rPr>
            <w:lang w:eastAsia="en-GB"/>
          </w:rPr>
          <w:t>ocked by</w:t>
        </w:r>
      </w:ins>
      <w:del w:id="386" w:author="Leon Mlakar" w:date="2024-09-27T09:50:00Z" w16du:dateUtc="2024-09-27T07:50:00Z">
        <w:r w:rsidR="00230BA2" w:rsidDel="00AD3D47">
          <w:rPr>
            <w:lang w:eastAsia="en-GB"/>
          </w:rPr>
          <w:delText xml:space="preserve">inked </w:delText>
        </w:r>
        <w:r w:rsidRPr="00984108" w:rsidDel="00AD3D47">
          <w:rPr>
            <w:lang w:eastAsia="en-GB"/>
          </w:rPr>
          <w:delText>to</w:delText>
        </w:r>
      </w:del>
      <w:r w:rsidRPr="00984108">
        <w:rPr>
          <w:lang w:eastAsia="en-GB"/>
        </w:rPr>
        <w:t xml:space="preserve"> the public keys of both the DID Controller and the DID Subject.</w:t>
      </w:r>
    </w:p>
    <w:p w14:paraId="1FB00109" w14:textId="4971C377" w:rsidR="005B4DCA" w:rsidRPr="00984108" w:rsidRDefault="005B4DCA" w:rsidP="005622FD">
      <w:pPr>
        <w:pStyle w:val="NormalList"/>
        <w:rPr>
          <w:lang w:eastAsia="en-GB"/>
        </w:rPr>
      </w:pPr>
      <w:r w:rsidRPr="00984108">
        <w:rPr>
          <w:b/>
          <w:bCs/>
          <w:lang w:eastAsia="en-GB"/>
        </w:rPr>
        <w:t>Transaction Tx</w:t>
      </w:r>
      <w:del w:id="387" w:author="Leon Mlakar" w:date="2024-09-27T09:50:00Z" w16du:dateUtc="2024-09-27T07:50:00Z">
        <w:r w:rsidRPr="00984108" w:rsidDel="00AD3D47">
          <w:rPr>
            <w:b/>
            <w:bCs/>
            <w:lang w:eastAsia="en-GB"/>
          </w:rPr>
          <w:delText>ID</w:delText>
        </w:r>
      </w:del>
      <w:r w:rsidRPr="00984108">
        <w:rPr>
          <w:b/>
          <w:bCs/>
          <w:lang w:eastAsia="en-GB"/>
        </w:rPr>
        <w:t>1</w:t>
      </w:r>
      <w:r w:rsidRPr="00984108">
        <w:rPr>
          <w:lang w:eastAsia="en-GB"/>
        </w:rPr>
        <w:t xml:space="preserve">: The input of </w:t>
      </w:r>
      <w:r w:rsidR="004000A9" w:rsidRPr="004000A9">
        <w:rPr>
          <w:rFonts w:ascii="Courier New" w:hAnsi="Courier New" w:cs="Courier New"/>
          <w:b/>
          <w:bCs/>
          <w:i/>
          <w:iCs/>
          <w:lang w:eastAsia="en-GB"/>
        </w:rPr>
        <w:t>&lt;</w:t>
      </w:r>
      <w:r w:rsidRPr="004000A9">
        <w:rPr>
          <w:rFonts w:ascii="Courier New" w:hAnsi="Courier New" w:cs="Courier New"/>
          <w:b/>
          <w:bCs/>
          <w:i/>
          <w:iCs/>
          <w:lang w:eastAsia="en-GB"/>
        </w:rPr>
        <w:t>Tx</w:t>
      </w:r>
      <w:del w:id="388" w:author="Leon Mlakar" w:date="2024-09-27T09:51:00Z" w16du:dateUtc="2024-09-27T07:51:00Z">
        <w:r w:rsidRPr="004000A9" w:rsidDel="00AD3D47">
          <w:rPr>
            <w:rFonts w:ascii="Courier New" w:hAnsi="Courier New" w:cs="Courier New"/>
            <w:b/>
            <w:bCs/>
            <w:i/>
            <w:iCs/>
            <w:lang w:eastAsia="en-GB"/>
          </w:rPr>
          <w:delText>ID</w:delText>
        </w:r>
      </w:del>
      <w:r w:rsidRPr="004000A9">
        <w:rPr>
          <w:rFonts w:ascii="Courier New" w:hAnsi="Courier New" w:cs="Courier New"/>
          <w:b/>
          <w:bCs/>
          <w:i/>
          <w:iCs/>
          <w:lang w:eastAsia="en-GB"/>
        </w:rPr>
        <w:t>1</w:t>
      </w:r>
      <w:r w:rsidR="004000A9" w:rsidRPr="004000A9">
        <w:rPr>
          <w:rFonts w:ascii="Courier New" w:hAnsi="Courier New" w:cs="Courier New"/>
          <w:b/>
          <w:bCs/>
          <w:i/>
          <w:iCs/>
          <w:lang w:eastAsia="en-GB"/>
        </w:rPr>
        <w:t>&gt;</w:t>
      </w:r>
      <w:r w:rsidRPr="00984108">
        <w:rPr>
          <w:lang w:eastAsia="en-GB"/>
        </w:rPr>
        <w:t xml:space="preserve"> requires signatures from both the Subject and the Controller. The output will contain the Controller-generated DID Document. This output is locked using a one-of-two multi</w:t>
      </w:r>
      <w:r w:rsidR="00024AEF">
        <w:rPr>
          <w:lang w:eastAsia="en-GB"/>
        </w:rPr>
        <w:t>-</w:t>
      </w:r>
      <w:r w:rsidRPr="00984108">
        <w:rPr>
          <w:lang w:eastAsia="en-GB"/>
        </w:rPr>
        <w:t>sig</w:t>
      </w:r>
      <w:r w:rsidR="00024AEF">
        <w:rPr>
          <w:lang w:eastAsia="en-GB"/>
        </w:rPr>
        <w:t>nature</w:t>
      </w:r>
      <w:r w:rsidRPr="00984108">
        <w:rPr>
          <w:lang w:eastAsia="en-GB"/>
        </w:rPr>
        <w:t xml:space="preserve">, allowing either the Controller or the Subject to spend the output. </w:t>
      </w:r>
    </w:p>
    <w:p w14:paraId="3E247C41" w14:textId="4DBD47F4" w:rsidR="005B4DCA" w:rsidRPr="00984108" w:rsidDel="00AD3D47" w:rsidRDefault="005B4DCA" w:rsidP="00000424">
      <w:pPr>
        <w:pStyle w:val="NormalList"/>
        <w:rPr>
          <w:del w:id="389" w:author="Leon Mlakar" w:date="2024-09-27T09:53:00Z" w16du:dateUtc="2024-09-27T07:53:00Z"/>
          <w:lang w:eastAsia="en-GB"/>
        </w:rPr>
      </w:pPr>
      <w:del w:id="390" w:author="Leon Mlakar" w:date="2024-09-27T09:53:00Z" w16du:dateUtc="2024-09-27T07:53:00Z">
        <w:r w:rsidRPr="00984108" w:rsidDel="00AD3D47">
          <w:rPr>
            <w:b/>
            <w:bCs/>
            <w:lang w:eastAsia="en-GB"/>
          </w:rPr>
          <w:lastRenderedPageBreak/>
          <w:delText>DID Document Status</w:delText>
        </w:r>
        <w:r w:rsidRPr="00984108" w:rsidDel="00AD3D47">
          <w:rPr>
            <w:lang w:eastAsia="en-GB"/>
          </w:rPr>
          <w:delText xml:space="preserve">: </w:delText>
        </w:r>
        <w:r w:rsidR="007A79B3" w:rsidRPr="007A79B3" w:rsidDel="00AD3D47">
          <w:rPr>
            <w:lang w:eastAsia="en-GB"/>
          </w:rPr>
          <w:delText xml:space="preserve">The status of the output from </w:delText>
        </w:r>
        <w:r w:rsidR="007A79B3" w:rsidRPr="00B93F6B" w:rsidDel="00AD3D47">
          <w:rPr>
            <w:rFonts w:ascii="Courier New" w:hAnsi="Courier New" w:cs="Courier New"/>
            <w:b/>
            <w:bCs/>
            <w:i/>
            <w:iCs/>
            <w:lang w:eastAsia="en-GB"/>
          </w:rPr>
          <w:delText>&lt;Tx</w:delText>
        </w:r>
      </w:del>
      <w:del w:id="391" w:author="Leon Mlakar" w:date="2024-09-27T09:52:00Z" w16du:dateUtc="2024-09-27T07:52:00Z">
        <w:r w:rsidR="007A79B3" w:rsidRPr="00B93F6B" w:rsidDel="00AD3D47">
          <w:rPr>
            <w:rFonts w:ascii="Courier New" w:hAnsi="Courier New" w:cs="Courier New"/>
            <w:b/>
            <w:bCs/>
            <w:i/>
            <w:iCs/>
            <w:lang w:eastAsia="en-GB"/>
          </w:rPr>
          <w:delText>ID</w:delText>
        </w:r>
      </w:del>
      <w:del w:id="392" w:author="Leon Mlakar" w:date="2024-09-27T09:53:00Z" w16du:dateUtc="2024-09-27T07:53:00Z">
        <w:r w:rsidR="007A79B3" w:rsidRPr="00B93F6B" w:rsidDel="00AD3D47">
          <w:rPr>
            <w:rFonts w:ascii="Courier New" w:hAnsi="Courier New" w:cs="Courier New"/>
            <w:b/>
            <w:bCs/>
            <w:i/>
            <w:iCs/>
            <w:lang w:eastAsia="en-GB"/>
          </w:rPr>
          <w:delText>1&gt;</w:delText>
        </w:r>
        <w:r w:rsidR="007A79B3" w:rsidDel="00AD3D47">
          <w:rPr>
            <w:rFonts w:ascii="Courier New" w:hAnsi="Courier New" w:cs="Courier New"/>
            <w:b/>
            <w:bCs/>
            <w:i/>
            <w:iCs/>
            <w:lang w:eastAsia="en-GB"/>
          </w:rPr>
          <w:delText xml:space="preserve"> </w:delText>
        </w:r>
        <w:r w:rsidR="007A79B3" w:rsidRPr="007A79B3" w:rsidDel="00AD3D47">
          <w:rPr>
            <w:lang w:eastAsia="en-GB"/>
          </w:rPr>
          <w:delText xml:space="preserve">determines the </w:delText>
        </w:r>
        <w:r w:rsidR="00112598" w:rsidRPr="007A79B3" w:rsidDel="00AD3D47">
          <w:rPr>
            <w:lang w:eastAsia="en-GB"/>
          </w:rPr>
          <w:delText>status</w:delText>
        </w:r>
        <w:r w:rsidR="007A79B3" w:rsidRPr="007A79B3" w:rsidDel="00AD3D47">
          <w:rPr>
            <w:lang w:eastAsia="en-GB"/>
          </w:rPr>
          <w:delText xml:space="preserve"> of the DID Document.</w:delText>
        </w:r>
      </w:del>
      <w:del w:id="393" w:author="Leon Mlakar" w:date="2024-09-27T09:52:00Z" w16du:dateUtc="2024-09-27T07:52:00Z">
        <w:r w:rsidR="007A79B3" w:rsidRPr="007A79B3" w:rsidDel="00AD3D47">
          <w:rPr>
            <w:lang w:eastAsia="en-GB"/>
          </w:rPr>
          <w:delText xml:space="preserve"> Only the DID Controller is authorized to update the DID Document</w:delText>
        </w:r>
      </w:del>
      <w:del w:id="394" w:author="Leon Mlakar" w:date="2024-09-27T09:53:00Z" w16du:dateUtc="2024-09-27T07:53:00Z">
        <w:r w:rsidR="007A79B3" w:rsidRPr="007A79B3" w:rsidDel="00AD3D47">
          <w:rPr>
            <w:lang w:eastAsia="en-GB"/>
          </w:rPr>
          <w:delText xml:space="preserve">. When the Controller spends the UTXO, they specify the transaction type as either 1 (Issuance), 2 (Update), or 3 (Revocation), indicating the intended operation. However, if the Subject spends the UTXO, the </w:delText>
        </w:r>
        <w:r w:rsidR="00E00139" w:rsidDel="00AD3D47">
          <w:rPr>
            <w:lang w:eastAsia="en-GB"/>
          </w:rPr>
          <w:delText>v</w:delText>
        </w:r>
        <w:r w:rsidR="007A79B3" w:rsidRPr="007A79B3" w:rsidDel="00AD3D47">
          <w:rPr>
            <w:lang w:eastAsia="en-GB"/>
          </w:rPr>
          <w:delText>erifier interprets the action solely as a revocation, meaning the DID is no longer valid</w:delText>
        </w:r>
        <w:r w:rsidR="009D2D89" w:rsidDel="00AD3D47">
          <w:rPr>
            <w:lang w:eastAsia="en-GB"/>
          </w:rPr>
          <w:delText xml:space="preserve">. </w:delText>
        </w:r>
      </w:del>
    </w:p>
    <w:p w14:paraId="18BF961E" w14:textId="4C1AE7FD" w:rsidR="005B4DCA" w:rsidRPr="00984108" w:rsidRDefault="005B4DCA" w:rsidP="005622FD">
      <w:pPr>
        <w:pStyle w:val="NormalList"/>
        <w:rPr>
          <w:b/>
          <w:bCs/>
          <w:lang w:eastAsia="en-GB"/>
        </w:rPr>
      </w:pPr>
      <w:r w:rsidRPr="00984108">
        <w:rPr>
          <w:b/>
          <w:bCs/>
          <w:lang w:eastAsia="en-GB"/>
        </w:rPr>
        <w:t>Contents of the DID Document:</w:t>
      </w:r>
    </w:p>
    <w:p w14:paraId="08EEC1D6" w14:textId="73E03FC9" w:rsidR="005B4DCA" w:rsidRPr="007F15D5" w:rsidRDefault="005B4DCA" w:rsidP="005622FD">
      <w:pPr>
        <w:pStyle w:val="NormalList"/>
        <w:numPr>
          <w:ilvl w:val="1"/>
          <w:numId w:val="11"/>
        </w:numPr>
      </w:pPr>
      <w:r w:rsidRPr="007F15D5">
        <w:t xml:space="preserve">DID </w:t>
      </w:r>
      <w:r w:rsidR="006C584E">
        <w:t>of</w:t>
      </w:r>
      <w:r w:rsidR="006C584E" w:rsidRPr="007F15D5">
        <w:t xml:space="preserve"> </w:t>
      </w:r>
      <w:r w:rsidRPr="007F15D5">
        <w:t>the Subject.</w:t>
      </w:r>
    </w:p>
    <w:p w14:paraId="4A8EE66A" w14:textId="38E80AA9" w:rsidR="005B4DCA" w:rsidRPr="007F15D5" w:rsidRDefault="005B4DCA" w:rsidP="005622FD">
      <w:pPr>
        <w:pStyle w:val="NormalList"/>
        <w:numPr>
          <w:ilvl w:val="1"/>
          <w:numId w:val="11"/>
        </w:numPr>
      </w:pPr>
      <w:r w:rsidRPr="007F15D5">
        <w:t>Public Key associated with the DID Subject.</w:t>
      </w:r>
    </w:p>
    <w:p w14:paraId="672A48C5" w14:textId="41C6A809" w:rsidR="005B4DCA" w:rsidRPr="007F15D5" w:rsidRDefault="005B4DCA" w:rsidP="005622FD">
      <w:pPr>
        <w:pStyle w:val="NormalList"/>
        <w:numPr>
          <w:ilvl w:val="1"/>
          <w:numId w:val="11"/>
        </w:numPr>
      </w:pPr>
      <w:r w:rsidRPr="007F15D5">
        <w:t xml:space="preserve">DID </w:t>
      </w:r>
      <w:r w:rsidR="006C584E">
        <w:t>of</w:t>
      </w:r>
      <w:r w:rsidR="006C584E" w:rsidRPr="007F15D5">
        <w:t xml:space="preserve"> </w:t>
      </w:r>
      <w:r w:rsidRPr="007F15D5">
        <w:t>the Controller (this identifies the DID Controller by resolving their DID).</w:t>
      </w:r>
    </w:p>
    <w:p w14:paraId="5C36ACB8" w14:textId="6E6486CE" w:rsidR="005B4DCA" w:rsidRPr="007F15D5" w:rsidRDefault="005B4DCA" w:rsidP="005622FD">
      <w:pPr>
        <w:pStyle w:val="NormalList"/>
        <w:numPr>
          <w:ilvl w:val="1"/>
          <w:numId w:val="11"/>
        </w:numPr>
      </w:pPr>
      <w:r w:rsidRPr="007F15D5">
        <w:t xml:space="preserve">Authentication method for the DID Controller (public key that can be verified on the signature input signing </w:t>
      </w:r>
      <w:r w:rsidRPr="00B93F6B">
        <w:rPr>
          <w:rFonts w:ascii="Courier New" w:hAnsi="Courier New" w:cs="Courier New"/>
          <w:b/>
          <w:bCs/>
          <w:i/>
          <w:iCs/>
        </w:rPr>
        <w:t>Tx</w:t>
      </w:r>
      <w:del w:id="395" w:author="Leon Mlakar" w:date="2024-09-27T09:53:00Z" w16du:dateUtc="2024-09-27T07:53:00Z">
        <w:r w:rsidRPr="00B93F6B" w:rsidDel="00AD3D47">
          <w:rPr>
            <w:rFonts w:ascii="Courier New" w:hAnsi="Courier New" w:cs="Courier New"/>
            <w:b/>
            <w:bCs/>
            <w:i/>
            <w:iCs/>
          </w:rPr>
          <w:delText>ID</w:delText>
        </w:r>
      </w:del>
      <w:r w:rsidRPr="00B93F6B">
        <w:rPr>
          <w:rFonts w:ascii="Courier New" w:hAnsi="Courier New" w:cs="Courier New"/>
          <w:b/>
          <w:bCs/>
          <w:i/>
          <w:iCs/>
        </w:rPr>
        <w:t>1</w:t>
      </w:r>
      <w:r w:rsidRPr="00B93F6B">
        <w:rPr>
          <w:rFonts w:ascii="IBM Plex Sans" w:hAnsi="IBM Plex Sans" w:cs="Courier New"/>
        </w:rPr>
        <w:t>)</w:t>
      </w:r>
      <w:r w:rsidRPr="00B93F6B">
        <w:rPr>
          <w:rFonts w:ascii="Courier New" w:hAnsi="Courier New" w:cs="Courier New"/>
          <w:b/>
          <w:bCs/>
          <w:i/>
          <w:iCs/>
        </w:rPr>
        <w:t>.</w:t>
      </w:r>
    </w:p>
    <w:p w14:paraId="6523978A" w14:textId="77777777" w:rsidR="00B15833" w:rsidRDefault="00B15833" w:rsidP="00B15833">
      <w:pPr>
        <w:pStyle w:val="NormalList"/>
        <w:numPr>
          <w:ilvl w:val="0"/>
          <w:numId w:val="0"/>
        </w:numPr>
        <w:ind w:left="785" w:hanging="360"/>
      </w:pPr>
    </w:p>
    <w:p w14:paraId="45B6CC98" w14:textId="2DB0831D" w:rsidR="00F91579" w:rsidRDefault="00F91579" w:rsidP="00AB7CA7">
      <w:pPr>
        <w:pStyle w:val="Heading4"/>
      </w:pPr>
      <w:r>
        <w:t xml:space="preserve">3.4.2 </w:t>
      </w:r>
      <w:commentRangeStart w:id="396"/>
      <w:commentRangeStart w:id="397"/>
      <w:del w:id="398" w:author="Leon Mlakar" w:date="2024-09-27T09:53:00Z" w16du:dateUtc="2024-09-27T07:53:00Z">
        <w:r w:rsidR="00D91CB6" w:rsidDel="00AD3D47">
          <w:delText>Verify</w:delText>
        </w:r>
        <w:commentRangeEnd w:id="396"/>
        <w:r w:rsidDel="00AD3D47">
          <w:rPr>
            <w:rStyle w:val="CommentReference"/>
          </w:rPr>
          <w:commentReference w:id="396"/>
        </w:r>
        <w:commentRangeEnd w:id="397"/>
        <w:r w:rsidR="00B30282" w:rsidDel="00AD3D47">
          <w:rPr>
            <w:rStyle w:val="CommentReference"/>
            <w:rFonts w:ascii="Work Sans Medium" w:hAnsi="Work Sans Medium"/>
            <w:i/>
            <w:iCs/>
            <w:color w:val="339999" w:themeColor="accent6"/>
          </w:rPr>
          <w:commentReference w:id="397"/>
        </w:r>
      </w:del>
      <w:ins w:id="399" w:author="Leon Mlakar" w:date="2024-09-27T09:53:00Z" w16du:dateUtc="2024-09-27T07:53:00Z">
        <w:r w:rsidR="00AD3D47">
          <w:t>Resolve</w:t>
        </w:r>
      </w:ins>
    </w:p>
    <w:p w14:paraId="568278E9" w14:textId="4479A3AC" w:rsidR="00A870CB" w:rsidDel="00166186" w:rsidRDefault="00112598">
      <w:pPr>
        <w:rPr>
          <w:del w:id="400" w:author="Leon Mlakar" w:date="2024-09-27T09:56:00Z" w16du:dateUtc="2024-09-27T07:56:00Z"/>
        </w:rPr>
      </w:pPr>
      <w:commentRangeStart w:id="401"/>
      <w:r>
        <w:t>The</w:t>
      </w:r>
      <w:r w:rsidR="00186198" w:rsidRPr="00186198">
        <w:t xml:space="preserve"> </w:t>
      </w:r>
      <w:del w:id="402" w:author="Leon Mlakar" w:date="2024-09-27T09:53:00Z" w16du:dateUtc="2024-09-27T07:53:00Z">
        <w:r w:rsidR="00186198" w:rsidRPr="00186198" w:rsidDel="00AD3D47">
          <w:delText xml:space="preserve">verifier </w:delText>
        </w:r>
      </w:del>
      <w:ins w:id="403" w:author="Leon Mlakar" w:date="2024-09-27T09:53:00Z" w16du:dateUtc="2024-09-27T07:53:00Z">
        <w:r w:rsidR="00AD3D47">
          <w:t>resolver</w:t>
        </w:r>
        <w:r w:rsidR="00AD3D47" w:rsidRPr="00186198">
          <w:t xml:space="preserve"> </w:t>
        </w:r>
      </w:ins>
      <w:r w:rsidR="00186198" w:rsidRPr="00186198">
        <w:t>uses the DID (</w:t>
      </w:r>
      <w:proofErr w:type="spellStart"/>
      <w:r w:rsidR="00186198" w:rsidRPr="00186198">
        <w:t>TxID</w:t>
      </w:r>
      <w:proofErr w:type="spellEnd"/>
      <w:r w:rsidR="00186198" w:rsidRPr="00186198">
        <w:t xml:space="preserve">) to </w:t>
      </w:r>
      <w:r w:rsidR="00573CFB">
        <w:t>find</w:t>
      </w:r>
      <w:r w:rsidR="00186198" w:rsidRPr="00186198">
        <w:t xml:space="preserve"> the transaction in the ledger and identify the </w:t>
      </w:r>
      <w:r w:rsidR="00573CFB">
        <w:t>linked</w:t>
      </w:r>
      <w:r w:rsidR="00186198" w:rsidRPr="00186198">
        <w:t xml:space="preserve"> transactions containing the DID </w:t>
      </w:r>
      <w:r w:rsidR="00F84064" w:rsidRPr="00186198">
        <w:t>Document</w:t>
      </w:r>
      <w:r w:rsidR="008D00EA">
        <w:t xml:space="preserve">. </w:t>
      </w:r>
      <w:del w:id="404" w:author="Leon Mlakar" w:date="2024-09-27T09:54:00Z" w16du:dateUtc="2024-09-27T07:54:00Z">
        <w:r w:rsidR="00A870CB" w:rsidDel="00AD3D47">
          <w:delText xml:space="preserve">The verifier will </w:delText>
        </w:r>
        <w:r w:rsidR="00A870CB" w:rsidRPr="00A870CB" w:rsidDel="00AD3D47">
          <w:delText>r</w:delText>
        </w:r>
        <w:r w:rsidR="005B1618" w:rsidRPr="00A870CB" w:rsidDel="00AD3D47">
          <w:delText>equest DID status via a DID resolve</w:delText>
        </w:r>
        <w:r w:rsidR="00A63D06" w:rsidRPr="00A870CB" w:rsidDel="00AD3D47">
          <w:delText>r:</w:delText>
        </w:r>
        <w:r w:rsidR="00A63D06" w:rsidDel="00AD3D47">
          <w:delText xml:space="preserve"> </w:delText>
        </w:r>
      </w:del>
      <w:r w:rsidR="00A63D06">
        <w:t>Once</w:t>
      </w:r>
      <w:r w:rsidR="008D00EA">
        <w:t xml:space="preserve"> the DID Document </w:t>
      </w:r>
      <w:del w:id="405" w:author="Leon Mlakar" w:date="2024-09-27T09:54:00Z" w16du:dateUtc="2024-09-27T07:54:00Z">
        <w:r w:rsidR="008D00EA" w:rsidDel="00AD3D47">
          <w:delText xml:space="preserve">TX </w:delText>
        </w:r>
      </w:del>
      <w:ins w:id="406" w:author="Leon Mlakar" w:date="2024-09-27T09:54:00Z" w16du:dateUtc="2024-09-27T07:54:00Z">
        <w:r w:rsidR="00AD3D47">
          <w:t xml:space="preserve">Tx </w:t>
        </w:r>
      </w:ins>
      <w:r w:rsidR="008D00EA">
        <w:t>has be</w:t>
      </w:r>
      <w:r w:rsidR="00BD6691">
        <w:t>en</w:t>
      </w:r>
      <w:r w:rsidR="008D00EA">
        <w:t xml:space="preserve"> identified the </w:t>
      </w:r>
      <w:del w:id="407" w:author="Leon Mlakar" w:date="2024-09-27T09:54:00Z" w16du:dateUtc="2024-09-27T07:54:00Z">
        <w:r w:rsidR="008D00EA" w:rsidDel="00AD3D47">
          <w:delText xml:space="preserve">verifier </w:delText>
        </w:r>
      </w:del>
      <w:ins w:id="408" w:author="Leon Mlakar" w:date="2024-09-27T09:54:00Z" w16du:dateUtc="2024-09-27T07:54:00Z">
        <w:r w:rsidR="00AD3D47">
          <w:t xml:space="preserve">resolver </w:t>
        </w:r>
      </w:ins>
      <w:r w:rsidR="008D00EA">
        <w:t>do</w:t>
      </w:r>
      <w:r w:rsidR="00E00139">
        <w:t>es</w:t>
      </w:r>
      <w:r w:rsidR="008D00EA">
        <w:t xml:space="preserve"> a </w:t>
      </w:r>
      <w:r w:rsidR="00186198" w:rsidRPr="00186198">
        <w:t>status check on the output</w:t>
      </w:r>
      <w:r w:rsidR="00BE6FF2">
        <w:t xml:space="preserve"> of the Tx</w:t>
      </w:r>
      <w:r w:rsidR="00A63D06">
        <w:t xml:space="preserve"> via the DID Resolver. Who will find the </w:t>
      </w:r>
      <w:proofErr w:type="spellStart"/>
      <w:r w:rsidR="00A63D06">
        <w:t>TxID</w:t>
      </w:r>
      <w:proofErr w:type="spellEnd"/>
      <w:r w:rsidR="00A63D06">
        <w:t xml:space="preserve"> </w:t>
      </w:r>
      <w:r w:rsidR="004F6BB1">
        <w:t xml:space="preserve">given and track UTXO status until the last UTXO update is found. </w:t>
      </w:r>
      <w:del w:id="409" w:author="Leon Mlakar" w:date="2024-09-27T09:56:00Z" w16du:dateUtc="2024-09-27T07:56:00Z">
        <w:r w:rsidR="004F6BB1" w:rsidDel="00166186">
          <w:delText>The DID Resolver will provide the status of the latest transaction output</w:delText>
        </w:r>
        <w:r w:rsidR="00A870CB" w:rsidDel="00166186">
          <w:delText>.</w:delText>
        </w:r>
        <w:r w:rsidR="004F6BB1" w:rsidDel="00166186">
          <w:delText xml:space="preserve"> </w:delText>
        </w:r>
        <w:r w:rsidR="00E10146" w:rsidDel="00166186">
          <w:delText xml:space="preserve">The verifier will receive: </w:delText>
        </w:r>
      </w:del>
    </w:p>
    <w:p w14:paraId="2AA8481F" w14:textId="63B34610" w:rsidR="00E10146" w:rsidDel="00166186" w:rsidRDefault="00E10146">
      <w:pPr>
        <w:rPr>
          <w:del w:id="410" w:author="Leon Mlakar" w:date="2024-09-27T09:56:00Z" w16du:dateUtc="2024-09-27T07:56:00Z"/>
        </w:rPr>
        <w:pPrChange w:id="411" w:author="Leon Mlakar" w:date="2024-09-27T09:56:00Z" w16du:dateUtc="2024-09-27T07:56:00Z">
          <w:pPr>
            <w:pStyle w:val="ListParagraph"/>
            <w:numPr>
              <w:numId w:val="46"/>
            </w:numPr>
            <w:ind w:hanging="360"/>
          </w:pPr>
        </w:pPrChange>
      </w:pPr>
      <w:del w:id="412" w:author="Leon Mlakar" w:date="2024-09-27T09:56:00Z" w16du:dateUtc="2024-09-27T07:56:00Z">
        <w:r w:rsidDel="00166186">
          <w:delText xml:space="preserve">From the user: The credential type, claims contained in the credential, signature of the issuer and DID of the subject </w:delText>
        </w:r>
      </w:del>
    </w:p>
    <w:p w14:paraId="59E4CAB1" w14:textId="0FF26BE9" w:rsidR="00E10146" w:rsidRDefault="00E10146">
      <w:pPr>
        <w:pPrChange w:id="413" w:author="Leon Mlakar" w:date="2024-09-27T09:56:00Z" w16du:dateUtc="2024-09-27T07:56:00Z">
          <w:pPr>
            <w:pStyle w:val="ListParagraph"/>
            <w:numPr>
              <w:numId w:val="46"/>
            </w:numPr>
            <w:ind w:hanging="360"/>
          </w:pPr>
        </w:pPrChange>
      </w:pPr>
      <w:del w:id="414" w:author="Leon Mlakar" w:date="2024-09-27T09:56:00Z" w16du:dateUtc="2024-09-27T07:56:00Z">
        <w:r w:rsidDel="00166186">
          <w:delText xml:space="preserve">From the DID Resolver: </w:delText>
        </w:r>
        <w:commentRangeStart w:id="415"/>
        <w:r w:rsidDel="00166186">
          <w:delText>Status of the DID, signature check and DID Document status.</w:delText>
        </w:r>
        <w:commentRangeEnd w:id="415"/>
        <w:r w:rsidDel="00166186">
          <w:rPr>
            <w:rStyle w:val="CommentReference"/>
          </w:rPr>
          <w:commentReference w:id="415"/>
        </w:r>
      </w:del>
    </w:p>
    <w:p w14:paraId="68C3D889" w14:textId="77777777" w:rsidR="00E10146" w:rsidRDefault="00E10146" w:rsidP="006C1A09"/>
    <w:p w14:paraId="4C293533" w14:textId="2B8B707B" w:rsidR="00F91579" w:rsidRDefault="00E10146" w:rsidP="006C1A09">
      <w:r>
        <w:t xml:space="preserve">The </w:t>
      </w:r>
      <w:r w:rsidR="006C1A09">
        <w:t xml:space="preserve">DID Resolver can be </w:t>
      </w:r>
      <w:r w:rsidR="00186198" w:rsidRPr="00186198">
        <w:t>independently built and operated</w:t>
      </w:r>
      <w:r w:rsidR="007F2B5E">
        <w:t>,</w:t>
      </w:r>
      <w:r w:rsidR="00186198" w:rsidRPr="00186198">
        <w:t xml:space="preserve"> implemented according to this specification, or provided by a third party that supports the UTXO</w:t>
      </w:r>
      <w:r w:rsidR="007F2B5E">
        <w:t>-</w:t>
      </w:r>
      <w:r w:rsidR="00186198" w:rsidRPr="00186198">
        <w:t xml:space="preserve">DID method. </w:t>
      </w:r>
      <w:r w:rsidR="003D76C7">
        <w:t xml:space="preserve">This method permits the </w:t>
      </w:r>
      <w:del w:id="416" w:author="Leon Mlakar" w:date="2024-09-27T09:55:00Z" w16du:dateUtc="2024-09-27T07:55:00Z">
        <w:r w:rsidR="003D76C7" w:rsidDel="00AD3D47">
          <w:delText>v</w:delText>
        </w:r>
        <w:r w:rsidR="00186198" w:rsidRPr="00186198" w:rsidDel="00AD3D47">
          <w:delText xml:space="preserve">erifiers </w:delText>
        </w:r>
        <w:r w:rsidR="00E00139" w:rsidDel="00AD3D47">
          <w:delText xml:space="preserve">to </w:delText>
        </w:r>
      </w:del>
      <w:r w:rsidR="00186198" w:rsidRPr="00186198">
        <w:t xml:space="preserve">use </w:t>
      </w:r>
      <w:ins w:id="417" w:author="Leon Mlakar" w:date="2024-09-27T09:55:00Z" w16du:dateUtc="2024-09-27T07:55:00Z">
        <w:r w:rsidR="00AD3D47">
          <w:t>of</w:t>
        </w:r>
      </w:ins>
      <w:del w:id="418" w:author="Leon Mlakar" w:date="2024-09-27T09:55:00Z" w16du:dateUtc="2024-09-27T07:55:00Z">
        <w:r w:rsidR="00186198" w:rsidRPr="00186198" w:rsidDel="00AD3D47">
          <w:delText>a</w:delText>
        </w:r>
      </w:del>
      <w:r w:rsidR="00186198" w:rsidRPr="00186198">
        <w:t xml:space="preserve"> different resolver</w:t>
      </w:r>
      <w:ins w:id="419" w:author="Leon Mlakar" w:date="2024-09-27T09:55:00Z" w16du:dateUtc="2024-09-27T07:55:00Z">
        <w:r w:rsidR="00AD3D47">
          <w:t>s</w:t>
        </w:r>
      </w:ins>
      <w:r w:rsidR="00186198" w:rsidRPr="00186198">
        <w:t xml:space="preserve">, ensuring </w:t>
      </w:r>
      <w:del w:id="420" w:author="Leon Mlakar" w:date="2024-09-27T09:55:00Z" w16du:dateUtc="2024-09-27T07:55:00Z">
        <w:r w:rsidR="00186198" w:rsidRPr="00186198" w:rsidDel="00AD3D47">
          <w:delText xml:space="preserve">they </w:delText>
        </w:r>
      </w:del>
      <w:ins w:id="421" w:author="Leon Mlakar" w:date="2024-09-27T09:55:00Z" w16du:dateUtc="2024-09-27T07:55:00Z">
        <w:r w:rsidR="00AD3D47">
          <w:t>the users</w:t>
        </w:r>
        <w:r w:rsidR="00AD3D47" w:rsidRPr="00186198">
          <w:t xml:space="preserve"> </w:t>
        </w:r>
      </w:ins>
      <w:r w:rsidR="00186198" w:rsidRPr="00186198">
        <w:t>are not required to rely on or trust our specific implementation</w:t>
      </w:r>
      <w:r w:rsidR="00306D84">
        <w:t xml:space="preserve">. </w:t>
      </w:r>
      <w:commentRangeEnd w:id="401"/>
      <w:r>
        <w:rPr>
          <w:rStyle w:val="CommentReference"/>
          <w:rFonts w:ascii="Work Sans Medium" w:hAnsi="Work Sans Medium"/>
          <w:i/>
          <w:iCs/>
          <w:color w:val="339999" w:themeColor="accent6"/>
        </w:rPr>
        <w:commentReference w:id="401"/>
      </w:r>
    </w:p>
    <w:p w14:paraId="1C4D0BD1" w14:textId="77777777" w:rsidR="00186198" w:rsidRDefault="00186198" w:rsidP="00F91579"/>
    <w:p w14:paraId="55245605" w14:textId="77777777" w:rsidR="00C6223B" w:rsidRPr="00F91579" w:rsidRDefault="00C6223B" w:rsidP="00F91579"/>
    <w:p w14:paraId="1C86A675" w14:textId="3EA5775E" w:rsidR="00AB7CA7" w:rsidRDefault="00AB7CA7" w:rsidP="00AB7CA7">
      <w:pPr>
        <w:pStyle w:val="Heading4"/>
      </w:pPr>
      <w:r>
        <w:t>3.4.</w:t>
      </w:r>
      <w:r w:rsidR="00F91579">
        <w:t>3</w:t>
      </w:r>
      <w:r>
        <w:t xml:space="preserve"> </w:t>
      </w:r>
      <w:r w:rsidR="009325B0">
        <w:t>Update</w:t>
      </w:r>
      <w:r w:rsidR="00D117BC">
        <w:t xml:space="preserve"> </w:t>
      </w:r>
    </w:p>
    <w:p w14:paraId="2EB451D1" w14:textId="44391DB9" w:rsidR="007B6D80" w:rsidRDefault="007B6D80" w:rsidP="007B6D80">
      <w:pPr>
        <w:pStyle w:val="Heading5"/>
      </w:pPr>
      <w:r>
        <w:t>A. DID Document Status Update</w:t>
      </w:r>
    </w:p>
    <w:p w14:paraId="77CC450F" w14:textId="5AD32EE3" w:rsidR="00CC08DF" w:rsidDel="00166186" w:rsidRDefault="00430DB1" w:rsidP="00CC08DF">
      <w:pPr>
        <w:rPr>
          <w:del w:id="423" w:author="Leon Mlakar" w:date="2024-09-27T09:57:00Z" w16du:dateUtc="2024-09-27T07:57:00Z"/>
          <w:color w:val="064154" w:themeColor="accent1"/>
        </w:rPr>
      </w:pPr>
      <w:r>
        <w:rPr>
          <w:noProof/>
        </w:rPr>
        <w:drawing>
          <wp:anchor distT="0" distB="0" distL="114300" distR="114300" simplePos="0" relativeHeight="251658248" behindDoc="0" locked="0" layoutInCell="1" allowOverlap="1" wp14:anchorId="0A3DA0F0" wp14:editId="7BD67CB5">
            <wp:simplePos x="0" y="0"/>
            <wp:positionH relativeFrom="column">
              <wp:posOffset>-7620</wp:posOffset>
            </wp:positionH>
            <wp:positionV relativeFrom="paragraph">
              <wp:posOffset>673735</wp:posOffset>
            </wp:positionV>
            <wp:extent cx="5756275" cy="1363345"/>
            <wp:effectExtent l="0" t="0" r="0" b="0"/>
            <wp:wrapTopAndBottom/>
            <wp:docPr id="18252723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72340" name="Picture 7" descr="A screenshot of a computer&#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56275" cy="1363345"/>
                    </a:xfrm>
                    <a:prstGeom prst="rect">
                      <a:avLst/>
                    </a:prstGeom>
                  </pic:spPr>
                </pic:pic>
              </a:graphicData>
            </a:graphic>
            <wp14:sizeRelH relativeFrom="page">
              <wp14:pctWidth>0</wp14:pctWidth>
            </wp14:sizeRelH>
            <wp14:sizeRelV relativeFrom="page">
              <wp14:pctHeight>0</wp14:pctHeight>
            </wp14:sizeRelV>
          </wp:anchor>
        </w:drawing>
      </w:r>
      <w:r w:rsidR="00C00302">
        <w:rPr>
          <w:noProof/>
        </w:rPr>
        <mc:AlternateContent>
          <mc:Choice Requires="wps">
            <w:drawing>
              <wp:anchor distT="0" distB="0" distL="114300" distR="114300" simplePos="0" relativeHeight="251658254" behindDoc="0" locked="0" layoutInCell="1" allowOverlap="1" wp14:anchorId="2D3B0E08" wp14:editId="54C6EE61">
                <wp:simplePos x="0" y="0"/>
                <wp:positionH relativeFrom="column">
                  <wp:posOffset>-12065</wp:posOffset>
                </wp:positionH>
                <wp:positionV relativeFrom="paragraph">
                  <wp:posOffset>2034540</wp:posOffset>
                </wp:positionV>
                <wp:extent cx="5756275" cy="136525"/>
                <wp:effectExtent l="0" t="0" r="0" b="3175"/>
                <wp:wrapTopAndBottom/>
                <wp:docPr id="1603908706" name="Text Box 1"/>
                <wp:cNvGraphicFramePr/>
                <a:graphic xmlns:a="http://schemas.openxmlformats.org/drawingml/2006/main">
                  <a:graphicData uri="http://schemas.microsoft.com/office/word/2010/wordprocessingShape">
                    <wps:wsp>
                      <wps:cNvSpPr txBox="1"/>
                      <wps:spPr>
                        <a:xfrm>
                          <a:off x="0" y="0"/>
                          <a:ext cx="5756275" cy="136525"/>
                        </a:xfrm>
                        <a:prstGeom prst="rect">
                          <a:avLst/>
                        </a:prstGeom>
                        <a:solidFill>
                          <a:prstClr val="white"/>
                        </a:solidFill>
                        <a:ln>
                          <a:noFill/>
                        </a:ln>
                      </wps:spPr>
                      <wps:txbx>
                        <w:txbxContent>
                          <w:p w14:paraId="56CA8CBF" w14:textId="317D0098" w:rsidR="00C00302" w:rsidRPr="00C00302" w:rsidRDefault="00C00302" w:rsidP="00C00302">
                            <w:pPr>
                              <w:pStyle w:val="Caption"/>
                              <w:rPr>
                                <w:noProof/>
                                <w:color w:val="004860"/>
                                <w:sz w:val="12"/>
                                <w:szCs w:val="12"/>
                              </w:rPr>
                            </w:pPr>
                            <w:r w:rsidRPr="00C00302">
                              <w:rPr>
                                <w:sz w:val="12"/>
                                <w:szCs w:val="12"/>
                              </w:rPr>
                              <w:t xml:space="preserve">Figure </w:t>
                            </w:r>
                            <w:r w:rsidR="00430DB1">
                              <w:rPr>
                                <w:sz w:val="12"/>
                                <w:szCs w:val="12"/>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3B0E08" id="_x0000_s1034" type="#_x0000_t202" style="position:absolute;margin-left:-.95pt;margin-top:160.2pt;width:453.25pt;height:10.75pt;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" stroked="f">
                <v:textbox inset="0,0,0,0">
                  <w:txbxContent>
                    <w:p w14:paraId="56CA8CBF" w14:textId="317D0098" w:rsidR="00C00302" w:rsidRPr="00C00302" w:rsidRDefault="00C00302" w:rsidP="00C00302">
                      <w:pPr>
                        <w:pStyle w:val="Caption"/>
                        <w:rPr>
                          <w:noProof/>
                          <w:color w:val="004860"/>
                          <w:sz w:val="12"/>
                          <w:szCs w:val="12"/>
                        </w:rPr>
                      </w:pPr>
                      <w:r w:rsidRPr="00C00302">
                        <w:rPr>
                          <w:sz w:val="12"/>
                          <w:szCs w:val="12"/>
                        </w:rPr>
                        <w:t xml:space="preserve">Figure </w:t>
                      </w:r>
                      <w:r w:rsidR="00430DB1">
                        <w:rPr>
                          <w:sz w:val="12"/>
                          <w:szCs w:val="12"/>
                        </w:rPr>
                        <w:t>8</w:t>
                      </w:r>
                    </w:p>
                  </w:txbxContent>
                </v:textbox>
                <w10:wrap type="topAndBottom"/>
              </v:shape>
            </w:pict>
          </mc:Fallback>
        </mc:AlternateContent>
      </w:r>
      <w:r w:rsidR="00817A6A">
        <w:t xml:space="preserve">In this section we explain how </w:t>
      </w:r>
      <w:r w:rsidR="0093627E">
        <w:t>to</w:t>
      </w:r>
      <w:r w:rsidR="00204A7D">
        <w:t xml:space="preserve"> change the </w:t>
      </w:r>
      <w:commentRangeStart w:id="424"/>
      <w:r w:rsidR="00204A7D">
        <w:t xml:space="preserve">status </w:t>
      </w:r>
      <w:commentRangeEnd w:id="424"/>
      <w:r>
        <w:rPr>
          <w:rStyle w:val="CommentReference"/>
        </w:rPr>
        <w:commentReference w:id="424"/>
      </w:r>
      <w:r w:rsidR="00204A7D">
        <w:t>of the</w:t>
      </w:r>
      <w:r w:rsidR="0093627E">
        <w:t xml:space="preserve"> DID Document. </w:t>
      </w:r>
      <w:r w:rsidR="00CC08DF">
        <w:t xml:space="preserve">The </w:t>
      </w:r>
      <w:r w:rsidR="0093627E">
        <w:t>DID controller</w:t>
      </w:r>
      <w:r w:rsidR="00CC08DF">
        <w:t xml:space="preserve"> can change or update the status of the DID </w:t>
      </w:r>
      <w:r w:rsidR="004B6AC5">
        <w:t xml:space="preserve">Document </w:t>
      </w:r>
      <w:r w:rsidR="00CC08DF">
        <w:t>by creating a new transaction that spends the output of the latest transaction referring to the DID Document status</w:t>
      </w:r>
      <w:r w:rsidR="00CC08DF" w:rsidRPr="001B5102">
        <w:t xml:space="preserve">. </w:t>
      </w:r>
      <w:r w:rsidR="00CC08DF" w:rsidRPr="005915A1">
        <w:rPr>
          <w:i/>
          <w:iCs/>
        </w:rPr>
        <w:t>See Figure</w:t>
      </w:r>
      <w:r w:rsidR="005F35C5">
        <w:rPr>
          <w:i/>
          <w:iCs/>
        </w:rPr>
        <w:t xml:space="preserve"> </w:t>
      </w:r>
      <w:r w:rsidR="00E00139">
        <w:rPr>
          <w:i/>
          <w:iCs/>
        </w:rPr>
        <w:t>8</w:t>
      </w:r>
      <w:r w:rsidR="00CC08DF">
        <w:t xml:space="preserve">. </w:t>
      </w:r>
      <w:del w:id="425" w:author="Leon Mlakar" w:date="2024-09-27T09:57:00Z" w16du:dateUtc="2024-09-27T07:57:00Z">
        <w:r w:rsidR="00857D12" w:rsidDel="00166186">
          <w:rPr>
            <w:color w:val="064154" w:themeColor="accent1"/>
          </w:rPr>
          <w:delText xml:space="preserve">While the subject is able to spend the output. The resolver will always interpreter this as a revocation. </w:delText>
        </w:r>
      </w:del>
    </w:p>
    <w:p w14:paraId="0460DE34" w14:textId="77777777" w:rsidR="00AB06AB" w:rsidRPr="00857D12" w:rsidRDefault="00AB06AB" w:rsidP="00CC08DF">
      <w:pPr>
        <w:rPr>
          <w:color w:val="064154" w:themeColor="accent1"/>
        </w:rPr>
      </w:pPr>
    </w:p>
    <w:p w14:paraId="5065DA25" w14:textId="08D94241" w:rsidR="004B020A" w:rsidRPr="00857D12" w:rsidRDefault="004B020A" w:rsidP="0023663E"/>
    <w:p w14:paraId="3312E8A4" w14:textId="373EE790" w:rsidR="00D117BC" w:rsidRDefault="007B6D80" w:rsidP="007B6D80">
      <w:pPr>
        <w:pStyle w:val="Heading5"/>
      </w:pPr>
      <w:r>
        <w:t xml:space="preserve">B. </w:t>
      </w:r>
      <w:r w:rsidR="00D117BC">
        <w:t>Rotat</w:t>
      </w:r>
      <w:r w:rsidR="0098667A">
        <w:t>ion of</w:t>
      </w:r>
      <w:r w:rsidR="00D117BC">
        <w:t xml:space="preserve"> </w:t>
      </w:r>
      <w:r w:rsidR="00661C8B">
        <w:t>Keys</w:t>
      </w:r>
    </w:p>
    <w:p w14:paraId="77739F4F" w14:textId="77777777" w:rsidR="00D117BC" w:rsidRDefault="00D117BC" w:rsidP="00D117BC">
      <w:r>
        <w:t>Both subject and controller can initiate rotation of keys. How the rotation is performed depends on who is initiating and for what reason. Scheduled or voluntary rotations are different from rotations forced because keys have been compromised.</w:t>
      </w:r>
    </w:p>
    <w:p w14:paraId="29B3A1B2" w14:textId="19315813" w:rsidR="00D117BC" w:rsidRPr="00DD47BF" w:rsidRDefault="00D57B16" w:rsidP="00B15833">
      <w:pPr>
        <w:pStyle w:val="Heading6"/>
        <w:ind w:left="0" w:firstLine="0"/>
      </w:pPr>
      <w:r>
        <w:rPr>
          <w:rStyle w:val="Strong"/>
          <w:b w:val="0"/>
          <w:bCs w:val="0"/>
        </w:rPr>
        <w:t xml:space="preserve">Below </w:t>
      </w:r>
      <w:r w:rsidR="0039507F">
        <w:rPr>
          <w:rStyle w:val="Strong"/>
          <w:b w:val="0"/>
          <w:bCs w:val="0"/>
        </w:rPr>
        <w:t xml:space="preserve">we listed a series of </w:t>
      </w:r>
      <w:r>
        <w:rPr>
          <w:rStyle w:val="Strong"/>
          <w:b w:val="0"/>
          <w:bCs w:val="0"/>
        </w:rPr>
        <w:t xml:space="preserve">use </w:t>
      </w:r>
      <w:r w:rsidR="0039507F">
        <w:rPr>
          <w:rStyle w:val="Strong"/>
          <w:b w:val="0"/>
          <w:bCs w:val="0"/>
        </w:rPr>
        <w:t>cases</w:t>
      </w:r>
      <w:r w:rsidR="00D117BC" w:rsidRPr="0012745F">
        <w:rPr>
          <w:rStyle w:val="Strong"/>
          <w:b w:val="0"/>
          <w:bCs w:val="0"/>
        </w:rPr>
        <w:t>:</w:t>
      </w:r>
    </w:p>
    <w:p w14:paraId="6B4EF736" w14:textId="77777777" w:rsidR="00D117BC" w:rsidRDefault="00D117BC" w:rsidP="00D117BC">
      <w:pPr>
        <w:pStyle w:val="NormalList"/>
      </w:pPr>
      <w:r>
        <w:t>User Key Rotation with Valid Subject's Key</w:t>
      </w:r>
    </w:p>
    <w:p w14:paraId="6997B43D" w14:textId="77777777" w:rsidR="00D117BC" w:rsidRDefault="00D117BC" w:rsidP="00D117BC">
      <w:pPr>
        <w:pStyle w:val="NormalList"/>
      </w:pPr>
      <w:r>
        <w:t>User Key Rotation upon Compromised Subject's Key</w:t>
      </w:r>
    </w:p>
    <w:p w14:paraId="7BEA739B" w14:textId="49A31147" w:rsidR="00D117BC" w:rsidRDefault="00D117BC" w:rsidP="00D117BC">
      <w:pPr>
        <w:pStyle w:val="NormalList"/>
      </w:pPr>
      <w:r>
        <w:t>User Key Rotation because controller rotated its</w:t>
      </w:r>
      <w:r w:rsidR="005E2F52">
        <w:t xml:space="preserve"> &lt;PKC0&gt;</w:t>
      </w:r>
      <w:r>
        <w:t xml:space="preserve"> N key (user does not know if N was compromised or rotated regularly)</w:t>
      </w:r>
    </w:p>
    <w:p w14:paraId="6C61ED47" w14:textId="691F4F34" w:rsidR="00D117BC" w:rsidRDefault="00D117BC" w:rsidP="00D117BC">
      <w:pPr>
        <w:pStyle w:val="NormalList"/>
      </w:pPr>
      <w:r>
        <w:t>Controller rotation of valid or compromised M key</w:t>
      </w:r>
      <w:r w:rsidR="00243F8E">
        <w:t xml:space="preserve"> &lt;PKCD&gt;</w:t>
      </w:r>
    </w:p>
    <w:p w14:paraId="03D8B342" w14:textId="1E2FA156" w:rsidR="00D117BC" w:rsidRDefault="00D117BC" w:rsidP="00D117BC">
      <w:pPr>
        <w:pStyle w:val="NormalList"/>
      </w:pPr>
      <w:r>
        <w:t xml:space="preserve">Controller rotation to update a valid </w:t>
      </w:r>
      <w:r w:rsidR="00243F8E">
        <w:t>&lt;</w:t>
      </w:r>
      <w:r w:rsidR="00E533F5">
        <w:t>PKC0</w:t>
      </w:r>
      <w:r w:rsidR="00243F8E">
        <w:t>&gt;</w:t>
      </w:r>
      <w:r>
        <w:t xml:space="preserve"> key</w:t>
      </w:r>
    </w:p>
    <w:p w14:paraId="2B61A533" w14:textId="6AD4F2E1" w:rsidR="00D117BC" w:rsidRDefault="00D117BC" w:rsidP="00D117BC">
      <w:pPr>
        <w:pStyle w:val="NormalList"/>
      </w:pPr>
      <w:r>
        <w:t xml:space="preserve">Controller rotation upon </w:t>
      </w:r>
      <w:r w:rsidR="00243F8E">
        <w:t>&lt;</w:t>
      </w:r>
      <w:r w:rsidR="00E533F5">
        <w:t>PKC0</w:t>
      </w:r>
      <w:r w:rsidR="00243F8E">
        <w:t>&gt;</w:t>
      </w:r>
      <w:r>
        <w:t xml:space="preserve"> key compromised</w:t>
      </w:r>
    </w:p>
    <w:p w14:paraId="38C2D41D" w14:textId="44E152A6" w:rsidR="00D117BC" w:rsidRPr="0012745F" w:rsidRDefault="00D117BC" w:rsidP="009C1081">
      <w:pPr>
        <w:pStyle w:val="Heading7"/>
      </w:pPr>
      <w:r w:rsidRPr="0012745F">
        <w:t>Subject Key Rotation</w:t>
      </w:r>
    </w:p>
    <w:p w14:paraId="67B35032" w14:textId="25EE0DEE" w:rsidR="0098667A" w:rsidRDefault="0098667A" w:rsidP="00AC5EB2">
      <w:pPr>
        <w:rPr>
          <w:sz w:val="24"/>
          <w:szCs w:val="24"/>
        </w:rPr>
      </w:pPr>
      <w:r>
        <w:t xml:space="preserve">There are many reasons a </w:t>
      </w:r>
      <w:proofErr w:type="gramStart"/>
      <w:r w:rsidR="00E162AC">
        <w:t>S</w:t>
      </w:r>
      <w:r>
        <w:t>ubject key need</w:t>
      </w:r>
      <w:r w:rsidR="00E00139">
        <w:t>s</w:t>
      </w:r>
      <w:proofErr w:type="gramEnd"/>
      <w:r>
        <w:t xml:space="preserve"> to be rotated: </w:t>
      </w:r>
      <w:r w:rsidR="00D117BC">
        <w:t>either regular operating reasons like voluntary</w:t>
      </w:r>
      <w:r w:rsidR="00EF33C9">
        <w:t>,</w:t>
      </w:r>
      <w:r w:rsidR="00D117BC">
        <w:t xml:space="preserve"> scheduled rotation to comply with policies</w:t>
      </w:r>
      <w:r w:rsidR="00830299">
        <w:t xml:space="preserve">, </w:t>
      </w:r>
      <w:r w:rsidR="00D117BC">
        <w:t xml:space="preserve">security reason like a key being compromised or </w:t>
      </w:r>
      <w:r w:rsidR="00830299">
        <w:t xml:space="preserve">to keep </w:t>
      </w:r>
      <w:r w:rsidR="00125968">
        <w:t xml:space="preserve">a </w:t>
      </w:r>
      <w:r w:rsidR="00830299">
        <w:t>valid controller attestation</w:t>
      </w:r>
      <w:r w:rsidR="00D117BC">
        <w:t xml:space="preserve"> </w:t>
      </w:r>
      <w:r w:rsidR="005D20EE">
        <w:t xml:space="preserve">because the </w:t>
      </w:r>
      <w:r w:rsidR="00D117BC">
        <w:t xml:space="preserve">controller </w:t>
      </w:r>
      <w:r w:rsidR="005D20EE">
        <w:t xml:space="preserve">key has </w:t>
      </w:r>
      <w:r w:rsidR="00435B7C">
        <w:t xml:space="preserve">been </w:t>
      </w:r>
      <w:r w:rsidR="00D117BC">
        <w:t>rotated</w:t>
      </w:r>
      <w:r w:rsidR="00435B7C">
        <w:rPr>
          <w:sz w:val="24"/>
          <w:szCs w:val="24"/>
        </w:rPr>
        <w:t>.</w:t>
      </w:r>
      <w:r w:rsidR="00E533F5">
        <w:rPr>
          <w:sz w:val="24"/>
          <w:szCs w:val="24"/>
        </w:rPr>
        <w:t xml:space="preserve"> </w:t>
      </w:r>
    </w:p>
    <w:p w14:paraId="79D860CB" w14:textId="77777777" w:rsidR="0098667A" w:rsidRDefault="0098667A" w:rsidP="00AC5EB2">
      <w:pPr>
        <w:rPr>
          <w:sz w:val="24"/>
          <w:szCs w:val="24"/>
        </w:rPr>
      </w:pPr>
    </w:p>
    <w:p w14:paraId="1D8107F6" w14:textId="1C1CA358" w:rsidR="00A60780" w:rsidRPr="00A60780" w:rsidRDefault="0098667A" w:rsidP="00047CEA">
      <w:pPr>
        <w:pStyle w:val="ListParagraph"/>
        <w:numPr>
          <w:ilvl w:val="0"/>
          <w:numId w:val="46"/>
        </w:numPr>
        <w:rPr>
          <w:sz w:val="24"/>
          <w:szCs w:val="24"/>
        </w:rPr>
      </w:pPr>
      <w:r w:rsidRPr="0098667A">
        <w:rPr>
          <w:u w:val="single"/>
        </w:rPr>
        <w:t>Subject Key’s compromised:</w:t>
      </w:r>
      <w:r>
        <w:t xml:space="preserve"> </w:t>
      </w:r>
      <w:r w:rsidR="00D117BC">
        <w:t>In case the subject</w:t>
      </w:r>
      <w:r w:rsidR="00437ACA">
        <w:t>’</w:t>
      </w:r>
      <w:r w:rsidR="00D117BC">
        <w:t xml:space="preserve">s key was compromised, it cannot be used to attest the rights, and the DID controller will have to establish some authentication </w:t>
      </w:r>
      <w:r>
        <w:t xml:space="preserve">process </w:t>
      </w:r>
      <w:r w:rsidR="00D117BC">
        <w:t>of the subject that does not refer to the compromised keys. On</w:t>
      </w:r>
      <w:r w:rsidR="00405C49">
        <w:t>c</w:t>
      </w:r>
      <w:r w:rsidR="00D117BC">
        <w:t>e the DID Subject is authenticate</w:t>
      </w:r>
      <w:r w:rsidR="00D84F09">
        <w:t>d</w:t>
      </w:r>
      <w:r w:rsidR="00BE4549">
        <w:t>,</w:t>
      </w:r>
      <w:r w:rsidR="00D117BC">
        <w:t xml:space="preserve"> the </w:t>
      </w:r>
      <w:r w:rsidR="00AD20CC">
        <w:t>DID controller</w:t>
      </w:r>
      <w:r w:rsidR="00D117BC">
        <w:t xml:space="preserve"> will discover that “</w:t>
      </w:r>
      <w:r w:rsidR="00405C49">
        <w:t>PK</w:t>
      </w:r>
      <w:r w:rsidR="00D117BC">
        <w:t>S</w:t>
      </w:r>
      <w:r w:rsidR="00405C49">
        <w:t>0</w:t>
      </w:r>
      <w:r w:rsidR="00D117BC">
        <w:t xml:space="preserve">” has been compromised and will sign </w:t>
      </w:r>
      <w:r w:rsidR="00F61B50">
        <w:t>a new</w:t>
      </w:r>
      <w:r w:rsidR="00D117BC">
        <w:t xml:space="preserve"> </w:t>
      </w:r>
      <w:r w:rsidR="00F61B50">
        <w:t>issuance</w:t>
      </w:r>
      <w:r w:rsidR="00D117BC">
        <w:t xml:space="preserve"> transaction using </w:t>
      </w:r>
      <w:r w:rsidR="002F6ECB">
        <w:t xml:space="preserve">its </w:t>
      </w:r>
      <w:r w:rsidR="00E533F5">
        <w:t>PKC0</w:t>
      </w:r>
      <w:r w:rsidR="00D117BC">
        <w:t xml:space="preserve"> key.</w:t>
      </w:r>
      <w:r w:rsidR="00AD20CC" w:rsidRPr="00AD20CC">
        <w:t xml:space="preserve"> </w:t>
      </w:r>
      <w:r w:rsidR="00B47119">
        <w:t>T</w:t>
      </w:r>
      <w:r w:rsidR="005F3B4C">
        <w:t xml:space="preserve">he output spent from the transaction </w:t>
      </w:r>
      <w:r w:rsidR="00F61B50">
        <w:lastRenderedPageBreak/>
        <w:t>referring</w:t>
      </w:r>
      <w:r w:rsidR="005F3B4C">
        <w:t xml:space="preserve"> to the </w:t>
      </w:r>
      <w:r w:rsidR="00925C66">
        <w:t xml:space="preserve">latest DID Document </w:t>
      </w:r>
      <w:r w:rsidR="00CE3B31">
        <w:t xml:space="preserve">transaction: </w:t>
      </w:r>
      <w:proofErr w:type="spellStart"/>
      <w:r w:rsidR="00925C66" w:rsidRPr="00B47119">
        <w:rPr>
          <w:rFonts w:ascii="Courier New" w:hAnsi="Courier New" w:cs="Courier New"/>
          <w:b/>
          <w:bCs/>
          <w:i/>
          <w:iCs/>
        </w:rPr>
        <w:t>TX</w:t>
      </w:r>
      <w:del w:id="426" w:author="Leon Mlakar" w:date="2024-09-27T09:57:00Z" w16du:dateUtc="2024-09-27T07:57:00Z">
        <w:r w:rsidR="00925C66" w:rsidRPr="00B47119" w:rsidDel="00166186">
          <w:rPr>
            <w:rFonts w:ascii="Courier New" w:hAnsi="Courier New" w:cs="Courier New"/>
            <w:b/>
            <w:bCs/>
            <w:i/>
            <w:iCs/>
          </w:rPr>
          <w:delText>ID</w:delText>
        </w:r>
      </w:del>
      <w:r w:rsidR="00925C66" w:rsidRPr="00B47119">
        <w:rPr>
          <w:rFonts w:ascii="Courier New" w:hAnsi="Courier New" w:cs="Courier New"/>
          <w:b/>
          <w:bCs/>
          <w:i/>
          <w:iCs/>
        </w:rPr>
        <w:t>n</w:t>
      </w:r>
      <w:proofErr w:type="spellEnd"/>
      <w:r w:rsidR="00B47119">
        <w:t xml:space="preserve"> becomes the input of </w:t>
      </w:r>
      <w:proofErr w:type="spellStart"/>
      <w:r w:rsidR="00B47119" w:rsidRPr="00B47119">
        <w:rPr>
          <w:rFonts w:ascii="Courier New" w:hAnsi="Courier New" w:cs="Courier New"/>
          <w:b/>
          <w:bCs/>
          <w:i/>
          <w:iCs/>
        </w:rPr>
        <w:t>TX</w:t>
      </w:r>
      <w:r w:rsidR="00F003CA">
        <w:rPr>
          <w:rFonts w:ascii="Courier New" w:hAnsi="Courier New" w:cs="Courier New"/>
          <w:b/>
          <w:bCs/>
          <w:i/>
          <w:iCs/>
        </w:rPr>
        <w:t>f</w:t>
      </w:r>
      <w:proofErr w:type="spellEnd"/>
      <w:r w:rsidR="00415621">
        <w:rPr>
          <w:rFonts w:ascii="Courier New" w:hAnsi="Courier New" w:cs="Courier New"/>
          <w:b/>
          <w:bCs/>
          <w:i/>
          <w:iCs/>
        </w:rPr>
        <w:t xml:space="preserve"> </w:t>
      </w:r>
      <w:r w:rsidR="002F7B17">
        <w:rPr>
          <w:rFonts w:ascii="Courier New" w:hAnsi="Courier New" w:cs="Courier New"/>
          <w:b/>
          <w:bCs/>
          <w:i/>
          <w:iCs/>
        </w:rPr>
        <w:t>(</w:t>
      </w:r>
      <w:r w:rsidR="00415621">
        <w:rPr>
          <w:rFonts w:ascii="Courier New" w:hAnsi="Courier New" w:cs="Courier New"/>
          <w:b/>
          <w:bCs/>
          <w:i/>
          <w:iCs/>
        </w:rPr>
        <w:t>funding Tx</w:t>
      </w:r>
      <w:r w:rsidR="002F7B17">
        <w:rPr>
          <w:rFonts w:ascii="Courier New" w:hAnsi="Courier New" w:cs="Courier New"/>
          <w:b/>
          <w:bCs/>
          <w:i/>
          <w:iCs/>
        </w:rPr>
        <w:t>)</w:t>
      </w:r>
      <w:r w:rsidR="00F61B50">
        <w:rPr>
          <w:rFonts w:ascii="Courier New" w:hAnsi="Courier New" w:cs="Courier New"/>
          <w:b/>
          <w:bCs/>
          <w:i/>
          <w:iCs/>
        </w:rPr>
        <w:t>.</w:t>
      </w:r>
      <w:r w:rsidR="00BC56A1" w:rsidRPr="00BC56A1">
        <w:t xml:space="preserve"> </w:t>
      </w:r>
      <w:r w:rsidR="00F61B50" w:rsidRPr="00BC56A1">
        <w:t>This transaction</w:t>
      </w:r>
      <w:r w:rsidR="00BC56A1" w:rsidRPr="00BC56A1">
        <w:t xml:space="preserve"> </w:t>
      </w:r>
      <w:r w:rsidR="00167F18" w:rsidRPr="00BC56A1">
        <w:t>locked</w:t>
      </w:r>
      <w:r w:rsidR="00464163">
        <w:t xml:space="preserve"> the new output</w:t>
      </w:r>
      <w:r w:rsidR="00167F18">
        <w:t xml:space="preserve"> to </w:t>
      </w:r>
      <w:r w:rsidR="00BC56A1">
        <w:t xml:space="preserve">the controller’s unchanged public key and the subject’s new public key. </w:t>
      </w:r>
    </w:p>
    <w:p w14:paraId="0802AB3D" w14:textId="48563940" w:rsidR="00BF1141" w:rsidRPr="00BF1141" w:rsidRDefault="00A60780" w:rsidP="00047CEA">
      <w:pPr>
        <w:pStyle w:val="ListParagraph"/>
        <w:numPr>
          <w:ilvl w:val="0"/>
          <w:numId w:val="46"/>
        </w:numPr>
        <w:rPr>
          <w:sz w:val="24"/>
          <w:szCs w:val="24"/>
        </w:rPr>
      </w:pPr>
      <w:r w:rsidRPr="0098667A">
        <w:rPr>
          <w:u w:val="single"/>
        </w:rPr>
        <w:t xml:space="preserve">Subject Key’s </w:t>
      </w:r>
      <w:r>
        <w:rPr>
          <w:u w:val="single"/>
        </w:rPr>
        <w:t>not compromised</w:t>
      </w:r>
      <w:r w:rsidRPr="0098667A">
        <w:rPr>
          <w:u w:val="single"/>
        </w:rPr>
        <w:t>:</w:t>
      </w:r>
      <w:r>
        <w:t xml:space="preserve"> </w:t>
      </w:r>
      <w:r w:rsidR="00D117BC">
        <w:t xml:space="preserve">In all other cases the </w:t>
      </w:r>
      <w:r w:rsidR="00BB2496">
        <w:t>authentication of the subject via an external channel</w:t>
      </w:r>
      <w:r w:rsidR="00D117BC">
        <w:t xml:space="preserve"> is not necessary as the old key is considered secure and DID Subject will have to use both old and new key</w:t>
      </w:r>
      <w:r>
        <w:t xml:space="preserve">s to </w:t>
      </w:r>
      <w:r w:rsidR="00D117BC">
        <w:t>attesti</w:t>
      </w:r>
      <w:r w:rsidR="00BF1141">
        <w:t>ng</w:t>
      </w:r>
      <w:r w:rsidR="00D117BC">
        <w:t xml:space="preserve"> that it is authorized to rotate the key as well as prove that it owns the new key.</w:t>
      </w:r>
      <w:r w:rsidR="00AC5EB2">
        <w:t xml:space="preserve"> </w:t>
      </w:r>
    </w:p>
    <w:p w14:paraId="08A02E05" w14:textId="1096D0DA" w:rsidR="00BF1141" w:rsidRDefault="00BF1141" w:rsidP="00BF1141">
      <w:pPr>
        <w:rPr>
          <w:sz w:val="24"/>
          <w:szCs w:val="24"/>
        </w:rPr>
      </w:pPr>
    </w:p>
    <w:p w14:paraId="6C977AA9" w14:textId="7D74BD18" w:rsidR="003B71EB" w:rsidRDefault="00166186">
      <w:pPr>
        <w:spacing w:line="240" w:lineRule="auto"/>
      </w:pPr>
      <w:r>
        <w:rPr>
          <w:noProof/>
        </w:rPr>
        <w:drawing>
          <wp:anchor distT="0" distB="0" distL="114300" distR="114300" simplePos="0" relativeHeight="251658245" behindDoc="0" locked="0" layoutInCell="1" allowOverlap="1" wp14:anchorId="2BA88140" wp14:editId="01B85BBF">
            <wp:simplePos x="0" y="0"/>
            <wp:positionH relativeFrom="margin">
              <wp:posOffset>149860</wp:posOffset>
            </wp:positionH>
            <wp:positionV relativeFrom="margin">
              <wp:posOffset>1196975</wp:posOffset>
            </wp:positionV>
            <wp:extent cx="5756275" cy="4808855"/>
            <wp:effectExtent l="0" t="0" r="0" b="4445"/>
            <wp:wrapSquare wrapText="bothSides"/>
            <wp:docPr id="188665385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53855" name="Picture 15" descr="A screenshot of a computer&#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5756275" cy="4808855"/>
                    </a:xfrm>
                    <a:prstGeom prst="rect">
                      <a:avLst/>
                    </a:prstGeom>
                  </pic:spPr>
                </pic:pic>
              </a:graphicData>
            </a:graphic>
          </wp:anchor>
        </w:drawing>
      </w:r>
      <w:del w:id="427" w:author="Leon Mlakar" w:date="2024-09-27T09:57:00Z" w16du:dateUtc="2024-09-27T07:57:00Z">
        <w:r w:rsidR="003B71EB" w:rsidDel="00166186">
          <w:br w:type="page"/>
        </w:r>
      </w:del>
    </w:p>
    <w:p w14:paraId="704021E1" w14:textId="59611BCF" w:rsidR="00D42A14" w:rsidRPr="0012745F" w:rsidRDefault="001003F4" w:rsidP="009C1081">
      <w:pPr>
        <w:pStyle w:val="Heading7"/>
      </w:pPr>
      <w:r>
        <w:rPr>
          <w:noProof/>
        </w:rPr>
        <mc:AlternateContent>
          <mc:Choice Requires="wps">
            <w:drawing>
              <wp:anchor distT="0" distB="0" distL="114300" distR="114300" simplePos="0" relativeHeight="251658253" behindDoc="0" locked="0" layoutInCell="1" allowOverlap="1" wp14:anchorId="10ABC4BD" wp14:editId="1B6EBA22">
                <wp:simplePos x="0" y="0"/>
                <wp:positionH relativeFrom="column">
                  <wp:posOffset>-5080</wp:posOffset>
                </wp:positionH>
                <wp:positionV relativeFrom="paragraph">
                  <wp:posOffset>4920615</wp:posOffset>
                </wp:positionV>
                <wp:extent cx="5756275" cy="200025"/>
                <wp:effectExtent l="0" t="0" r="0" b="3175"/>
                <wp:wrapSquare wrapText="bothSides"/>
                <wp:docPr id="1587482729" name="Text Box 1"/>
                <wp:cNvGraphicFramePr/>
                <a:graphic xmlns:a="http://schemas.openxmlformats.org/drawingml/2006/main">
                  <a:graphicData uri="http://schemas.microsoft.com/office/word/2010/wordprocessingShape">
                    <wps:wsp>
                      <wps:cNvSpPr txBox="1"/>
                      <wps:spPr>
                        <a:xfrm>
                          <a:off x="0" y="0"/>
                          <a:ext cx="5756275" cy="200025"/>
                        </a:xfrm>
                        <a:prstGeom prst="rect">
                          <a:avLst/>
                        </a:prstGeom>
                        <a:solidFill>
                          <a:prstClr val="white"/>
                        </a:solidFill>
                        <a:ln>
                          <a:noFill/>
                        </a:ln>
                      </wps:spPr>
                      <wps:txbx>
                        <w:txbxContent>
                          <w:p w14:paraId="0A7F0161" w14:textId="747C195C" w:rsidR="00BF1141" w:rsidRPr="00BF1141" w:rsidRDefault="00BF1141" w:rsidP="00BF1141">
                            <w:pPr>
                              <w:pStyle w:val="Caption"/>
                              <w:rPr>
                                <w:sz w:val="12"/>
                                <w:szCs w:val="12"/>
                              </w:rPr>
                            </w:pPr>
                            <w:r w:rsidRPr="00BF1141">
                              <w:rPr>
                                <w:sz w:val="12"/>
                                <w:szCs w:val="12"/>
                              </w:rPr>
                              <w:t>Figure 9. Notification of key rotation of end-user is a user experience decision, configurable and not mandatory. Invalid signatures will be rejected by blockchain.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BC4BD" id="_x0000_s1035" type="#_x0000_t202" style="position:absolute;left:0;text-align:left;margin-left:-.4pt;margin-top:387.45pt;width:453.25pt;height:15.75pt;z-index:2516582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" stroked="f">
                <v:textbox inset="0,0,0,0">
                  <w:txbxContent>
                    <w:p w14:paraId="0A7F0161" w14:textId="747C195C" w:rsidR="00BF1141" w:rsidRPr="00BF1141" w:rsidRDefault="00BF1141" w:rsidP="00BF1141">
                      <w:pPr>
                        <w:pStyle w:val="Caption"/>
                        <w:rPr>
                          <w:sz w:val="12"/>
                          <w:szCs w:val="12"/>
                        </w:rPr>
                      </w:pPr>
                      <w:r w:rsidRPr="00BF1141">
                        <w:rPr>
                          <w:sz w:val="12"/>
                          <w:szCs w:val="12"/>
                        </w:rPr>
                        <w:t>Figure 9. Notification of key rotation of end-user is a user experience decision, configurable and not mandatory. Invalid signatures will be rejected by blockchain.</w:t>
                      </w:r>
                    </w:p>
                  </w:txbxContent>
                </v:textbox>
                <w10:wrap type="square"/>
              </v:shape>
            </w:pict>
          </mc:Fallback>
        </mc:AlternateContent>
      </w:r>
      <w:r w:rsidR="00D42A14">
        <w:t>Controller</w:t>
      </w:r>
      <w:r w:rsidR="00D42A14" w:rsidRPr="0012745F">
        <w:t xml:space="preserve"> Key Rotation</w:t>
      </w:r>
    </w:p>
    <w:p w14:paraId="1A394771" w14:textId="32D95665" w:rsidR="002A3B5C" w:rsidRPr="002A3B5C" w:rsidRDefault="00FC2BFE" w:rsidP="002A3B5C">
      <w:r>
        <w:t xml:space="preserve">There are many reasons a </w:t>
      </w:r>
      <w:r w:rsidR="00E162AC">
        <w:t>Controller</w:t>
      </w:r>
      <w:r>
        <w:t xml:space="preserve"> key need</w:t>
      </w:r>
      <w:r w:rsidR="00E6155B">
        <w:t>s</w:t>
      </w:r>
      <w:r>
        <w:t xml:space="preserve"> to be rotated: either regular operating reasons like voluntary, scheduled rotation to comply with policies, security reason like</w:t>
      </w:r>
      <w:r w:rsidR="005B0E16">
        <w:t xml:space="preserve"> any of the </w:t>
      </w:r>
      <w:r w:rsidR="00E162AC">
        <w:t>Controller</w:t>
      </w:r>
      <w:r w:rsidR="005B0E16">
        <w:t xml:space="preserve"> keys: PKCD or PKC0 has been</w:t>
      </w:r>
      <w:r>
        <w:t xml:space="preserve"> compromised</w:t>
      </w:r>
      <w:r w:rsidR="00243F8E">
        <w:t xml:space="preserve">. </w:t>
      </w:r>
      <w:r w:rsidR="002A3B5C" w:rsidRPr="002A3B5C">
        <w:rPr>
          <w:rStyle w:val="normaltextrun"/>
        </w:rPr>
        <w:t>The Controller can lose any of the following keys.</w:t>
      </w:r>
      <w:r w:rsidR="002A3B5C" w:rsidRPr="002A3B5C">
        <w:rPr>
          <w:rStyle w:val="eop"/>
        </w:rPr>
        <w:t> </w:t>
      </w:r>
    </w:p>
    <w:p w14:paraId="2276856E" w14:textId="00B5CE67" w:rsidR="002A3B5C" w:rsidRPr="002A3B5C" w:rsidRDefault="00243F8E" w:rsidP="00243F8E">
      <w:pPr>
        <w:pStyle w:val="NormalList"/>
      </w:pPr>
      <w:r w:rsidRPr="00243F8E">
        <w:rPr>
          <w:rStyle w:val="normaltextrun"/>
          <w:u w:val="single"/>
        </w:rPr>
        <w:t>&lt;PKCD&gt;:</w:t>
      </w:r>
      <w:r>
        <w:rPr>
          <w:rStyle w:val="normaltextrun"/>
        </w:rPr>
        <w:t xml:space="preserve"> </w:t>
      </w:r>
      <w:r w:rsidR="002A3B5C" w:rsidRPr="002A3B5C">
        <w:rPr>
          <w:rStyle w:val="normaltextrun"/>
        </w:rPr>
        <w:t>Master Key which changes their own DID Authentication as well as all the issued DIDs.</w:t>
      </w:r>
      <w:r w:rsidR="002A3B5C" w:rsidRPr="002A3B5C">
        <w:rPr>
          <w:rStyle w:val="eop"/>
        </w:rPr>
        <w:t> </w:t>
      </w:r>
    </w:p>
    <w:p w14:paraId="093F7F8D" w14:textId="59C18F03" w:rsidR="00707210" w:rsidRDefault="00243F8E" w:rsidP="00243F8E">
      <w:pPr>
        <w:pStyle w:val="NormalList"/>
        <w:rPr>
          <w:rStyle w:val="eop"/>
        </w:rPr>
      </w:pPr>
      <w:r w:rsidRPr="00243F8E">
        <w:rPr>
          <w:rStyle w:val="normaltextrun"/>
          <w:u w:val="single"/>
        </w:rPr>
        <w:t>&lt;</w:t>
      </w:r>
      <w:r w:rsidRPr="00243F8E">
        <w:rPr>
          <w:u w:val="single"/>
        </w:rPr>
        <w:t>PKC0&gt;:</w:t>
      </w:r>
      <w:r>
        <w:t xml:space="preserve"> </w:t>
      </w:r>
      <w:r w:rsidR="002A3B5C" w:rsidRPr="002A3B5C">
        <w:rPr>
          <w:rStyle w:val="normaltextrun"/>
        </w:rPr>
        <w:t>Public Key associated with their DID document, i.e. the Root key for all their DID Issuance. </w:t>
      </w:r>
      <w:r w:rsidR="002A3B5C" w:rsidRPr="002A3B5C">
        <w:rPr>
          <w:rStyle w:val="eop"/>
        </w:rPr>
        <w:t> </w:t>
      </w:r>
    </w:p>
    <w:p w14:paraId="5EE97252" w14:textId="40EC36C9" w:rsidR="00707210" w:rsidRDefault="00707210" w:rsidP="00707210">
      <w:pPr>
        <w:pStyle w:val="NormalList"/>
        <w:numPr>
          <w:ilvl w:val="0"/>
          <w:numId w:val="0"/>
        </w:numPr>
        <w:ind w:left="785" w:hanging="360"/>
        <w:rPr>
          <w:rStyle w:val="eop"/>
        </w:rPr>
      </w:pPr>
    </w:p>
    <w:p w14:paraId="412A6B8D" w14:textId="57F04B14" w:rsidR="00243F8E" w:rsidRPr="002A3B5C" w:rsidRDefault="00243F8E" w:rsidP="00707210">
      <w:r>
        <w:t>Only in</w:t>
      </w:r>
      <w:r w:rsidRPr="002A3B5C">
        <w:rPr>
          <w:rStyle w:val="normaltextrun"/>
        </w:rPr>
        <w:t xml:space="preserve"> the scenario </w:t>
      </w:r>
      <w:r>
        <w:rPr>
          <w:rStyle w:val="normaltextrun"/>
        </w:rPr>
        <w:t>in</w:t>
      </w:r>
      <w:r w:rsidRPr="002A3B5C">
        <w:rPr>
          <w:rStyle w:val="normaltextrun"/>
        </w:rPr>
        <w:t xml:space="preserve"> which</w:t>
      </w:r>
      <w:r>
        <w:rPr>
          <w:rStyle w:val="normaltextrun"/>
        </w:rPr>
        <w:t xml:space="preserve"> the Controller losses his master key </w:t>
      </w:r>
      <w:r w:rsidRPr="00A55956">
        <w:rPr>
          <w:rStyle w:val="normaltextrun"/>
          <w:rFonts w:ascii="Courier New" w:hAnsi="Courier New" w:cs="Courier New"/>
          <w:b/>
          <w:bCs/>
          <w:i/>
          <w:iCs/>
        </w:rPr>
        <w:t>&lt;PKCD</w:t>
      </w:r>
      <w:r w:rsidR="00A55956">
        <w:rPr>
          <w:rStyle w:val="normaltextrun"/>
          <w:rFonts w:ascii="Courier New" w:hAnsi="Courier New" w:cs="Courier New"/>
          <w:b/>
          <w:bCs/>
          <w:i/>
          <w:iCs/>
        </w:rPr>
        <w:t>’</w:t>
      </w:r>
      <w:r w:rsidRPr="00A55956">
        <w:rPr>
          <w:rStyle w:val="normaltextrun"/>
          <w:rFonts w:ascii="Courier New" w:hAnsi="Courier New" w:cs="Courier New"/>
          <w:b/>
          <w:bCs/>
          <w:i/>
          <w:iCs/>
        </w:rPr>
        <w:t xml:space="preserve">&gt;, </w:t>
      </w:r>
      <w:r w:rsidRPr="002A3B5C">
        <w:rPr>
          <w:rStyle w:val="normaltextrun"/>
        </w:rPr>
        <w:t xml:space="preserve">would require </w:t>
      </w:r>
      <w:r>
        <w:rPr>
          <w:rStyle w:val="normaltextrun"/>
        </w:rPr>
        <w:t>a different process for Key rotation.</w:t>
      </w:r>
      <w:r w:rsidRPr="002A3B5C">
        <w:rPr>
          <w:rStyle w:val="normaltextrun"/>
        </w:rPr>
        <w:t xml:space="preserve"> </w:t>
      </w:r>
      <w:r w:rsidR="00280506">
        <w:rPr>
          <w:rStyle w:val="normaltextrun"/>
        </w:rPr>
        <w:t xml:space="preserve">When changing </w:t>
      </w:r>
      <w:r w:rsidR="00280506" w:rsidRPr="00A94902">
        <w:rPr>
          <w:rStyle w:val="normaltextrun"/>
          <w:rFonts w:ascii="Courier New" w:hAnsi="Courier New" w:cs="Courier New"/>
          <w:b/>
          <w:bCs/>
          <w:i/>
          <w:iCs/>
        </w:rPr>
        <w:t>&lt;PKC0&gt;</w:t>
      </w:r>
      <w:r w:rsidRPr="00A94902">
        <w:rPr>
          <w:rStyle w:val="normaltextrun"/>
          <w:rFonts w:ascii="Courier New" w:hAnsi="Courier New" w:cs="Courier New"/>
          <w:b/>
          <w:bCs/>
          <w:i/>
          <w:iCs/>
        </w:rPr>
        <w:t xml:space="preserve"> </w:t>
      </w:r>
      <w:r w:rsidRPr="002A3B5C">
        <w:rPr>
          <w:rStyle w:val="normaltextrun"/>
        </w:rPr>
        <w:t>the Controller will just be able to update the keys themselves. </w:t>
      </w:r>
      <w:r w:rsidRPr="002A3B5C">
        <w:rPr>
          <w:rStyle w:val="eop"/>
        </w:rPr>
        <w:t> </w:t>
      </w:r>
    </w:p>
    <w:p w14:paraId="3E6BC7EB" w14:textId="657DB360" w:rsidR="002A3B5C" w:rsidRPr="002A3B5C" w:rsidRDefault="002A3B5C" w:rsidP="002A3B5C"/>
    <w:p w14:paraId="2526036F" w14:textId="78799B7E" w:rsidR="001A6D44" w:rsidRDefault="005F6113" w:rsidP="001A6D44">
      <w:r w:rsidRPr="001A6D44">
        <w:rPr>
          <w:u w:val="single"/>
        </w:rPr>
        <w:t>Compromised PKCD:</w:t>
      </w:r>
      <w:r>
        <w:t xml:space="preserve"> </w:t>
      </w:r>
      <w:r w:rsidRPr="005F6113">
        <w:t xml:space="preserve">The process begins with the DID Controller performing a Master Key update, during which the </w:t>
      </w:r>
      <w:r w:rsidR="00D57794">
        <w:t>C</w:t>
      </w:r>
      <w:r w:rsidRPr="005F6113">
        <w:t>ontroller</w:t>
      </w:r>
      <w:r w:rsidR="00D57794">
        <w:t xml:space="preserve"> </w:t>
      </w:r>
      <w:r w:rsidRPr="005F6113">
        <w:t xml:space="preserve">updated </w:t>
      </w:r>
      <w:r w:rsidR="00D57794">
        <w:t xml:space="preserve">its key </w:t>
      </w:r>
      <w:r w:rsidRPr="005F6113">
        <w:t>to the new Master Public Key</w:t>
      </w:r>
      <w:r w:rsidR="00A55956">
        <w:t xml:space="preserve"> </w:t>
      </w:r>
      <w:r w:rsidR="00A55956" w:rsidRPr="001A6D44">
        <w:rPr>
          <w:rFonts w:ascii="Courier New" w:hAnsi="Courier New" w:cs="Courier New"/>
          <w:b/>
          <w:bCs/>
          <w:i/>
          <w:iCs/>
        </w:rPr>
        <w:t>&lt;PKCD’&gt;</w:t>
      </w:r>
      <w:r w:rsidRPr="005F6113">
        <w:t>. Subsequently, the controller generates a new DID for itself</w:t>
      </w:r>
      <w:r w:rsidR="007373FD">
        <w:t xml:space="preserve"> </w:t>
      </w:r>
      <w:r w:rsidR="007373FD" w:rsidRPr="001A6D44">
        <w:rPr>
          <w:rFonts w:ascii="Courier New" w:hAnsi="Courier New" w:cs="Courier New"/>
          <w:b/>
          <w:bCs/>
          <w:i/>
          <w:iCs/>
        </w:rPr>
        <w:t xml:space="preserve">&lt;TxID0’&gt; </w:t>
      </w:r>
      <w:r w:rsidRPr="005F6113">
        <w:t>, linking the previous public key to the new one, and then creates and publishes a new DID Document</w:t>
      </w:r>
      <w:r w:rsidR="007373FD">
        <w:t xml:space="preserve"> </w:t>
      </w:r>
      <w:r w:rsidR="007373FD" w:rsidRPr="001A6D44">
        <w:rPr>
          <w:rFonts w:ascii="Courier New" w:hAnsi="Courier New" w:cs="Courier New"/>
          <w:b/>
          <w:bCs/>
          <w:i/>
          <w:iCs/>
        </w:rPr>
        <w:t xml:space="preserve">&lt;TxID1’&gt; </w:t>
      </w:r>
      <w:r w:rsidR="007373FD">
        <w:t>spending</w:t>
      </w:r>
      <w:r w:rsidR="00286B3C">
        <w:t xml:space="preserve"> </w:t>
      </w:r>
      <w:r w:rsidR="009E6790" w:rsidRPr="001A6D44">
        <w:rPr>
          <w:rFonts w:ascii="Courier New" w:hAnsi="Courier New" w:cs="Courier New"/>
          <w:b/>
          <w:bCs/>
          <w:i/>
          <w:iCs/>
        </w:rPr>
        <w:t>&lt;TxID0’&gt;</w:t>
      </w:r>
      <w:r w:rsidR="009E6790">
        <w:t xml:space="preserve"> unique output</w:t>
      </w:r>
      <w:r w:rsidRPr="005F6113">
        <w:t xml:space="preserve">. </w:t>
      </w:r>
      <w:r w:rsidR="00AB33C5">
        <w:br/>
      </w:r>
    </w:p>
    <w:p w14:paraId="4CBE4274" w14:textId="57C5CF58" w:rsidR="00F52F6D" w:rsidRDefault="0010696A" w:rsidP="002776E3">
      <w:r>
        <w:rPr>
          <w:noProof/>
        </w:rPr>
        <w:lastRenderedPageBreak/>
        <w:drawing>
          <wp:anchor distT="0" distB="0" distL="114300" distR="114300" simplePos="0" relativeHeight="251658267" behindDoc="0" locked="0" layoutInCell="1" allowOverlap="1" wp14:anchorId="7E0B3AF2" wp14:editId="68FF850C">
            <wp:simplePos x="0" y="0"/>
            <wp:positionH relativeFrom="column">
              <wp:posOffset>-7620</wp:posOffset>
            </wp:positionH>
            <wp:positionV relativeFrom="paragraph">
              <wp:posOffset>903514</wp:posOffset>
            </wp:positionV>
            <wp:extent cx="5756275" cy="5114290"/>
            <wp:effectExtent l="0" t="0" r="0" b="3810"/>
            <wp:wrapTopAndBottom/>
            <wp:docPr id="134420254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02547" name="Picture 16" descr="A screenshot of a computer&#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5756275" cy="5114290"/>
                    </a:xfrm>
                    <a:prstGeom prst="rect">
                      <a:avLst/>
                    </a:prstGeom>
                  </pic:spPr>
                </pic:pic>
              </a:graphicData>
            </a:graphic>
            <wp14:sizeRelH relativeFrom="page">
              <wp14:pctWidth>0</wp14:pctWidth>
            </wp14:sizeRelH>
            <wp14:sizeRelV relativeFrom="page">
              <wp14:pctHeight>0</wp14:pctHeight>
            </wp14:sizeRelV>
          </wp:anchor>
        </w:drawing>
      </w:r>
      <w:r w:rsidR="00AB33C5">
        <w:t>As a result of the controller ke</w:t>
      </w:r>
      <w:r w:rsidR="00D47ED3">
        <w:t>y</w:t>
      </w:r>
      <w:r w:rsidR="00AB33C5">
        <w:t xml:space="preserve">s being updated, </w:t>
      </w:r>
      <w:r w:rsidR="00AB33C5" w:rsidRPr="005F6113">
        <w:t>the DID Document</w:t>
      </w:r>
      <w:r w:rsidR="00AB33C5">
        <w:t xml:space="preserve"> of all subjects</w:t>
      </w:r>
      <w:r w:rsidR="00AB33C5" w:rsidRPr="0066722B">
        <w:t xml:space="preserve"> </w:t>
      </w:r>
      <w:r w:rsidR="00AB33C5">
        <w:t>that were co-si</w:t>
      </w:r>
      <w:r w:rsidR="00ED465B">
        <w:t>gn</w:t>
      </w:r>
      <w:r w:rsidR="00AB33C5">
        <w:t>ed by the Controller Key’s needs to be updated.</w:t>
      </w:r>
      <w:r w:rsidR="00AB33C5" w:rsidRPr="005F6113">
        <w:t xml:space="preserve"> </w:t>
      </w:r>
      <w:proofErr w:type="gramStart"/>
      <w:r w:rsidR="00AB33C5">
        <w:t>In order to</w:t>
      </w:r>
      <w:proofErr w:type="gramEnd"/>
      <w:r w:rsidR="00AB33C5">
        <w:t xml:space="preserve"> do so, the Controller will be required the DID Document controller keys of all subjects to be rotated. T</w:t>
      </w:r>
      <w:r w:rsidR="00AB33C5" w:rsidRPr="005F6113">
        <w:t xml:space="preserve">he DID Subject accepts the key rotation request. The DID Controller then generates a Key Rotation transaction, </w:t>
      </w:r>
      <w:r w:rsidR="00AB33C5">
        <w:t>that</w:t>
      </w:r>
      <w:r w:rsidR="00AB33C5" w:rsidRPr="005F6113">
        <w:t xml:space="preserve"> the Subject must sign to spend </w:t>
      </w:r>
      <w:r w:rsidR="00AB33C5">
        <w:t xml:space="preserve">the output of the </w:t>
      </w:r>
      <w:proofErr w:type="spellStart"/>
      <w:r w:rsidR="00AB33C5" w:rsidRPr="001A6D44">
        <w:rPr>
          <w:rFonts w:ascii="Courier New" w:hAnsi="Courier New" w:cs="Courier New"/>
          <w:b/>
          <w:bCs/>
          <w:i/>
          <w:iCs/>
        </w:rPr>
        <w:t>TxIDn</w:t>
      </w:r>
      <w:proofErr w:type="spellEnd"/>
      <w:r w:rsidR="00AB33C5">
        <w:t xml:space="preserve"> that contains the last status of the DID Document</w:t>
      </w:r>
      <w:r w:rsidR="00AB33C5" w:rsidRPr="005F6113">
        <w:t>.</w:t>
      </w:r>
      <w:r w:rsidR="00AB33C5">
        <w:br/>
      </w:r>
    </w:p>
    <w:p w14:paraId="1958AE3C" w14:textId="75E46051" w:rsidR="006E5E84" w:rsidRDefault="006E5E84">
      <w:pPr>
        <w:spacing w:line="240" w:lineRule="auto"/>
      </w:pPr>
    </w:p>
    <w:p w14:paraId="77254B00" w14:textId="1422E284" w:rsidR="00F52F6D" w:rsidRDefault="00F52F6D">
      <w:pPr>
        <w:spacing w:line="240" w:lineRule="auto"/>
      </w:pPr>
      <w:r>
        <w:br w:type="page"/>
      </w:r>
    </w:p>
    <w:p w14:paraId="75A7AB2A" w14:textId="09761BA1" w:rsidR="002A3B5C" w:rsidRDefault="008026CF" w:rsidP="002776E3">
      <w:r>
        <w:lastRenderedPageBreak/>
        <w:t>A new DID issuance and DID Document</w:t>
      </w:r>
      <w:r w:rsidR="005F6113" w:rsidRPr="005F6113">
        <w:t xml:space="preserve"> transaction is funded using </w:t>
      </w:r>
      <w:r>
        <w:t>a</w:t>
      </w:r>
      <w:r w:rsidR="005F6113" w:rsidRPr="005F6113">
        <w:t xml:space="preserve"> new Master Key. Afterward</w:t>
      </w:r>
      <w:r w:rsidR="001A6D44">
        <w:t>s</w:t>
      </w:r>
      <w:r w:rsidR="005F6113" w:rsidRPr="005F6113">
        <w:t>, the Rotation Transaction is sent to the DID Subject for signing</w:t>
      </w:r>
      <w:r>
        <w:t>. O</w:t>
      </w:r>
      <w:r w:rsidR="005F6113" w:rsidRPr="005F6113">
        <w:t>nce signed, it is returned to the controller. The Rotation Transaction is then stored and broadcast on the blockchain. Following this, a new DID Document for the user is generated, incorporating a new derivation factor and updated keys. A Publish Transaction is created for the DID Subject, which is also signed and returned after signing. This Publish Transaction is then stored and broadcast on the blockchain. Finally, the updated DID Document is confirmed to have been successfully created and recorded on the blockchain</w:t>
      </w:r>
      <w:r w:rsidR="000A08A0">
        <w:t>.</w:t>
      </w:r>
    </w:p>
    <w:p w14:paraId="38A11526" w14:textId="0DA2AEC8" w:rsidR="00E11269" w:rsidRPr="005F6113" w:rsidRDefault="00E11269" w:rsidP="00E11269">
      <w:pPr>
        <w:ind w:left="360"/>
      </w:pPr>
    </w:p>
    <w:p w14:paraId="6DB6A7CE" w14:textId="48685CDC" w:rsidR="00342F77" w:rsidRDefault="00B92E69" w:rsidP="002776E3">
      <w:pPr>
        <w:rPr>
          <w:rStyle w:val="eop"/>
        </w:rPr>
      </w:pPr>
      <w:r>
        <w:rPr>
          <w:noProof/>
        </w:rPr>
        <w:drawing>
          <wp:anchor distT="0" distB="0" distL="114300" distR="114300" simplePos="0" relativeHeight="251658266" behindDoc="0" locked="0" layoutInCell="1" allowOverlap="1" wp14:anchorId="1E6D5C01" wp14:editId="789603AF">
            <wp:simplePos x="0" y="0"/>
            <wp:positionH relativeFrom="column">
              <wp:posOffset>-4445</wp:posOffset>
            </wp:positionH>
            <wp:positionV relativeFrom="paragraph">
              <wp:posOffset>1007894</wp:posOffset>
            </wp:positionV>
            <wp:extent cx="3928745" cy="6259195"/>
            <wp:effectExtent l="0" t="0" r="0" b="1905"/>
            <wp:wrapTopAndBottom/>
            <wp:docPr id="95811686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16865" name="Picture 15" descr="A screenshot of a computer screen&#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928745" cy="6259195"/>
                    </a:xfrm>
                    <a:prstGeom prst="rect">
                      <a:avLst/>
                    </a:prstGeom>
                  </pic:spPr>
                </pic:pic>
              </a:graphicData>
            </a:graphic>
            <wp14:sizeRelH relativeFrom="page">
              <wp14:pctWidth>0</wp14:pctWidth>
            </wp14:sizeRelH>
            <wp14:sizeRelV relativeFrom="page">
              <wp14:pctHeight>0</wp14:pctHeight>
            </wp14:sizeRelV>
          </wp:anchor>
        </w:drawing>
      </w:r>
      <w:r w:rsidR="00DB070B" w:rsidRPr="001A6D44">
        <w:rPr>
          <w:u w:val="single"/>
        </w:rPr>
        <w:t>Compromised PKC0.</w:t>
      </w:r>
      <w:r w:rsidR="00DB070B">
        <w:t xml:space="preserve"> </w:t>
      </w:r>
      <w:r w:rsidR="005A0E85">
        <w:t>When a Controller needs to execute the r</w:t>
      </w:r>
      <w:r w:rsidR="00DB070B">
        <w:t>otation of</w:t>
      </w:r>
      <w:r w:rsidR="005A0E85">
        <w:t xml:space="preserve"> their Controller </w:t>
      </w:r>
      <w:r w:rsidR="00DB070B" w:rsidRPr="00DB070B">
        <w:t xml:space="preserve">Key associated with their DID </w:t>
      </w:r>
      <w:r w:rsidR="004D1C19" w:rsidRPr="00DB070B">
        <w:t>document</w:t>
      </w:r>
      <w:r w:rsidR="004D1C19">
        <w:t xml:space="preserve">. </w:t>
      </w:r>
      <w:r w:rsidR="00B566AC">
        <w:t>(</w:t>
      </w:r>
      <w:r w:rsidR="00B566AC" w:rsidRPr="00DB070B">
        <w:t>A</w:t>
      </w:r>
      <w:r w:rsidR="004D1C19">
        <w:t xml:space="preserve"> specific example could be </w:t>
      </w:r>
      <w:r w:rsidR="00445847">
        <w:t>to change the</w:t>
      </w:r>
      <w:r w:rsidR="00DB070B" w:rsidRPr="00DB070B">
        <w:t xml:space="preserve"> Root key for </w:t>
      </w:r>
      <w:r w:rsidR="00B524DC" w:rsidRPr="00DB070B">
        <w:t>all</w:t>
      </w:r>
      <w:r w:rsidR="00DB070B" w:rsidRPr="00DB070B">
        <w:t xml:space="preserve"> their DID Issuance</w:t>
      </w:r>
      <w:r w:rsidR="00DB070B">
        <w:t>)</w:t>
      </w:r>
      <w:r w:rsidR="00DB070B" w:rsidRPr="00DB070B">
        <w:t>. </w:t>
      </w:r>
      <w:r w:rsidR="00445847">
        <w:rPr>
          <w:rStyle w:val="normaltextrun"/>
        </w:rPr>
        <w:t>For this scenario</w:t>
      </w:r>
      <w:r w:rsidR="00F72441" w:rsidRPr="00F72441">
        <w:rPr>
          <w:rStyle w:val="normaltextrun"/>
        </w:rPr>
        <w:t xml:space="preserve"> </w:t>
      </w:r>
      <w:r w:rsidR="00286DA5">
        <w:rPr>
          <w:rStyle w:val="normaltextrun"/>
        </w:rPr>
        <w:t>t</w:t>
      </w:r>
      <w:r w:rsidR="00445847">
        <w:rPr>
          <w:rStyle w:val="normaltextrun"/>
        </w:rPr>
        <w:t xml:space="preserve">he controller will have </w:t>
      </w:r>
      <w:r w:rsidR="00B566AC">
        <w:rPr>
          <w:rStyle w:val="normaltextrun"/>
        </w:rPr>
        <w:t xml:space="preserve">the </w:t>
      </w:r>
      <w:r w:rsidR="00F72441" w:rsidRPr="00F72441">
        <w:rPr>
          <w:rStyle w:val="normaltextrun"/>
        </w:rPr>
        <w:t>same flow present</w:t>
      </w:r>
      <w:r w:rsidR="00B566AC">
        <w:rPr>
          <w:rStyle w:val="normaltextrun"/>
        </w:rPr>
        <w:t>ed</w:t>
      </w:r>
      <w:r w:rsidR="00F72441" w:rsidRPr="00F72441">
        <w:rPr>
          <w:rStyle w:val="normaltextrun"/>
        </w:rPr>
        <w:t xml:space="preserve"> inside the </w:t>
      </w:r>
      <w:r w:rsidR="00B566AC">
        <w:rPr>
          <w:rStyle w:val="normaltextrun"/>
        </w:rPr>
        <w:t>“</w:t>
      </w:r>
      <w:r w:rsidR="00F72441" w:rsidRPr="00F72441">
        <w:rPr>
          <w:rStyle w:val="normaltextrun"/>
        </w:rPr>
        <w:t>loop</w:t>
      </w:r>
      <w:r w:rsidR="00B566AC">
        <w:rPr>
          <w:rStyle w:val="normaltextrun"/>
        </w:rPr>
        <w:t>”</w:t>
      </w:r>
      <w:r w:rsidR="00F72441" w:rsidRPr="00F72441">
        <w:rPr>
          <w:rStyle w:val="normaltextrun"/>
        </w:rPr>
        <w:t xml:space="preserve"> of the above diagram, except, the Controller can perform the steps to create the Rotation Tx and publish it on chain</w:t>
      </w:r>
      <w:r w:rsidR="00DF7BC8">
        <w:rPr>
          <w:rStyle w:val="normaltextrun"/>
        </w:rPr>
        <w:t xml:space="preserve"> by itself</w:t>
      </w:r>
      <w:r w:rsidR="00F72441" w:rsidRPr="00F72441">
        <w:rPr>
          <w:rStyle w:val="normaltextrun"/>
        </w:rPr>
        <w:t xml:space="preserve">. They would still </w:t>
      </w:r>
      <w:r w:rsidR="00DF7BC8" w:rsidRPr="00F72441">
        <w:rPr>
          <w:rStyle w:val="normaltextrun"/>
        </w:rPr>
        <w:t xml:space="preserve">require </w:t>
      </w:r>
      <w:r w:rsidR="00F72441" w:rsidRPr="00F72441">
        <w:rPr>
          <w:rStyle w:val="normaltextrun"/>
        </w:rPr>
        <w:t>the Subject to sign the updated DID Document</w:t>
      </w:r>
      <w:r w:rsidR="00C32023">
        <w:rPr>
          <w:rStyle w:val="normaltextrun"/>
        </w:rPr>
        <w:t>. S</w:t>
      </w:r>
      <w:r w:rsidR="00F72441" w:rsidRPr="00F72441">
        <w:rPr>
          <w:rStyle w:val="normaltextrun"/>
        </w:rPr>
        <w:t>o will create a new linked Publish Tx to the Rotation Tx.</w:t>
      </w:r>
      <w:r w:rsidR="00C602CA" w:rsidRPr="00C602CA">
        <w:rPr>
          <w:rStyle w:val="normaltextrun"/>
          <w:i/>
          <w:iCs/>
        </w:rPr>
        <w:t xml:space="preserve"> See Figure 10</w:t>
      </w:r>
      <w:r w:rsidR="00F72441" w:rsidRPr="00F72441">
        <w:rPr>
          <w:rStyle w:val="normaltextrun"/>
        </w:rPr>
        <w:t> </w:t>
      </w:r>
      <w:r w:rsidR="00F72441" w:rsidRPr="00F72441">
        <w:rPr>
          <w:rStyle w:val="eop"/>
        </w:rPr>
        <w:t> </w:t>
      </w:r>
    </w:p>
    <w:p w14:paraId="4C09166A" w14:textId="0BDE3C35" w:rsidR="00B92E69" w:rsidRDefault="00B92E69" w:rsidP="002776E3">
      <w:pPr>
        <w:rPr>
          <w:rStyle w:val="eop"/>
        </w:rPr>
      </w:pPr>
      <w:r>
        <w:rPr>
          <w:noProof/>
        </w:rPr>
        <mc:AlternateContent>
          <mc:Choice Requires="wps">
            <w:drawing>
              <wp:anchor distT="0" distB="0" distL="114300" distR="114300" simplePos="0" relativeHeight="251658255" behindDoc="0" locked="0" layoutInCell="1" allowOverlap="1" wp14:anchorId="04C63C53" wp14:editId="69BA3068">
                <wp:simplePos x="0" y="0"/>
                <wp:positionH relativeFrom="column">
                  <wp:posOffset>-11430</wp:posOffset>
                </wp:positionH>
                <wp:positionV relativeFrom="paragraph">
                  <wp:posOffset>6437630</wp:posOffset>
                </wp:positionV>
                <wp:extent cx="4087495" cy="181610"/>
                <wp:effectExtent l="0" t="0" r="1905" b="0"/>
                <wp:wrapSquare wrapText="bothSides"/>
                <wp:docPr id="931050421" name="Text Box 1"/>
                <wp:cNvGraphicFramePr/>
                <a:graphic xmlns:a="http://schemas.openxmlformats.org/drawingml/2006/main">
                  <a:graphicData uri="http://schemas.microsoft.com/office/word/2010/wordprocessingShape">
                    <wps:wsp>
                      <wps:cNvSpPr txBox="1"/>
                      <wps:spPr>
                        <a:xfrm>
                          <a:off x="0" y="0"/>
                          <a:ext cx="4087495" cy="181610"/>
                        </a:xfrm>
                        <a:prstGeom prst="rect">
                          <a:avLst/>
                        </a:prstGeom>
                        <a:solidFill>
                          <a:prstClr val="white"/>
                        </a:solidFill>
                        <a:ln>
                          <a:noFill/>
                        </a:ln>
                      </wps:spPr>
                      <wps:txbx>
                        <w:txbxContent>
                          <w:p w14:paraId="2D05DD13" w14:textId="0DC3069A" w:rsidR="00C00302" w:rsidRPr="00C00302" w:rsidRDefault="00C00302" w:rsidP="00C00302">
                            <w:pPr>
                              <w:pStyle w:val="Caption"/>
                              <w:rPr>
                                <w:noProof/>
                                <w:color w:val="004860"/>
                                <w:sz w:val="12"/>
                                <w:szCs w:val="12"/>
                              </w:rPr>
                            </w:pPr>
                            <w:r w:rsidRPr="00C00302">
                              <w:rPr>
                                <w:sz w:val="12"/>
                                <w:szCs w:val="12"/>
                              </w:rP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63C53" id="_x0000_s1036" type="#_x0000_t202" style="position:absolute;margin-left:-.9pt;margin-top:506.9pt;width:321.85pt;height:14.3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" stroked="f">
                <v:textbox inset="0,0,0,0">
                  <w:txbxContent>
                    <w:p w14:paraId="2D05DD13" w14:textId="0DC3069A" w:rsidR="00C00302" w:rsidRPr="00C00302" w:rsidRDefault="00C00302" w:rsidP="00C00302">
                      <w:pPr>
                        <w:pStyle w:val="Caption"/>
                        <w:rPr>
                          <w:noProof/>
                          <w:color w:val="004860"/>
                          <w:sz w:val="12"/>
                          <w:szCs w:val="12"/>
                        </w:rPr>
                      </w:pPr>
                      <w:r w:rsidRPr="00C00302">
                        <w:rPr>
                          <w:sz w:val="12"/>
                          <w:szCs w:val="12"/>
                        </w:rPr>
                        <w:t>Figure 10</w:t>
                      </w:r>
                    </w:p>
                  </w:txbxContent>
                </v:textbox>
                <w10:wrap type="square"/>
              </v:shape>
            </w:pict>
          </mc:Fallback>
        </mc:AlternateContent>
      </w:r>
    </w:p>
    <w:p w14:paraId="4462F4CF" w14:textId="1AD9B4B7" w:rsidR="00116A8B" w:rsidRDefault="00116A8B">
      <w:pPr>
        <w:spacing w:line="240" w:lineRule="auto"/>
        <w:rPr>
          <w:lang w:eastAsia="en-GB"/>
        </w:rPr>
      </w:pPr>
      <w:r>
        <w:rPr>
          <w:lang w:eastAsia="en-GB"/>
        </w:rPr>
        <w:br w:type="page"/>
      </w:r>
    </w:p>
    <w:p w14:paraId="733839E6" w14:textId="11D404C5" w:rsidR="00B5467D" w:rsidRDefault="00430567" w:rsidP="00664167">
      <w:pPr>
        <w:pStyle w:val="Heading4"/>
        <w:rPr>
          <w:lang w:eastAsia="en-GB"/>
        </w:rPr>
      </w:pPr>
      <w:r>
        <w:rPr>
          <w:lang w:eastAsia="en-GB"/>
        </w:rPr>
        <w:lastRenderedPageBreak/>
        <w:t>3</w:t>
      </w:r>
      <w:r w:rsidR="00AE1B78">
        <w:rPr>
          <w:lang w:eastAsia="en-GB"/>
        </w:rPr>
        <w:t>.</w:t>
      </w:r>
      <w:r>
        <w:rPr>
          <w:lang w:eastAsia="en-GB"/>
        </w:rPr>
        <w:t>4</w:t>
      </w:r>
      <w:r w:rsidR="00B5467D">
        <w:rPr>
          <w:lang w:eastAsia="en-GB"/>
        </w:rPr>
        <w:t>.</w:t>
      </w:r>
      <w:r w:rsidR="00F91579">
        <w:rPr>
          <w:lang w:eastAsia="en-GB"/>
        </w:rPr>
        <w:t>4</w:t>
      </w:r>
      <w:r w:rsidR="00B5467D">
        <w:rPr>
          <w:lang w:eastAsia="en-GB"/>
        </w:rPr>
        <w:t xml:space="preserve"> </w:t>
      </w:r>
      <w:r w:rsidR="001003F4">
        <w:rPr>
          <w:lang w:eastAsia="en-GB"/>
        </w:rPr>
        <w:t>Revoke</w:t>
      </w:r>
      <w:r w:rsidR="00B5467D">
        <w:rPr>
          <w:lang w:eastAsia="en-GB"/>
        </w:rPr>
        <w:t xml:space="preserve"> </w:t>
      </w:r>
    </w:p>
    <w:p w14:paraId="358AF59E" w14:textId="52402B7C" w:rsidR="002B58BD" w:rsidRPr="002B58BD" w:rsidRDefault="001003F4" w:rsidP="0012745F">
      <w:r>
        <w:t xml:space="preserve">In this section we explain how to revoke a DID. </w:t>
      </w:r>
      <w:r w:rsidR="002B58BD">
        <w:t xml:space="preserve">This method uses the </w:t>
      </w:r>
      <w:r w:rsidR="003874D5">
        <w:t>spent status</w:t>
      </w:r>
      <w:r w:rsidR="002B58BD">
        <w:t xml:space="preserve"> of the</w:t>
      </w:r>
      <w:r w:rsidR="00AF2B41">
        <w:t xml:space="preserve"> latest</w:t>
      </w:r>
      <w:r w:rsidR="002B58BD">
        <w:t xml:space="preserve"> UTXO in the DID Document to indicate the active status of a DID. When the last transaction in the chain is spent, the DID is revoked.</w:t>
      </w:r>
      <w:r w:rsidR="001914DA">
        <w:t xml:space="preserve"> See </w:t>
      </w:r>
      <w:r w:rsidR="00164177">
        <w:t>s</w:t>
      </w:r>
      <w:r w:rsidR="001914DA">
        <w:t xml:space="preserve">ection </w:t>
      </w:r>
      <w:r w:rsidR="00802255">
        <w:t>3</w:t>
      </w:r>
      <w:r w:rsidR="00ED27AF">
        <w:t>.</w:t>
      </w:r>
      <w:r w:rsidR="00802255">
        <w:t>4.</w:t>
      </w:r>
      <w:r w:rsidR="00ED27AF">
        <w:t>2</w:t>
      </w:r>
      <w:r w:rsidR="00164177">
        <w:t>,</w:t>
      </w:r>
      <w:r w:rsidR="001914DA">
        <w:t xml:space="preserve"> DID and DID Document Status.</w:t>
      </w:r>
      <w:r w:rsidR="002B58BD">
        <w:t xml:space="preserve"> A DID can be revoked by either the DID Subject or the DID Controller. Here are </w:t>
      </w:r>
      <w:r w:rsidR="00164177">
        <w:t>three</w:t>
      </w:r>
      <w:r w:rsidR="002B58BD">
        <w:t xml:space="preserve"> ways the DID Subject can revoke its DID:</w:t>
      </w:r>
    </w:p>
    <w:p w14:paraId="3D93A218" w14:textId="35A8FE46" w:rsidR="001572A2" w:rsidRDefault="002D0F3C" w:rsidP="005622FD">
      <w:pPr>
        <w:pStyle w:val="NormalList"/>
        <w:numPr>
          <w:ilvl w:val="0"/>
          <w:numId w:val="45"/>
        </w:numPr>
        <w:rPr>
          <w:lang w:eastAsia="en-GB"/>
        </w:rPr>
      </w:pPr>
      <w:r w:rsidRPr="004C1336">
        <w:rPr>
          <w:b/>
          <w:bCs/>
          <w:lang w:eastAsia="en-GB"/>
        </w:rPr>
        <w:t>Subject</w:t>
      </w:r>
      <w:r w:rsidR="0038581A" w:rsidRPr="004C1336">
        <w:rPr>
          <w:b/>
          <w:bCs/>
          <w:lang w:eastAsia="en-GB"/>
        </w:rPr>
        <w:t xml:space="preserve"> is still in control of the private key</w:t>
      </w:r>
      <w:r w:rsidRPr="004C1336">
        <w:rPr>
          <w:b/>
          <w:bCs/>
          <w:lang w:eastAsia="en-GB"/>
        </w:rPr>
        <w:t xml:space="preserve"> </w:t>
      </w:r>
      <w:r w:rsidR="0038581A" w:rsidRPr="004C1336">
        <w:rPr>
          <w:b/>
          <w:bCs/>
          <w:lang w:eastAsia="en-GB"/>
        </w:rPr>
        <w:t xml:space="preserve">and </w:t>
      </w:r>
      <w:r w:rsidRPr="004C1336">
        <w:rPr>
          <w:b/>
          <w:bCs/>
          <w:lang w:eastAsia="en-GB"/>
        </w:rPr>
        <w:t>decides to</w:t>
      </w:r>
      <w:r w:rsidR="004C5419" w:rsidRPr="004C1336">
        <w:rPr>
          <w:b/>
          <w:bCs/>
          <w:lang w:eastAsia="en-GB"/>
        </w:rPr>
        <w:t xml:space="preserve"> revoke its DI</w:t>
      </w:r>
      <w:r w:rsidR="00786C0F" w:rsidRPr="004C1336">
        <w:rPr>
          <w:b/>
          <w:bCs/>
          <w:lang w:eastAsia="en-GB"/>
        </w:rPr>
        <w:t>D</w:t>
      </w:r>
      <w:r w:rsidR="00786C0F">
        <w:rPr>
          <w:lang w:eastAsia="en-GB"/>
        </w:rPr>
        <w:t>, t</w:t>
      </w:r>
      <w:r w:rsidR="001826BB" w:rsidRPr="001826BB">
        <w:rPr>
          <w:lang w:eastAsia="en-GB"/>
        </w:rPr>
        <w:t>hrough the DID controller by</w:t>
      </w:r>
      <w:r w:rsidR="001826BB" w:rsidRPr="001826BB">
        <w:t xml:space="preserve"> calling the controller's DID revocation service</w:t>
      </w:r>
      <w:r w:rsidR="00F158B1">
        <w:t xml:space="preserve">. </w:t>
      </w:r>
      <w:r w:rsidR="00C85E16">
        <w:t xml:space="preserve">Bellow we provide an implementation example. </w:t>
      </w:r>
      <w:r w:rsidR="00F158B1" w:rsidRPr="00C00302">
        <w:rPr>
          <w:i/>
        </w:rPr>
        <w:t>See Figure</w:t>
      </w:r>
      <w:r w:rsidR="00EA2905" w:rsidRPr="00C00302">
        <w:rPr>
          <w:i/>
        </w:rPr>
        <w:t xml:space="preserve"> </w:t>
      </w:r>
      <w:r w:rsidR="00CB76BF">
        <w:rPr>
          <w:i/>
          <w:iCs/>
        </w:rPr>
        <w:t>12</w:t>
      </w:r>
    </w:p>
    <w:p w14:paraId="7AD8C126" w14:textId="77777777" w:rsidR="00B61838" w:rsidRDefault="00534F77" w:rsidP="00370250">
      <w:pPr>
        <w:pStyle w:val="NormalList"/>
        <w:numPr>
          <w:ilvl w:val="0"/>
          <w:numId w:val="45"/>
        </w:numPr>
        <w:rPr>
          <w:lang w:eastAsia="en-GB"/>
        </w:rPr>
      </w:pPr>
      <w:r w:rsidRPr="00C85E16">
        <w:rPr>
          <w:b/>
          <w:bCs/>
          <w:lang w:eastAsia="en-GB"/>
        </w:rPr>
        <w:t>Subject is not in control of the private key</w:t>
      </w:r>
      <w:r>
        <w:rPr>
          <w:lang w:eastAsia="en-GB"/>
        </w:rPr>
        <w:t xml:space="preserve"> (</w:t>
      </w:r>
      <w:r w:rsidR="00C85E16">
        <w:rPr>
          <w:lang w:eastAsia="en-GB"/>
        </w:rPr>
        <w:t>A specific example</w:t>
      </w:r>
      <w:r w:rsidR="005236E4">
        <w:rPr>
          <w:lang w:eastAsia="en-GB"/>
        </w:rPr>
        <w:t xml:space="preserve"> might be when </w:t>
      </w:r>
      <w:r w:rsidR="00023DD6">
        <w:rPr>
          <w:lang w:eastAsia="en-GB"/>
        </w:rPr>
        <w:t xml:space="preserve">the </w:t>
      </w:r>
      <w:r w:rsidR="005236E4">
        <w:rPr>
          <w:lang w:eastAsia="en-GB"/>
        </w:rPr>
        <w:t>subject</w:t>
      </w:r>
      <w:r>
        <w:rPr>
          <w:lang w:eastAsia="en-GB"/>
        </w:rPr>
        <w:t xml:space="preserve"> lost </w:t>
      </w:r>
      <w:r w:rsidR="005236E4">
        <w:rPr>
          <w:lang w:eastAsia="en-GB"/>
        </w:rPr>
        <w:t>his/her device</w:t>
      </w:r>
      <w:r>
        <w:rPr>
          <w:lang w:eastAsia="en-GB"/>
        </w:rPr>
        <w:t xml:space="preserve">) and decides to revoke </w:t>
      </w:r>
      <w:r w:rsidR="005236E4">
        <w:rPr>
          <w:lang w:eastAsia="en-GB"/>
        </w:rPr>
        <w:t>their</w:t>
      </w:r>
      <w:r>
        <w:rPr>
          <w:lang w:eastAsia="en-GB"/>
        </w:rPr>
        <w:t xml:space="preserve"> DID. </w:t>
      </w:r>
    </w:p>
    <w:p w14:paraId="3A3F8F57" w14:textId="6BAB60D4" w:rsidR="00DC770B" w:rsidRDefault="00534F77" w:rsidP="00370250">
      <w:pPr>
        <w:pStyle w:val="NormalList"/>
        <w:numPr>
          <w:ilvl w:val="0"/>
          <w:numId w:val="45"/>
        </w:numPr>
        <w:rPr>
          <w:lang w:eastAsia="en-GB"/>
        </w:rPr>
      </w:pPr>
      <w:r w:rsidRPr="004C1336">
        <w:rPr>
          <w:b/>
          <w:bCs/>
          <w:lang w:eastAsia="en-GB"/>
        </w:rPr>
        <w:t xml:space="preserve">Subject </w:t>
      </w:r>
      <w:r w:rsidR="008A3477" w:rsidRPr="004C1336">
        <w:rPr>
          <w:b/>
          <w:bCs/>
          <w:lang w:eastAsia="en-GB"/>
        </w:rPr>
        <w:t>ask</w:t>
      </w:r>
      <w:r w:rsidR="00F75329">
        <w:rPr>
          <w:b/>
          <w:bCs/>
          <w:lang w:eastAsia="en-GB"/>
        </w:rPr>
        <w:t>s</w:t>
      </w:r>
      <w:r w:rsidR="008A3477" w:rsidRPr="004C1336">
        <w:rPr>
          <w:b/>
          <w:bCs/>
          <w:lang w:eastAsia="en-GB"/>
        </w:rPr>
        <w:t xml:space="preserve"> DID Controller to revoke on its behalf</w:t>
      </w:r>
      <w:r w:rsidR="00C07269">
        <w:rPr>
          <w:lang w:eastAsia="en-GB"/>
        </w:rPr>
        <w:t xml:space="preserve">. </w:t>
      </w:r>
      <w:r w:rsidR="000249EF">
        <w:rPr>
          <w:lang w:eastAsia="en-GB"/>
        </w:rPr>
        <w:t>N</w:t>
      </w:r>
      <w:r w:rsidR="009146B2">
        <w:rPr>
          <w:lang w:eastAsia="en-GB"/>
        </w:rPr>
        <w:t>ote</w:t>
      </w:r>
      <w:r w:rsidR="00786C0F">
        <w:rPr>
          <w:lang w:eastAsia="en-GB"/>
        </w:rPr>
        <w:t xml:space="preserve"> </w:t>
      </w:r>
      <w:r w:rsidR="009146B2">
        <w:rPr>
          <w:lang w:eastAsia="en-GB"/>
        </w:rPr>
        <w:t xml:space="preserve">that </w:t>
      </w:r>
      <w:r w:rsidR="000249EF">
        <w:rPr>
          <w:lang w:eastAsia="en-GB"/>
        </w:rPr>
        <w:t xml:space="preserve">to secure subject request we </w:t>
      </w:r>
      <w:r w:rsidR="0062357A">
        <w:rPr>
          <w:lang w:eastAsia="en-GB"/>
        </w:rPr>
        <w:t>advise Controllers to</w:t>
      </w:r>
      <w:r w:rsidR="009146B2">
        <w:rPr>
          <w:lang w:eastAsia="en-GB"/>
        </w:rPr>
        <w:t xml:space="preserve"> </w:t>
      </w:r>
      <w:r w:rsidR="005F3973">
        <w:rPr>
          <w:lang w:eastAsia="en-GB"/>
        </w:rPr>
        <w:t>apply a mandatory,</w:t>
      </w:r>
      <w:r w:rsidR="008A3477">
        <w:rPr>
          <w:lang w:eastAsia="en-GB"/>
        </w:rPr>
        <w:t xml:space="preserve"> strong authent</w:t>
      </w:r>
      <w:r w:rsidR="00786C0F">
        <w:rPr>
          <w:lang w:eastAsia="en-GB"/>
        </w:rPr>
        <w:t xml:space="preserve">ication of DID Subject before </w:t>
      </w:r>
      <w:r w:rsidR="005F3973">
        <w:rPr>
          <w:lang w:eastAsia="en-GB"/>
        </w:rPr>
        <w:t>executing any changes. Bellow we provide an implementation example.</w:t>
      </w:r>
      <w:r w:rsidR="009254CB">
        <w:rPr>
          <w:lang w:eastAsia="en-GB"/>
        </w:rPr>
        <w:t xml:space="preserve"> </w:t>
      </w:r>
      <w:r w:rsidR="001E31A0">
        <w:rPr>
          <w:lang w:eastAsia="en-GB"/>
        </w:rPr>
        <w:t>This will be signified by the transaction type indicator</w:t>
      </w:r>
      <w:r w:rsidR="00EB4A4E">
        <w:rPr>
          <w:lang w:eastAsia="en-GB"/>
        </w:rPr>
        <w:t>, as described in section 3.4.1.</w:t>
      </w:r>
      <w:r w:rsidR="005F3973">
        <w:rPr>
          <w:lang w:eastAsia="en-GB"/>
        </w:rPr>
        <w:t xml:space="preserve"> </w:t>
      </w:r>
      <w:r w:rsidR="005F3973" w:rsidRPr="00C00302">
        <w:rPr>
          <w:i/>
          <w:lang w:eastAsia="en-GB"/>
        </w:rPr>
        <w:t xml:space="preserve">See figure </w:t>
      </w:r>
      <w:r w:rsidR="005F3973" w:rsidRPr="00C00302">
        <w:rPr>
          <w:i/>
          <w:iCs/>
          <w:lang w:eastAsia="en-GB"/>
        </w:rPr>
        <w:t>1</w:t>
      </w:r>
      <w:r w:rsidR="00CB76BF">
        <w:rPr>
          <w:i/>
          <w:iCs/>
          <w:lang w:eastAsia="en-GB"/>
        </w:rPr>
        <w:t>3</w:t>
      </w:r>
    </w:p>
    <w:p w14:paraId="67D12B2C" w14:textId="73E86A2B" w:rsidR="00370250" w:rsidRDefault="001826BB" w:rsidP="00B7448F">
      <w:pPr>
        <w:pStyle w:val="NormalList"/>
        <w:numPr>
          <w:ilvl w:val="0"/>
          <w:numId w:val="0"/>
        </w:numPr>
        <w:rPr>
          <w:lang w:eastAsia="en-GB"/>
        </w:rPr>
      </w:pPr>
      <w:r>
        <w:t xml:space="preserve">In </w:t>
      </w:r>
      <w:r w:rsidR="00AE72FE">
        <w:t xml:space="preserve">all </w:t>
      </w:r>
      <w:r>
        <w:t>case</w:t>
      </w:r>
      <w:r w:rsidR="00AE72FE">
        <w:t>s</w:t>
      </w:r>
      <w:r>
        <w:t xml:space="preserve"> the revocation is initiated by the DID Subject.</w:t>
      </w:r>
      <w:r w:rsidR="00370250">
        <w:rPr>
          <w:lang w:eastAsia="en-GB"/>
        </w:rPr>
        <w:t xml:space="preserve"> </w:t>
      </w:r>
    </w:p>
    <w:p w14:paraId="5F729403" w14:textId="5A7E8FF3" w:rsidR="00E87893" w:rsidRDefault="00996D9D" w:rsidP="00B7448F">
      <w:pPr>
        <w:pStyle w:val="NormalList"/>
        <w:numPr>
          <w:ilvl w:val="0"/>
          <w:numId w:val="0"/>
        </w:numPr>
        <w:rPr>
          <w:lang w:eastAsia="en-GB"/>
        </w:rPr>
      </w:pPr>
      <w:r>
        <w:rPr>
          <w:noProof/>
        </w:rPr>
        <w:drawing>
          <wp:anchor distT="0" distB="0" distL="114300" distR="114300" simplePos="0" relativeHeight="251658249" behindDoc="0" locked="0" layoutInCell="1" allowOverlap="1" wp14:anchorId="2792A358" wp14:editId="1F6E9245">
            <wp:simplePos x="0" y="0"/>
            <wp:positionH relativeFrom="margin">
              <wp:posOffset>-7620</wp:posOffset>
            </wp:positionH>
            <wp:positionV relativeFrom="margin">
              <wp:posOffset>2281464</wp:posOffset>
            </wp:positionV>
            <wp:extent cx="5759450" cy="4486910"/>
            <wp:effectExtent l="0" t="0" r="6350" b="0"/>
            <wp:wrapTopAndBottom/>
            <wp:docPr id="1019351021" name="Picture 1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51021" name="Picture 12" descr="A screenshot of a diagram&#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759450" cy="4486910"/>
                    </a:xfrm>
                    <a:prstGeom prst="rect">
                      <a:avLst/>
                    </a:prstGeom>
                  </pic:spPr>
                </pic:pic>
              </a:graphicData>
            </a:graphic>
            <wp14:sizeRelH relativeFrom="page">
              <wp14:pctWidth>0</wp14:pctWidth>
            </wp14:sizeRelH>
            <wp14:sizeRelV relativeFrom="page">
              <wp14:pctHeight>0</wp14:pctHeight>
            </wp14:sizeRelV>
          </wp:anchor>
        </w:drawing>
      </w:r>
      <w:r w:rsidR="00CB76BF">
        <w:rPr>
          <w:noProof/>
        </w:rPr>
        <mc:AlternateContent>
          <mc:Choice Requires="wps">
            <w:drawing>
              <wp:anchor distT="0" distB="0" distL="114300" distR="114300" simplePos="0" relativeHeight="251658256" behindDoc="0" locked="0" layoutInCell="1" allowOverlap="1" wp14:anchorId="1AD96981" wp14:editId="2EE4C3BB">
                <wp:simplePos x="0" y="0"/>
                <wp:positionH relativeFrom="column">
                  <wp:posOffset>-7620</wp:posOffset>
                </wp:positionH>
                <wp:positionV relativeFrom="paragraph">
                  <wp:posOffset>4748530</wp:posOffset>
                </wp:positionV>
                <wp:extent cx="5759450" cy="635"/>
                <wp:effectExtent l="0" t="0" r="6350" b="12065"/>
                <wp:wrapTopAndBottom/>
                <wp:docPr id="719621756"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5C6315D" w14:textId="03BD5ED2" w:rsidR="00CB76BF" w:rsidRPr="00CB76BF" w:rsidRDefault="00CB76BF" w:rsidP="00CB76BF">
                            <w:pPr>
                              <w:pStyle w:val="Caption"/>
                              <w:rPr>
                                <w:noProof/>
                                <w:color w:val="004860"/>
                                <w:sz w:val="12"/>
                                <w:szCs w:val="12"/>
                              </w:rPr>
                            </w:pPr>
                            <w:r w:rsidRPr="00CB76BF">
                              <w:rPr>
                                <w:sz w:val="12"/>
                                <w:szCs w:val="12"/>
                              </w:rPr>
                              <w:t>Figure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96981" id="_x0000_s1037" type="#_x0000_t202" style="position:absolute;margin-left:-.6pt;margin-top:373.9pt;width:453.5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" stroked="f">
                <v:textbox style="mso-fit-shape-to-text:t" inset="0,0,0,0">
                  <w:txbxContent>
                    <w:p w14:paraId="45C6315D" w14:textId="03BD5ED2" w:rsidR="00CB76BF" w:rsidRPr="00CB76BF" w:rsidRDefault="00CB76BF" w:rsidP="00CB76BF">
                      <w:pPr>
                        <w:pStyle w:val="Caption"/>
                        <w:rPr>
                          <w:noProof/>
                          <w:color w:val="004860"/>
                          <w:sz w:val="12"/>
                          <w:szCs w:val="12"/>
                        </w:rPr>
                      </w:pPr>
                      <w:r w:rsidRPr="00CB76BF">
                        <w:rPr>
                          <w:sz w:val="12"/>
                          <w:szCs w:val="12"/>
                        </w:rPr>
                        <w:t>Figure 12</w:t>
                      </w:r>
                    </w:p>
                  </w:txbxContent>
                </v:textbox>
                <w10:wrap type="topAndBottom"/>
              </v:shape>
            </w:pict>
          </mc:Fallback>
        </mc:AlternateContent>
      </w:r>
    </w:p>
    <w:p w14:paraId="290E49C2" w14:textId="567AFE55" w:rsidR="002416C1" w:rsidRDefault="002416C1" w:rsidP="00B7448F">
      <w:pPr>
        <w:pStyle w:val="NormalList"/>
        <w:numPr>
          <w:ilvl w:val="0"/>
          <w:numId w:val="0"/>
        </w:numPr>
        <w:rPr>
          <w:lang w:eastAsia="en-GB"/>
        </w:rPr>
      </w:pPr>
    </w:p>
    <w:p w14:paraId="501E4ED0" w14:textId="5A39D86B" w:rsidR="00F84299" w:rsidRDefault="00CB76BF" w:rsidP="00370250">
      <w:pPr>
        <w:keepNext/>
      </w:pPr>
      <w:bookmarkStart w:id="428" w:name="_Toc170891095"/>
      <w:r>
        <w:rPr>
          <w:noProof/>
        </w:rPr>
        <w:lastRenderedPageBreak/>
        <mc:AlternateContent>
          <mc:Choice Requires="wps">
            <w:drawing>
              <wp:anchor distT="0" distB="0" distL="114300" distR="114300" simplePos="0" relativeHeight="251658257" behindDoc="0" locked="0" layoutInCell="1" allowOverlap="1" wp14:anchorId="0373986C" wp14:editId="4A5857B7">
                <wp:simplePos x="0" y="0"/>
                <wp:positionH relativeFrom="column">
                  <wp:posOffset>-77323</wp:posOffset>
                </wp:positionH>
                <wp:positionV relativeFrom="paragraph">
                  <wp:posOffset>4241410</wp:posOffset>
                </wp:positionV>
                <wp:extent cx="5759450" cy="635"/>
                <wp:effectExtent l="0" t="0" r="6350" b="12065"/>
                <wp:wrapTopAndBottom/>
                <wp:docPr id="1515292337"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72AA09A" w14:textId="725A081B" w:rsidR="00CB76BF" w:rsidRPr="00CB76BF" w:rsidRDefault="00CB76BF" w:rsidP="00CB76BF">
                            <w:pPr>
                              <w:pStyle w:val="Caption"/>
                              <w:rPr>
                                <w:noProof/>
                                <w:color w:val="004860"/>
                                <w:sz w:val="12"/>
                                <w:szCs w:val="12"/>
                              </w:rPr>
                            </w:pPr>
                            <w:r w:rsidRPr="00CB76BF">
                              <w:rPr>
                                <w:sz w:val="12"/>
                                <w:szCs w:val="12"/>
                              </w:rPr>
                              <w:t>Figure 1</w:t>
                            </w:r>
                            <w:r>
                              <w:rPr>
                                <w:sz w:val="12"/>
                                <w:szCs w:val="12"/>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3986C" id="_x0000_s1038" type="#_x0000_t202" style="position:absolute;margin-left:-6.1pt;margin-top:333.95pt;width:453.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" stroked="f">
                <v:textbox style="mso-fit-shape-to-text:t" inset="0,0,0,0">
                  <w:txbxContent>
                    <w:p w14:paraId="572AA09A" w14:textId="725A081B" w:rsidR="00CB76BF" w:rsidRPr="00CB76BF" w:rsidRDefault="00CB76BF" w:rsidP="00CB76BF">
                      <w:pPr>
                        <w:pStyle w:val="Caption"/>
                        <w:rPr>
                          <w:noProof/>
                          <w:color w:val="004860"/>
                          <w:sz w:val="12"/>
                          <w:szCs w:val="12"/>
                        </w:rPr>
                      </w:pPr>
                      <w:r w:rsidRPr="00CB76BF">
                        <w:rPr>
                          <w:sz w:val="12"/>
                          <w:szCs w:val="12"/>
                        </w:rPr>
                        <w:t>Figure 1</w:t>
                      </w:r>
                      <w:r>
                        <w:rPr>
                          <w:sz w:val="12"/>
                          <w:szCs w:val="12"/>
                        </w:rPr>
                        <w:t>3</w:t>
                      </w:r>
                    </w:p>
                  </w:txbxContent>
                </v:textbox>
                <w10:wrap type="topAndBottom"/>
              </v:shape>
            </w:pict>
          </mc:Fallback>
        </mc:AlternateContent>
      </w:r>
      <w:r w:rsidR="00342F77">
        <w:rPr>
          <w:noProof/>
        </w:rPr>
        <w:drawing>
          <wp:anchor distT="0" distB="0" distL="114300" distR="114300" simplePos="0" relativeHeight="251658246" behindDoc="0" locked="0" layoutInCell="1" allowOverlap="1" wp14:anchorId="15915C30" wp14:editId="575F0029">
            <wp:simplePos x="0" y="0"/>
            <wp:positionH relativeFrom="margin">
              <wp:posOffset>-6985</wp:posOffset>
            </wp:positionH>
            <wp:positionV relativeFrom="margin">
              <wp:posOffset>-102479</wp:posOffset>
            </wp:positionV>
            <wp:extent cx="5320665" cy="4291965"/>
            <wp:effectExtent l="0" t="0" r="635" b="635"/>
            <wp:wrapTopAndBottom/>
            <wp:docPr id="46467914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79145" name="Picture 13" descr="A screenshot of a computer&#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5320665" cy="4291965"/>
                    </a:xfrm>
                    <a:prstGeom prst="rect">
                      <a:avLst/>
                    </a:prstGeom>
                  </pic:spPr>
                </pic:pic>
              </a:graphicData>
            </a:graphic>
            <wp14:sizeRelH relativeFrom="page">
              <wp14:pctWidth>0</wp14:pctWidth>
            </wp14:sizeRelH>
            <wp14:sizeRelV relativeFrom="page">
              <wp14:pctHeight>0</wp14:pctHeight>
            </wp14:sizeRelV>
          </wp:anchor>
        </w:drawing>
      </w:r>
    </w:p>
    <w:p w14:paraId="7FC11374" w14:textId="77777777" w:rsidR="004541D2" w:rsidRDefault="005E39B2" w:rsidP="00467E63">
      <w:pPr>
        <w:pStyle w:val="Heading2"/>
        <w:rPr>
          <w:ins w:id="429" w:author="Leon Mlakar" w:date="2024-09-27T16:10:00Z" w16du:dateUtc="2024-09-27T14:10:00Z"/>
          <w:lang w:eastAsia="en-GB"/>
        </w:rPr>
      </w:pPr>
      <w:bookmarkStart w:id="430" w:name="_Toc178346071"/>
      <w:bookmarkEnd w:id="428"/>
      <w:r>
        <w:rPr>
          <w:lang w:eastAsia="en-GB"/>
        </w:rPr>
        <w:t>4</w:t>
      </w:r>
      <w:r w:rsidR="00996093">
        <w:rPr>
          <w:lang w:eastAsia="en-GB"/>
        </w:rPr>
        <w:t>.</w:t>
      </w:r>
      <w:r w:rsidR="00FA0197">
        <w:rPr>
          <w:lang w:eastAsia="en-GB"/>
        </w:rPr>
        <w:t xml:space="preserve"> </w:t>
      </w:r>
      <w:r w:rsidR="00403635">
        <w:rPr>
          <w:lang w:eastAsia="en-GB"/>
        </w:rPr>
        <w:t>Governance</w:t>
      </w:r>
      <w:r w:rsidR="009D011D">
        <w:rPr>
          <w:lang w:eastAsia="en-GB"/>
        </w:rPr>
        <w:t xml:space="preserve"> model</w:t>
      </w:r>
      <w:r w:rsidR="00394389">
        <w:rPr>
          <w:lang w:eastAsia="en-GB"/>
        </w:rPr>
        <w:t xml:space="preserve"> </w:t>
      </w:r>
      <w:r w:rsidR="009D011D">
        <w:rPr>
          <w:lang w:eastAsia="en-GB"/>
        </w:rPr>
        <w:t>using</w:t>
      </w:r>
      <w:r w:rsidR="00DF1B27" w:rsidRPr="008865CD">
        <w:rPr>
          <w:lang w:eastAsia="en-GB"/>
        </w:rPr>
        <w:t xml:space="preserve"> </w:t>
      </w:r>
      <w:r w:rsidR="00DA66F3">
        <w:rPr>
          <w:lang w:eastAsia="en-GB"/>
        </w:rPr>
        <w:t>D</w:t>
      </w:r>
      <w:r w:rsidR="00574BCC">
        <w:rPr>
          <w:lang w:eastAsia="en-GB"/>
        </w:rPr>
        <w:t>I</w:t>
      </w:r>
      <w:r w:rsidR="00DA66F3">
        <w:rPr>
          <w:lang w:eastAsia="en-GB"/>
        </w:rPr>
        <w:t xml:space="preserve">D </w:t>
      </w:r>
      <w:r w:rsidR="009D011D">
        <w:rPr>
          <w:lang w:eastAsia="en-GB"/>
        </w:rPr>
        <w:t>BSV method</w:t>
      </w:r>
      <w:bookmarkEnd w:id="430"/>
    </w:p>
    <w:p w14:paraId="119B8BD3" w14:textId="77777777" w:rsidR="004541D2" w:rsidRDefault="004541D2" w:rsidP="004541D2">
      <w:pPr>
        <w:rPr>
          <w:ins w:id="431" w:author="Leon Mlakar" w:date="2024-09-27T16:10:00Z" w16du:dateUtc="2024-09-27T14:10:00Z"/>
          <w:i/>
          <w:iCs/>
        </w:rPr>
      </w:pPr>
      <w:ins w:id="432" w:author="Leon Mlakar" w:date="2024-09-27T16:10:00Z" w16du:dateUtc="2024-09-27T14:10:00Z">
        <w:r w:rsidRPr="00643106">
          <w:rPr>
            <w:i/>
            <w:iCs/>
          </w:rPr>
          <w:t>THIS SECTION IS NOT NORMATIVE</w:t>
        </w:r>
      </w:ins>
    </w:p>
    <w:p w14:paraId="3DD4D8E0" w14:textId="7787036E" w:rsidR="00EF34E3" w:rsidRPr="004541D2" w:rsidRDefault="00DA66F3" w:rsidP="004541D2">
      <w:pPr>
        <w:rPr>
          <w:i/>
          <w:iCs/>
          <w:rPrChange w:id="433" w:author="Leon Mlakar" w:date="2024-09-27T16:10:00Z" w16du:dateUtc="2024-09-27T14:10:00Z">
            <w:rPr>
              <w:lang w:eastAsia="en-GB"/>
            </w:rPr>
          </w:rPrChange>
        </w:rPr>
        <w:pPrChange w:id="434" w:author="Leon Mlakar" w:date="2024-09-27T16:10:00Z" w16du:dateUtc="2024-09-27T14:10:00Z">
          <w:pPr>
            <w:pStyle w:val="Heading2"/>
          </w:pPr>
        </w:pPrChange>
      </w:pPr>
      <w:del w:id="435" w:author="Leon Mlakar" w:date="2024-09-27T16:10:00Z" w16du:dateUtc="2024-09-27T14:10:00Z">
        <w:r w:rsidDel="004541D2">
          <w:rPr>
            <w:lang w:eastAsia="en-GB"/>
          </w:rPr>
          <w:delText>.</w:delText>
        </w:r>
      </w:del>
      <w:r>
        <w:rPr>
          <w:lang w:eastAsia="en-GB"/>
        </w:rPr>
        <w:t xml:space="preserve"> </w:t>
      </w:r>
    </w:p>
    <w:p w14:paraId="6437A75E" w14:textId="3C764B3F" w:rsidR="00C012D3" w:rsidRPr="004F166E" w:rsidRDefault="008659E4" w:rsidP="004F166E">
      <w:r w:rsidRPr="004F166E">
        <w:t>The UTXO-Based D</w:t>
      </w:r>
      <w:r w:rsidR="00510161">
        <w:t>I</w:t>
      </w:r>
      <w:r w:rsidRPr="004F166E">
        <w:t xml:space="preserve">D Method supports a governance service where the DID Subject accepts a DID from a trusted Controller as valid. The </w:t>
      </w:r>
      <w:r w:rsidR="00B25735" w:rsidRPr="004F166E">
        <w:t xml:space="preserve">Verifier </w:t>
      </w:r>
      <w:r w:rsidRPr="004F166E">
        <w:t xml:space="preserve">will only accept </w:t>
      </w:r>
      <w:r w:rsidR="00B25735" w:rsidRPr="004F166E">
        <w:t xml:space="preserve">as valid </w:t>
      </w:r>
      <w:r w:rsidRPr="004F166E">
        <w:t xml:space="preserve">a DID Subject </w:t>
      </w:r>
      <w:r w:rsidR="00B25735" w:rsidRPr="004F166E">
        <w:t>whose DID Document</w:t>
      </w:r>
      <w:r w:rsidRPr="004F166E">
        <w:t xml:space="preserve"> is co-signed by that specific controller</w:t>
      </w:r>
      <w:r w:rsidR="001A6D44">
        <w:t>.</w:t>
      </w:r>
      <w:r w:rsidR="005E0608">
        <w:t xml:space="preserve"> </w:t>
      </w:r>
      <w:r w:rsidR="001A6D44">
        <w:t>A</w:t>
      </w:r>
      <w:r w:rsidR="005E0608">
        <w:t>s mentioned before</w:t>
      </w:r>
      <w:r w:rsidR="001A6D44">
        <w:t>,</w:t>
      </w:r>
      <w:r w:rsidR="005E0608">
        <w:t xml:space="preserve"> the DID controller can be run by any entity. The BSV DID method does not require a centralized controller.</w:t>
      </w:r>
      <w:r w:rsidR="00AB43AD">
        <w:t xml:space="preserve"> </w:t>
      </w:r>
      <w:r w:rsidR="00AB43AD">
        <w:br/>
      </w:r>
      <w:r w:rsidR="006F1368" w:rsidRPr="004F166E">
        <w:t xml:space="preserve">Below there’s a description </w:t>
      </w:r>
      <w:r w:rsidR="00C012D3" w:rsidRPr="004F166E">
        <w:t>of a specific</w:t>
      </w:r>
      <w:r w:rsidRPr="004F166E">
        <w:t xml:space="preserve"> example</w:t>
      </w:r>
      <w:r w:rsidR="00C012D3" w:rsidRPr="004F166E">
        <w:t xml:space="preserve"> for governance: </w:t>
      </w:r>
    </w:p>
    <w:p w14:paraId="7AB51E89" w14:textId="3EA21C5A" w:rsidR="008659E4" w:rsidRPr="004F166E" w:rsidRDefault="00B32F9B" w:rsidP="004F166E">
      <w:pPr>
        <w:pStyle w:val="ListParagraph"/>
        <w:numPr>
          <w:ilvl w:val="0"/>
          <w:numId w:val="46"/>
        </w:numPr>
      </w:pPr>
      <w:r w:rsidRPr="004F166E">
        <w:t xml:space="preserve">Imagine a scenario where </w:t>
      </w:r>
      <w:r w:rsidR="008659E4" w:rsidRPr="004F166E">
        <w:t>the D</w:t>
      </w:r>
      <w:r w:rsidR="00E51117">
        <w:t>I</w:t>
      </w:r>
      <w:r w:rsidR="008659E4" w:rsidRPr="004F166E">
        <w:t xml:space="preserve">D Controller is </w:t>
      </w:r>
      <w:r w:rsidR="0094450F" w:rsidRPr="004F166E">
        <w:t>run</w:t>
      </w:r>
      <w:r w:rsidR="008659E4" w:rsidRPr="004F166E">
        <w:t xml:space="preserve"> by the Spanish Directorate-General for Traffic (DGT). </w:t>
      </w:r>
    </w:p>
    <w:p w14:paraId="0861D9B5" w14:textId="77777777" w:rsidR="00441386" w:rsidRDefault="008659E4" w:rsidP="00441386">
      <w:pPr>
        <w:pStyle w:val="ListParagraph"/>
        <w:numPr>
          <w:ilvl w:val="0"/>
          <w:numId w:val="46"/>
        </w:numPr>
      </w:pPr>
      <w:r w:rsidRPr="004F166E">
        <w:t>Every D</w:t>
      </w:r>
      <w:r w:rsidR="00E51117">
        <w:t>I</w:t>
      </w:r>
      <w:r w:rsidRPr="004F166E">
        <w:t>D issued by the DGT is always co-signed by this controller. The verifier that checks the validity of the DGT operator's D</w:t>
      </w:r>
      <w:r w:rsidR="00E51117">
        <w:t>I</w:t>
      </w:r>
      <w:r w:rsidRPr="004F166E">
        <w:t xml:space="preserve">D ensures it is always co-signed by the DGT controller. </w:t>
      </w:r>
    </w:p>
    <w:p w14:paraId="56F83200" w14:textId="01572CE4" w:rsidR="001C0CBF" w:rsidRPr="004F166E" w:rsidRDefault="008659E4" w:rsidP="00441386">
      <w:pPr>
        <w:pStyle w:val="ListParagraph"/>
        <w:numPr>
          <w:ilvl w:val="0"/>
          <w:numId w:val="46"/>
        </w:numPr>
      </w:pPr>
      <w:r w:rsidRPr="004F166E">
        <w:t>The DID controller establishes an ecosystem where value is derived from attestation to the keys of a DID subject and the signature of the controller. Initially, the controller will issue a DID for itself following the process described in the UTXO D</w:t>
      </w:r>
      <w:r w:rsidR="008D340D" w:rsidRPr="004F166E">
        <w:t>I</w:t>
      </w:r>
      <w:r w:rsidRPr="004F166E">
        <w:t>D method</w:t>
      </w:r>
      <w:r w:rsidR="00854B5B" w:rsidRPr="004F166E">
        <w:t>.</w:t>
      </w:r>
      <w:r w:rsidRPr="004F166E">
        <w:t xml:space="preserve"> </w:t>
      </w:r>
      <w:r w:rsidR="008D340D" w:rsidRPr="004F166E">
        <w:t>S</w:t>
      </w:r>
      <w:r w:rsidRPr="004F166E">
        <w:t xml:space="preserve">ee section </w:t>
      </w:r>
      <w:r w:rsidR="008D340D" w:rsidRPr="004F166E">
        <w:t>3.</w:t>
      </w:r>
      <w:r w:rsidR="00854B5B" w:rsidRPr="004F166E">
        <w:t>4</w:t>
      </w:r>
      <w:r w:rsidRPr="004F166E">
        <w:t>.</w:t>
      </w:r>
      <w:r w:rsidR="00854B5B" w:rsidRPr="004F166E">
        <w:t>1.</w:t>
      </w:r>
      <w:r w:rsidRPr="004F166E">
        <w:t xml:space="preserve"> </w:t>
      </w:r>
    </w:p>
    <w:p w14:paraId="7C27F6F3" w14:textId="4805C9E8" w:rsidR="001C0CBF" w:rsidRPr="004F166E" w:rsidRDefault="008659E4" w:rsidP="004F166E">
      <w:pPr>
        <w:pStyle w:val="ListParagraph"/>
        <w:numPr>
          <w:ilvl w:val="0"/>
          <w:numId w:val="46"/>
        </w:numPr>
      </w:pPr>
      <w:r w:rsidRPr="004F166E">
        <w:t xml:space="preserve">In this case, the DID document will be self-attested. The controller will issue a DID to an alternate key-pair, which will then be used as the master keypair for attestation of DIDs to its audience. </w:t>
      </w:r>
    </w:p>
    <w:p w14:paraId="51E16BB0" w14:textId="16939E33" w:rsidR="008659E4" w:rsidRPr="004F166E" w:rsidRDefault="008659E4" w:rsidP="004F066F">
      <w:pPr>
        <w:pStyle w:val="ListParagraph"/>
        <w:numPr>
          <w:ilvl w:val="0"/>
          <w:numId w:val="46"/>
        </w:numPr>
      </w:pPr>
      <w:r w:rsidRPr="004F166E">
        <w:t xml:space="preserve">The </w:t>
      </w:r>
      <w:r w:rsidR="00CA35B3" w:rsidRPr="004F166E">
        <w:t>trust framework</w:t>
      </w:r>
      <w:r w:rsidRPr="004F166E">
        <w:t xml:space="preserve"> supports a schema of key hierarchies and the issuance of the DID Controller. Once the Controller has been assigned a key, it becomes the master of that key for issuing all DIDs to its DID subjects.</w:t>
      </w:r>
    </w:p>
    <w:p w14:paraId="0FB4CBD1" w14:textId="276A664E" w:rsidR="00714A10" w:rsidRPr="00714A10" w:rsidRDefault="00714A10" w:rsidP="00714A10">
      <w:pPr>
        <w:rPr>
          <w:lang w:eastAsia="en-GB"/>
        </w:rPr>
      </w:pPr>
    </w:p>
    <w:p w14:paraId="7A0BB573" w14:textId="52FDDBF8" w:rsidR="009809D8" w:rsidRDefault="00714A10" w:rsidP="009809D8">
      <w:pPr>
        <w:pStyle w:val="NormalList"/>
        <w:numPr>
          <w:ilvl w:val="0"/>
          <w:numId w:val="0"/>
        </w:numPr>
      </w:pPr>
      <w:r w:rsidRPr="008659E4">
        <w:rPr>
          <w:b/>
          <w:bCs/>
        </w:rPr>
        <w:t xml:space="preserve">DID </w:t>
      </w:r>
      <w:r w:rsidR="005154B9">
        <w:rPr>
          <w:b/>
          <w:bCs/>
        </w:rPr>
        <w:t>&lt;PKCD&gt;</w:t>
      </w:r>
      <w:r w:rsidRPr="008659E4">
        <w:rPr>
          <w:b/>
          <w:bCs/>
        </w:rPr>
        <w:t xml:space="preserve"> = Master key </w:t>
      </w:r>
      <w:r w:rsidR="005D18A8">
        <w:rPr>
          <w:b/>
          <w:bCs/>
        </w:rPr>
        <w:t>and &lt;PK</w:t>
      </w:r>
      <w:r w:rsidR="00975375">
        <w:rPr>
          <w:b/>
          <w:bCs/>
        </w:rPr>
        <w:t>C0&gt;= Controller Key to sign Subject DIDs.</w:t>
      </w:r>
      <w:r w:rsidR="008659E4">
        <w:rPr>
          <w:b/>
        </w:rPr>
        <w:t xml:space="preserve"> </w:t>
      </w:r>
      <w:r w:rsidRPr="008659E4">
        <w:t xml:space="preserve">When the </w:t>
      </w:r>
      <w:r w:rsidR="00BF3EF7">
        <w:t>c</w:t>
      </w:r>
      <w:r w:rsidRPr="008659E4">
        <w:t xml:space="preserve">ontroller signs a new DID Document, </w:t>
      </w:r>
      <w:r w:rsidR="00B41BB6">
        <w:t xml:space="preserve">the controller </w:t>
      </w:r>
      <w:r w:rsidRPr="008659E4">
        <w:t>will publish the DID public key to enable the authentication of the Controller’s DID.</w:t>
      </w:r>
      <w:r w:rsidR="005D18A8">
        <w:t xml:space="preserve"> </w:t>
      </w:r>
      <w:r w:rsidR="008B578B">
        <w:br/>
      </w:r>
    </w:p>
    <w:p w14:paraId="0DB48BD2" w14:textId="44653432" w:rsidR="00AB43AD" w:rsidRDefault="00417AD0" w:rsidP="009809D8">
      <w:pPr>
        <w:pStyle w:val="NormalList"/>
        <w:numPr>
          <w:ilvl w:val="0"/>
          <w:numId w:val="0"/>
        </w:numPr>
      </w:pPr>
      <w:r w:rsidRPr="00DE35C9">
        <w:lastRenderedPageBreak/>
        <w:t>For governance verification</w:t>
      </w:r>
      <w:r>
        <w:t xml:space="preserve"> t</w:t>
      </w:r>
      <w:r w:rsidR="005D18A8">
        <w:t>he verifier will</w:t>
      </w:r>
      <w:r w:rsidR="00985CC7">
        <w:t xml:space="preserve"> use the DID to fetch the transaction on the ledger. </w:t>
      </w:r>
      <w:r w:rsidR="00776644">
        <w:t xml:space="preserve">Once they find the transaction the verifier will </w:t>
      </w:r>
      <w:r w:rsidR="00985CC7">
        <w:t>review the UTXO status</w:t>
      </w:r>
      <w:r w:rsidR="00776644">
        <w:t xml:space="preserve"> and the DID Document. </w:t>
      </w:r>
      <w:r w:rsidR="00F1180A">
        <w:t xml:space="preserve">For governance </w:t>
      </w:r>
      <w:r w:rsidR="005D18A8">
        <w:t>check the</w:t>
      </w:r>
      <w:r w:rsidR="00401872">
        <w:t xml:space="preserve"> verifier </w:t>
      </w:r>
      <w:proofErr w:type="gramStart"/>
      <w:r w:rsidR="00401872">
        <w:t>has to</w:t>
      </w:r>
      <w:proofErr w:type="gramEnd"/>
      <w:r w:rsidR="00401872">
        <w:t xml:space="preserve"> check the</w:t>
      </w:r>
      <w:r w:rsidR="005D18A8">
        <w:t xml:space="preserve"> DID </w:t>
      </w:r>
      <w:r w:rsidR="00C6704B">
        <w:t xml:space="preserve">issued by </w:t>
      </w:r>
      <w:r w:rsidR="00401872">
        <w:t>for the</w:t>
      </w:r>
      <w:r w:rsidR="00C6704B">
        <w:t xml:space="preserve"> Subject </w:t>
      </w:r>
      <w:r w:rsidR="005D18A8">
        <w:t xml:space="preserve">has been </w:t>
      </w:r>
      <w:commentRangeStart w:id="436"/>
      <w:r w:rsidR="00C6704B">
        <w:t>co-signed</w:t>
      </w:r>
      <w:commentRangeEnd w:id="436"/>
      <w:r>
        <w:rPr>
          <w:rStyle w:val="CommentReference"/>
        </w:rPr>
        <w:commentReference w:id="436"/>
      </w:r>
      <w:r w:rsidR="00C6704B">
        <w:t xml:space="preserve"> by one of the published Controller keys. </w:t>
      </w:r>
    </w:p>
    <w:p w14:paraId="0B1D9FA7" w14:textId="77777777" w:rsidR="00AB43AD" w:rsidRDefault="00AB43AD">
      <w:pPr>
        <w:spacing w:line="240" w:lineRule="auto"/>
      </w:pPr>
      <w:r>
        <w:br w:type="page"/>
      </w:r>
    </w:p>
    <w:p w14:paraId="55F4B3AF" w14:textId="6E7C7EE5" w:rsidR="009B1C9A" w:rsidRDefault="009B1C9A" w:rsidP="00FE4419">
      <w:pPr>
        <w:pStyle w:val="Heading2"/>
        <w:rPr>
          <w:ins w:id="437" w:author="Leon Mlakar" w:date="2024-09-27T16:10:00Z" w16du:dateUtc="2024-09-27T14:10:00Z"/>
        </w:rPr>
      </w:pPr>
      <w:bookmarkStart w:id="438" w:name="_Toc178346072"/>
      <w:r>
        <w:lastRenderedPageBreak/>
        <w:t>5.Low latency DID resolution</w:t>
      </w:r>
      <w:bookmarkEnd w:id="438"/>
    </w:p>
    <w:p w14:paraId="459920BA" w14:textId="77777777" w:rsidR="004541D2" w:rsidRPr="00643106" w:rsidRDefault="004541D2" w:rsidP="004541D2">
      <w:pPr>
        <w:rPr>
          <w:ins w:id="439" w:author="Leon Mlakar" w:date="2024-09-27T16:10:00Z" w16du:dateUtc="2024-09-27T14:10:00Z"/>
          <w:i/>
          <w:iCs/>
        </w:rPr>
      </w:pPr>
      <w:ins w:id="440" w:author="Leon Mlakar" w:date="2024-09-27T16:10:00Z" w16du:dateUtc="2024-09-27T14:10:00Z">
        <w:r w:rsidRPr="00643106">
          <w:rPr>
            <w:i/>
            <w:iCs/>
          </w:rPr>
          <w:t>THIS SECTION IS NOT NORMATIVE</w:t>
        </w:r>
      </w:ins>
    </w:p>
    <w:p w14:paraId="697ABA19" w14:textId="77777777" w:rsidR="004541D2" w:rsidRPr="004541D2" w:rsidRDefault="004541D2" w:rsidP="004541D2">
      <w:pPr>
        <w:pPrChange w:id="441" w:author="Leon Mlakar" w:date="2024-09-27T16:10:00Z" w16du:dateUtc="2024-09-27T14:10:00Z">
          <w:pPr>
            <w:pStyle w:val="Heading2"/>
          </w:pPr>
        </w:pPrChange>
      </w:pPr>
    </w:p>
    <w:p w14:paraId="01FC801A" w14:textId="39929337" w:rsidR="00910572" w:rsidRDefault="008F0202" w:rsidP="008F0202">
      <w:r w:rsidRPr="008F0202">
        <w:t xml:space="preserve">As previously </w:t>
      </w:r>
      <w:r>
        <w:t>detailed</w:t>
      </w:r>
      <w:r w:rsidR="00215560">
        <w:t xml:space="preserve"> (See Section 3)</w:t>
      </w:r>
      <w:r w:rsidRPr="008F0202">
        <w:t xml:space="preserve">, a DID and its associated DID Document are constructed through </w:t>
      </w:r>
      <w:r w:rsidR="00DE35C9" w:rsidRPr="00DE35C9">
        <w:t>two linked</w:t>
      </w:r>
      <w:r w:rsidR="00DE35C9">
        <w:rPr>
          <w:i/>
          <w:iCs/>
        </w:rPr>
        <w:t xml:space="preserve"> </w:t>
      </w:r>
      <w:r w:rsidRPr="008F0202">
        <w:t xml:space="preserve">transactions connected by the spending of </w:t>
      </w:r>
      <w:r w:rsidR="00215560">
        <w:t xml:space="preserve">a unique </w:t>
      </w:r>
      <w:r w:rsidRPr="008F0202">
        <w:t>UTXO.</w:t>
      </w:r>
      <w:commentRangeStart w:id="442"/>
      <w:r w:rsidR="001149F0">
        <w:t xml:space="preserve"> </w:t>
      </w:r>
      <w:r w:rsidRPr="008F0202">
        <w:t xml:space="preserve">For the DID to be </w:t>
      </w:r>
      <w:r w:rsidR="00E244F0">
        <w:t>resolved</w:t>
      </w:r>
      <w:r w:rsidRPr="008F0202">
        <w:t>, it is necessary for both transactions to be mined within a block.</w:t>
      </w:r>
      <w:r w:rsidR="0028110C">
        <w:t xml:space="preserve"> </w:t>
      </w:r>
      <w:r w:rsidR="0020209A">
        <w:t xml:space="preserve">The default outcome requires DID transactions to be mined in </w:t>
      </w:r>
      <w:r w:rsidR="009634A6">
        <w:t>at least one block to be marked as resolved.</w:t>
      </w:r>
      <w:r w:rsidR="0020209A">
        <w:t xml:space="preserve"> </w:t>
      </w:r>
      <w:r w:rsidRPr="008F0202">
        <w:t>Given the inherent nature of blockchain technology, the standard time for mining a block</w:t>
      </w:r>
      <w:r w:rsidR="001F6E65">
        <w:t xml:space="preserve"> in Bitcoin SV, Bitcoin Core or Bitcoin Cash</w:t>
      </w:r>
      <w:r w:rsidRPr="008F0202">
        <w:t xml:space="preserve"> is approximately 10 minutes.</w:t>
      </w:r>
      <w:r w:rsidR="000C0F7B">
        <w:t xml:space="preserve"> </w:t>
      </w:r>
      <w:commentRangeEnd w:id="442"/>
      <w:r>
        <w:rPr>
          <w:rStyle w:val="CommentReference"/>
        </w:rPr>
        <w:commentReference w:id="442"/>
      </w:r>
    </w:p>
    <w:p w14:paraId="071C6E6C" w14:textId="26975A45" w:rsidR="00FC7E1F" w:rsidRDefault="0006742B" w:rsidP="00FC7E1F">
      <w:r>
        <w:t xml:space="preserve">Each blockchain transaction </w:t>
      </w:r>
      <w:r w:rsidR="00D261FD">
        <w:t>refers</w:t>
      </w:r>
      <w:r>
        <w:t xml:space="preserve"> </w:t>
      </w:r>
      <w:r w:rsidR="003701E2">
        <w:t xml:space="preserve">to </w:t>
      </w:r>
      <w:r>
        <w:t xml:space="preserve">a previous blockchain </w:t>
      </w:r>
      <w:r w:rsidR="00371AE4">
        <w:t>transaction</w:t>
      </w:r>
      <w:r>
        <w:t xml:space="preserve">. </w:t>
      </w:r>
      <w:r w:rsidR="0082195B">
        <w:t>G</w:t>
      </w:r>
      <w:r>
        <w:t xml:space="preserve">iven a </w:t>
      </w:r>
      <w:proofErr w:type="spellStart"/>
      <w:r>
        <w:t>T</w:t>
      </w:r>
      <w:r w:rsidR="0082195B">
        <w:t>x</w:t>
      </w:r>
      <w:r w:rsidR="00BC6029">
        <w:t>ID</w:t>
      </w:r>
      <w:proofErr w:type="spellEnd"/>
      <w:r>
        <w:t xml:space="preserve"> </w:t>
      </w:r>
      <w:r w:rsidR="00022BA4">
        <w:t>the</w:t>
      </w:r>
      <w:r w:rsidR="00007327">
        <w:t xml:space="preserve"> ledger</w:t>
      </w:r>
      <w:r>
        <w:t xml:space="preserve"> </w:t>
      </w:r>
      <w:r w:rsidR="00D229F5">
        <w:t>allows an</w:t>
      </w:r>
      <w:r w:rsidR="00007327">
        <w:t xml:space="preserve"> </w:t>
      </w:r>
      <w:r w:rsidR="00022BA4">
        <w:t>observer</w:t>
      </w:r>
      <w:r>
        <w:t xml:space="preserve"> trace back to the </w:t>
      </w:r>
      <w:r w:rsidR="00D261FD">
        <w:t xml:space="preserve">previous transaction. </w:t>
      </w:r>
      <w:r w:rsidR="00935B17" w:rsidRPr="00935B17">
        <w:t>The DID method requires every DID status update to be linked to the initial transaction TXID0</w:t>
      </w:r>
      <w:r w:rsidR="00FA1CEA">
        <w:t xml:space="preserve">, </w:t>
      </w:r>
      <w:r w:rsidR="007D6EFD">
        <w:t>and</w:t>
      </w:r>
      <w:r w:rsidR="00FA1CEA">
        <w:t xml:space="preserve"> the </w:t>
      </w:r>
      <w:r w:rsidR="00D503CF">
        <w:t xml:space="preserve">DID </w:t>
      </w:r>
      <w:r w:rsidR="000978F8">
        <w:t xml:space="preserve">controller requires </w:t>
      </w:r>
      <w:r w:rsidR="008F0202" w:rsidRPr="008F0202">
        <w:t xml:space="preserve">verification of the UTXO status corresponding to the most recent transaction on the chain. </w:t>
      </w:r>
      <w:r w:rsidR="00935B17" w:rsidRPr="00935B17">
        <w:t>Therefore, we are required to trace back though every transaction in the chain until we get to TXID0</w:t>
      </w:r>
      <w:r w:rsidR="00935B17">
        <w:rPr>
          <w:i/>
          <w:iCs/>
        </w:rPr>
        <w:t xml:space="preserve">. </w:t>
      </w:r>
      <w:r w:rsidR="00472C56">
        <w:t xml:space="preserve">To make this more efficient, our </w:t>
      </w:r>
      <w:r w:rsidR="00FB31A6">
        <w:t>implementation uses an</w:t>
      </w:r>
      <w:r w:rsidR="008F0202" w:rsidRPr="008F0202">
        <w:t xml:space="preserve"> indexing service</w:t>
      </w:r>
      <w:r w:rsidR="00F35A75">
        <w:t xml:space="preserve"> </w:t>
      </w:r>
      <w:r w:rsidR="008F0202" w:rsidRPr="008F0202">
        <w:t>to enable</w:t>
      </w:r>
      <w:r w:rsidR="0011092F">
        <w:t xml:space="preserve"> </w:t>
      </w:r>
      <w:r w:rsidR="008D4146">
        <w:t xml:space="preserve">forward </w:t>
      </w:r>
      <w:r w:rsidR="00E5603D">
        <w:t xml:space="preserve">Tx </w:t>
      </w:r>
      <w:r w:rsidR="00A00DEA">
        <w:t>retrieval</w:t>
      </w:r>
      <w:r w:rsidR="00472C56">
        <w:t xml:space="preserve"> and DID</w:t>
      </w:r>
      <w:r w:rsidR="00A00DEA">
        <w:t xml:space="preserve"> </w:t>
      </w:r>
      <w:r w:rsidR="0011092F">
        <w:t>status check</w:t>
      </w:r>
      <w:r w:rsidR="00E9469B">
        <w:t xml:space="preserve">. </w:t>
      </w:r>
    </w:p>
    <w:p w14:paraId="78072BE4" w14:textId="77777777" w:rsidR="00116ACD" w:rsidRDefault="00116ACD" w:rsidP="00FC7E1F"/>
    <w:p w14:paraId="228B6B18" w14:textId="0090E739" w:rsidR="00116ACD" w:rsidRDefault="004100ED" w:rsidP="00C561B3">
      <w:pPr>
        <w:pStyle w:val="Heading5"/>
      </w:pPr>
      <w:r w:rsidRPr="004100ED">
        <w:t>Timing and Latency in DID Resolution Processes</w:t>
      </w:r>
      <w:r w:rsidR="00116ACD">
        <w:t xml:space="preserve"> </w:t>
      </w:r>
    </w:p>
    <w:p w14:paraId="5235A8D0" w14:textId="717F4EBA" w:rsidR="00CB0F4E" w:rsidRDefault="00116ACD" w:rsidP="00B43398">
      <w:r w:rsidRPr="00116ACD">
        <w:t>Currently, the DID resolver only searches for transactions in mined blocks. Given that the average time for a block to be mined is approximately 10 minutes, this forms the basis for the resolution</w:t>
      </w:r>
      <w:r w:rsidR="00582CE3">
        <w:t xml:space="preserve"> time it takes </w:t>
      </w:r>
      <w:r w:rsidR="007C2A68">
        <w:t xml:space="preserve">for </w:t>
      </w:r>
      <w:r w:rsidRPr="00116ACD">
        <w:t xml:space="preserve">newly minted DIDs. </w:t>
      </w:r>
      <w:r w:rsidR="007C2A68">
        <w:t>Since broadcasted t</w:t>
      </w:r>
      <w:r w:rsidRPr="00116ACD">
        <w:t xml:space="preserve">ransactions are not subject to reorganization or modification </w:t>
      </w:r>
      <w:r w:rsidR="007C2A68">
        <w:t xml:space="preserve">in </w:t>
      </w:r>
      <w:r w:rsidRPr="00116ACD">
        <w:t xml:space="preserve">the </w:t>
      </w:r>
      <w:proofErr w:type="spellStart"/>
      <w:r w:rsidR="00A73C5D" w:rsidRPr="00A73C5D">
        <w:t>mempool</w:t>
      </w:r>
      <w:proofErr w:type="spellEnd"/>
      <w:r w:rsidR="000B26C1">
        <w:rPr>
          <w:rStyle w:val="CommentReference"/>
        </w:rPr>
        <w:t xml:space="preserve"> </w:t>
      </w:r>
      <w:r w:rsidR="000F30B8">
        <w:t>t</w:t>
      </w:r>
      <w:r w:rsidR="001F39DE">
        <w:t xml:space="preserve">he </w:t>
      </w:r>
      <w:proofErr w:type="spellStart"/>
      <w:r w:rsidR="00A73C5D" w:rsidRPr="00A73C5D">
        <w:t>mempool</w:t>
      </w:r>
      <w:proofErr w:type="spellEnd"/>
      <w:r w:rsidR="001F39DE">
        <w:t xml:space="preserve"> </w:t>
      </w:r>
      <w:r w:rsidRPr="00116ACD">
        <w:t>becomes the first trusted source of transaction</w:t>
      </w:r>
      <w:r w:rsidR="00251B5D">
        <w:t xml:space="preserve"> status check</w:t>
      </w:r>
      <w:r w:rsidRPr="00116ACD">
        <w:t xml:space="preserve">. </w:t>
      </w:r>
      <w:r w:rsidR="00251B5D">
        <w:t>In addition</w:t>
      </w:r>
      <w:r w:rsidR="00D57449">
        <w:t xml:space="preserve">, </w:t>
      </w:r>
      <w:r w:rsidR="0003566F">
        <w:t>for</w:t>
      </w:r>
      <w:r w:rsidR="00251B5D">
        <w:t xml:space="preserve"> this</w:t>
      </w:r>
      <w:r w:rsidRPr="00116ACD">
        <w:t xml:space="preserve"> specific </w:t>
      </w:r>
      <w:r w:rsidR="0003566F">
        <w:t xml:space="preserve">implementation and the </w:t>
      </w:r>
      <w:r w:rsidRPr="00116ACD">
        <w:t xml:space="preserve">blockchain network </w:t>
      </w:r>
      <w:r w:rsidR="004635D4">
        <w:t>of used</w:t>
      </w:r>
      <w:r w:rsidRPr="00116ACD">
        <w:t xml:space="preserve">, which supports large blocks, allows most transactions in the </w:t>
      </w:r>
      <w:proofErr w:type="spellStart"/>
      <w:r w:rsidR="00A73C5D" w:rsidRPr="00A73C5D">
        <w:t>mempool</w:t>
      </w:r>
      <w:proofErr w:type="spellEnd"/>
      <w:r w:rsidR="00A73C5D" w:rsidRPr="00A73C5D" w:rsidDel="00A73C5D">
        <w:t xml:space="preserve"> </w:t>
      </w:r>
      <w:r w:rsidRPr="00116ACD">
        <w:t xml:space="preserve">to be included in the following block, enhancing reliability </w:t>
      </w:r>
      <w:r w:rsidR="002D1566">
        <w:t>in</w:t>
      </w:r>
      <w:r w:rsidRPr="00116ACD">
        <w:t xml:space="preserve"> the </w:t>
      </w:r>
      <w:proofErr w:type="spellStart"/>
      <w:r w:rsidR="00A73C5D" w:rsidRPr="00A73C5D">
        <w:t>mempool</w:t>
      </w:r>
      <w:proofErr w:type="spellEnd"/>
      <w:r w:rsidRPr="00116ACD">
        <w:t>.</w:t>
      </w:r>
      <w:r w:rsidR="0026563D">
        <w:t xml:space="preserve"> </w:t>
      </w:r>
      <w:r w:rsidR="00EA2420" w:rsidRPr="00EA2420">
        <w:t>The key innovation of this approach is</w:t>
      </w:r>
      <w:r w:rsidR="0026563D">
        <w:t xml:space="preserve"> that</w:t>
      </w:r>
      <w:r w:rsidR="00EA2420" w:rsidRPr="00EA2420">
        <w:t xml:space="preserve"> </w:t>
      </w:r>
      <w:r w:rsidR="00C979DB">
        <w:t xml:space="preserve">it </w:t>
      </w:r>
      <w:r w:rsidR="00CC6BF5">
        <w:t>accomplishes</w:t>
      </w:r>
      <w:r w:rsidR="00EA2420" w:rsidRPr="00EA2420">
        <w:t xml:space="preserve"> low resolution latency</w:t>
      </w:r>
      <w:r w:rsidR="5BC87324">
        <w:t>,</w:t>
      </w:r>
      <w:r w:rsidR="00C979DB">
        <w:t xml:space="preserve"> but it </w:t>
      </w:r>
      <w:r w:rsidR="3D505AD5">
        <w:t>shifts</w:t>
      </w:r>
      <w:r w:rsidR="00CC6BF5">
        <w:t xml:space="preserve"> the </w:t>
      </w:r>
      <w:r w:rsidR="00D062A5">
        <w:t xml:space="preserve">responsibility of the </w:t>
      </w:r>
      <w:r w:rsidR="00B43398">
        <w:t>stability of the DID Document from the DID Resolver to the requester of the status check</w:t>
      </w:r>
      <w:r w:rsidR="00FD5110">
        <w:t xml:space="preserve">. </w:t>
      </w:r>
    </w:p>
    <w:p w14:paraId="73A298BA" w14:textId="77777777" w:rsidR="00EA2420" w:rsidRDefault="00EA2420" w:rsidP="009B1C9A"/>
    <w:p w14:paraId="339C3326" w14:textId="77777777" w:rsidR="00E03CD1" w:rsidRPr="00E03CD1" w:rsidRDefault="00E03CD1" w:rsidP="00E03CD1">
      <w:pPr>
        <w:pStyle w:val="Heading5"/>
      </w:pPr>
      <w:r w:rsidRPr="00E03CD1">
        <w:t>User-Controlled Security through Miner Block Validation</w:t>
      </w:r>
    </w:p>
    <w:p w14:paraId="0A62F547" w14:textId="705ACF96" w:rsidR="00E03CD1" w:rsidRDefault="00E03CD1" w:rsidP="00E03CD1">
      <w:r w:rsidRPr="00E03CD1">
        <w:t>This approach shifts the responsibility for determining DID security and stability from the BSV DID method to the user. By using miner block validation, users can assess the security of a DID based on the number of block confirmations.</w:t>
      </w:r>
      <w:r w:rsidR="00D36101" w:rsidRPr="00D36101">
        <w:t xml:space="preserve"> This method provides low resolve latency while giving users the flexibility to determine stability based on the DID Resolution Metadata. The metadata includes information on the number of confirmations (i.e., the distance from the </w:t>
      </w:r>
      <w:proofErr w:type="spellStart"/>
      <w:r w:rsidR="00D36101" w:rsidRPr="00D36101">
        <w:t>mempool</w:t>
      </w:r>
      <w:proofErr w:type="spellEnd"/>
      <w:r w:rsidR="00D36101" w:rsidRPr="00D36101">
        <w:t xml:space="preserve"> in blocks) that a resolved DID document has received. The BSV DID method specifications will also offer clear guidelines on how different numbers of confirmations correspond to varying levels of stability and security guarantees</w:t>
      </w:r>
      <w:r w:rsidR="00107902">
        <w:t xml:space="preserve">: </w:t>
      </w:r>
    </w:p>
    <w:p w14:paraId="6D7F7161" w14:textId="0FFC11AD" w:rsidR="00107902" w:rsidRDefault="00107902" w:rsidP="00107902">
      <w:pPr>
        <w:pStyle w:val="ListParagraph"/>
        <w:numPr>
          <w:ilvl w:val="0"/>
          <w:numId w:val="46"/>
        </w:numPr>
      </w:pPr>
      <w:r w:rsidRPr="00107902">
        <w:t>BSV DID Method specification</w:t>
      </w:r>
    </w:p>
    <w:p w14:paraId="359CF394" w14:textId="77777777" w:rsidR="00107902" w:rsidRDefault="00107902" w:rsidP="00107902">
      <w:pPr>
        <w:pStyle w:val="ListParagraph"/>
        <w:numPr>
          <w:ilvl w:val="1"/>
          <w:numId w:val="46"/>
        </w:numPr>
      </w:pPr>
      <w:r>
        <w:rPr>
          <w:b/>
          <w:bCs/>
        </w:rPr>
        <w:t>R</w:t>
      </w:r>
      <w:r w:rsidRPr="00107902">
        <w:rPr>
          <w:b/>
          <w:bCs/>
        </w:rPr>
        <w:t>esolution process</w:t>
      </w:r>
      <w:r>
        <w:rPr>
          <w:b/>
          <w:bCs/>
        </w:rPr>
        <w:t xml:space="preserve">: </w:t>
      </w:r>
      <w:r w:rsidRPr="00107902">
        <w:t xml:space="preserve">should specify that </w:t>
      </w:r>
      <w:proofErr w:type="spellStart"/>
      <w:r w:rsidRPr="00107902">
        <w:t>mempool</w:t>
      </w:r>
      <w:proofErr w:type="spellEnd"/>
      <w:r w:rsidRPr="00107902">
        <w:t xml:space="preserve"> will be searched too</w:t>
      </w:r>
    </w:p>
    <w:p w14:paraId="3E1BD2A3" w14:textId="4931E6B1" w:rsidR="004E2BA6" w:rsidRDefault="00107902" w:rsidP="004E2BA6">
      <w:pPr>
        <w:pStyle w:val="ListParagraph"/>
        <w:numPr>
          <w:ilvl w:val="1"/>
          <w:numId w:val="46"/>
        </w:numPr>
      </w:pPr>
      <w:r w:rsidRPr="00107902">
        <w:rPr>
          <w:b/>
          <w:bCs/>
        </w:rPr>
        <w:t>DID Resolution metadata</w:t>
      </w:r>
      <w:r>
        <w:rPr>
          <w:b/>
          <w:bCs/>
        </w:rPr>
        <w:t>:</w:t>
      </w:r>
      <w:r>
        <w:t xml:space="preserve"> </w:t>
      </w:r>
      <w:r w:rsidRPr="00107902">
        <w:t>should document the new field defined in previous section</w:t>
      </w:r>
    </w:p>
    <w:p w14:paraId="2AAA6719" w14:textId="56F64DC9" w:rsidR="00AD182B" w:rsidRDefault="00A444B6">
      <w:pPr>
        <w:pStyle w:val="ListParagraph"/>
        <w:numPr>
          <w:ilvl w:val="1"/>
          <w:numId w:val="46"/>
        </w:numPr>
      </w:pPr>
      <w:r>
        <w:rPr>
          <w:noProof/>
        </w:rPr>
        <w:drawing>
          <wp:anchor distT="0" distB="0" distL="114300" distR="114300" simplePos="0" relativeHeight="251658268" behindDoc="0" locked="0" layoutInCell="1" allowOverlap="1" wp14:anchorId="269F0FF5" wp14:editId="2E4211B2">
            <wp:simplePos x="0" y="0"/>
            <wp:positionH relativeFrom="column">
              <wp:posOffset>-6350</wp:posOffset>
            </wp:positionH>
            <wp:positionV relativeFrom="paragraph">
              <wp:posOffset>465748</wp:posOffset>
            </wp:positionV>
            <wp:extent cx="4725670" cy="1060450"/>
            <wp:effectExtent l="0" t="0" r="0" b="6350"/>
            <wp:wrapTopAndBottom/>
            <wp:docPr id="29941909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19097" name="Picture 17" descr="A screenshot of a computer screen&#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725670" cy="1060450"/>
                    </a:xfrm>
                    <a:prstGeom prst="rect">
                      <a:avLst/>
                    </a:prstGeom>
                  </pic:spPr>
                </pic:pic>
              </a:graphicData>
            </a:graphic>
            <wp14:sizeRelH relativeFrom="page">
              <wp14:pctWidth>0</wp14:pctWidth>
            </wp14:sizeRelH>
            <wp14:sizeRelV relativeFrom="page">
              <wp14:pctHeight>0</wp14:pctHeight>
            </wp14:sizeRelV>
          </wp:anchor>
        </w:drawing>
      </w:r>
      <w:r w:rsidR="004E2BA6" w:rsidRPr="00D566F2">
        <w:rPr>
          <w:b/>
          <w:bCs/>
        </w:rPr>
        <w:t>Security section.</w:t>
      </w:r>
      <w:r w:rsidR="004E2BA6">
        <w:t xml:space="preserve"> should list recommendations on how number of confirmations maps to DID stability and DID Document stability</w:t>
      </w:r>
    </w:p>
    <w:p w14:paraId="5F7DE2DD" w14:textId="5EE66696" w:rsidR="000E1C1A" w:rsidRDefault="00A444B6" w:rsidP="000E1C1A">
      <w:r>
        <w:rPr>
          <w:noProof/>
        </w:rPr>
        <w:drawing>
          <wp:anchor distT="0" distB="0" distL="114300" distR="114300" simplePos="0" relativeHeight="251658269" behindDoc="0" locked="0" layoutInCell="1" allowOverlap="1" wp14:anchorId="3063B772" wp14:editId="15EFDEC6">
            <wp:simplePos x="0" y="0"/>
            <wp:positionH relativeFrom="column">
              <wp:posOffset>-5715</wp:posOffset>
            </wp:positionH>
            <wp:positionV relativeFrom="paragraph">
              <wp:posOffset>1435484</wp:posOffset>
            </wp:positionV>
            <wp:extent cx="5756275" cy="996950"/>
            <wp:effectExtent l="0" t="0" r="0" b="6350"/>
            <wp:wrapTopAndBottom/>
            <wp:docPr id="1967186315" name="Picture 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86315" name="Picture 18" descr="A screenshot of a phone&#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56275" cy="996950"/>
                    </a:xfrm>
                    <a:prstGeom prst="rect">
                      <a:avLst/>
                    </a:prstGeom>
                  </pic:spPr>
                </pic:pic>
              </a:graphicData>
            </a:graphic>
            <wp14:sizeRelH relativeFrom="page">
              <wp14:pctWidth>0</wp14:pctWidth>
            </wp14:sizeRelH>
            <wp14:sizeRelV relativeFrom="page">
              <wp14:pctHeight>0</wp14:pctHeight>
            </wp14:sizeRelV>
          </wp:anchor>
        </w:drawing>
      </w:r>
    </w:p>
    <w:p w14:paraId="30EACC8E" w14:textId="20790CA2" w:rsidR="00A444B6" w:rsidRDefault="00A444B6" w:rsidP="000E1C1A"/>
    <w:p w14:paraId="542750C0" w14:textId="172E71E5" w:rsidR="000E1C1A" w:rsidRDefault="000E1C1A" w:rsidP="000E1C1A">
      <w:r w:rsidRPr="000E1C1A">
        <w:lastRenderedPageBreak/>
        <w:t>The DID Spec Registries should define a new field for </w:t>
      </w:r>
      <w:hyperlink r:id="rId97" w:anchor="did-resolution-metadata" w:history="1">
        <w:r w:rsidRPr="000E1C1A">
          <w:rPr>
            <w:rStyle w:val="Hyperlink"/>
            <w:rFonts w:ascii="IBM Plex Sans Light" w:hAnsi="IBM Plex Sans Light"/>
            <w:sz w:val="16"/>
          </w:rPr>
          <w:t>DID Resolution Metadata</w:t>
        </w:r>
      </w:hyperlink>
      <w:r w:rsidRPr="000E1C1A">
        <w:t> where the resolver can signal the number of confirmations for the first DID transaction (Tx0) and the confirmations of the resolved (last by default) DID Document transaction.</w:t>
      </w:r>
    </w:p>
    <w:p w14:paraId="3F8CDDD3" w14:textId="77777777" w:rsidR="003F2E38" w:rsidRDefault="003F2E38" w:rsidP="00D566F2"/>
    <w:p w14:paraId="34D89142" w14:textId="77777777" w:rsidR="00D566F2" w:rsidRPr="00AD182B" w:rsidRDefault="00D566F2" w:rsidP="00D566F2">
      <w:pPr>
        <w:pStyle w:val="NoteBlockBold"/>
        <w:ind w:left="0" w:firstLine="0"/>
        <w:rPr>
          <w:rStyle w:val="IntenseReference"/>
          <w:rFonts w:ascii="IBM Plex Mono" w:hAnsi="IBM Plex Mono"/>
          <w:bCs w:val="0"/>
          <w:color w:val="064154" w:themeColor="accent1"/>
          <w:sz w:val="16"/>
          <w:lang w:eastAsia="en-GB"/>
        </w:rPr>
      </w:pPr>
      <w:r w:rsidRPr="00AD182B">
        <w:rPr>
          <w:rStyle w:val="IntenseReference"/>
          <w:rFonts w:ascii="IBM Plex Mono" w:hAnsi="IBM Plex Mono"/>
          <w:bCs w:val="0"/>
          <w:color w:val="064154" w:themeColor="accent1"/>
          <w:sz w:val="16"/>
          <w:lang w:eastAsia="en-GB"/>
        </w:rPr>
        <w:t>"confirmations": {</w:t>
      </w:r>
    </w:p>
    <w:p w14:paraId="734969B0" w14:textId="77777777" w:rsidR="00D566F2" w:rsidRPr="00AD182B" w:rsidRDefault="00D566F2" w:rsidP="00D566F2">
      <w:pPr>
        <w:pStyle w:val="NoteBlockBold"/>
        <w:ind w:left="0" w:firstLine="0"/>
        <w:rPr>
          <w:rStyle w:val="IntenseReference"/>
          <w:rFonts w:ascii="IBM Plex Mono" w:hAnsi="IBM Plex Mono"/>
          <w:bCs w:val="0"/>
          <w:color w:val="064154" w:themeColor="accent1"/>
          <w:sz w:val="16"/>
          <w:lang w:eastAsia="en-GB"/>
        </w:rPr>
      </w:pPr>
      <w:r>
        <w:rPr>
          <w:rStyle w:val="IntenseReference"/>
          <w:rFonts w:ascii="IBM Plex Mono" w:hAnsi="IBM Plex Mono"/>
          <w:bCs w:val="0"/>
          <w:color w:val="064154" w:themeColor="accent1"/>
          <w:sz w:val="16"/>
          <w:lang w:eastAsia="en-GB"/>
        </w:rPr>
        <w:t xml:space="preserve">- </w:t>
      </w:r>
      <w:r w:rsidRPr="00AD182B">
        <w:rPr>
          <w:rStyle w:val="IntenseReference"/>
          <w:rFonts w:ascii="IBM Plex Mono" w:hAnsi="IBM Plex Mono"/>
          <w:bCs w:val="0"/>
          <w:color w:val="064154" w:themeColor="accent1"/>
          <w:sz w:val="16"/>
          <w:lang w:eastAsia="en-GB"/>
        </w:rPr>
        <w:t>"create": 123,    // confirmations of the initial transaction for the resolved DID</w:t>
      </w:r>
    </w:p>
    <w:p w14:paraId="62688789" w14:textId="77777777" w:rsidR="00D566F2" w:rsidRPr="00AD182B" w:rsidRDefault="00D566F2" w:rsidP="00D566F2">
      <w:pPr>
        <w:pStyle w:val="NoteBlockBold"/>
        <w:ind w:left="0" w:firstLine="0"/>
        <w:rPr>
          <w:rStyle w:val="IntenseReference"/>
          <w:rFonts w:ascii="IBM Plex Mono" w:hAnsi="IBM Plex Mono"/>
          <w:bCs w:val="0"/>
          <w:color w:val="064154" w:themeColor="accent1"/>
          <w:sz w:val="16"/>
          <w:lang w:eastAsia="en-GB"/>
        </w:rPr>
      </w:pPr>
      <w:r>
        <w:rPr>
          <w:rStyle w:val="IntenseReference"/>
          <w:rFonts w:ascii="IBM Plex Mono" w:hAnsi="IBM Plex Mono"/>
          <w:bCs w:val="0"/>
          <w:color w:val="064154" w:themeColor="accent1"/>
          <w:sz w:val="16"/>
          <w:lang w:eastAsia="en-GB"/>
        </w:rPr>
        <w:t xml:space="preserve">- </w:t>
      </w:r>
      <w:r w:rsidRPr="00AD182B">
        <w:rPr>
          <w:rStyle w:val="IntenseReference"/>
          <w:rFonts w:ascii="IBM Plex Mono" w:hAnsi="IBM Plex Mono"/>
          <w:bCs w:val="0"/>
          <w:color w:val="064154" w:themeColor="accent1"/>
          <w:sz w:val="16"/>
          <w:lang w:eastAsia="en-GB"/>
        </w:rPr>
        <w:t>"update": 234     // confirmations of the DID Document transaction for the resolved DID}</w:t>
      </w:r>
    </w:p>
    <w:p w14:paraId="6A81B232" w14:textId="412F475A" w:rsidR="00480456" w:rsidRPr="00480456" w:rsidRDefault="00480456" w:rsidP="00480456">
      <w:r w:rsidRPr="00480456">
        <w:t>For a newly created DID the number of confirmations is highly likely to be the same as both initial transactions are submitted to the bitcoin network together.</w:t>
      </w:r>
      <w:r>
        <w:t xml:space="preserve"> </w:t>
      </w:r>
      <w:r w:rsidRPr="00480456">
        <w:t>The update field will signal the confirmations of the resolved DID Document, which by default is the last DID document in the chain, unless resolution of specific DID document version was requested by </w:t>
      </w:r>
      <w:r>
        <w:t>V</w:t>
      </w:r>
      <w:r w:rsidRPr="00480456">
        <w:t>ersion</w:t>
      </w:r>
      <w:r>
        <w:t>-</w:t>
      </w:r>
      <w:r w:rsidRPr="00480456">
        <w:t>I</w:t>
      </w:r>
      <w:r>
        <w:t>D</w:t>
      </w:r>
      <w:r w:rsidRPr="00480456">
        <w:t>.</w:t>
      </w:r>
    </w:p>
    <w:p w14:paraId="437F8872" w14:textId="77777777" w:rsidR="00107902" w:rsidRDefault="00107902" w:rsidP="00E03CD1"/>
    <w:p w14:paraId="470BA165" w14:textId="526D1411" w:rsidR="006C7082" w:rsidRPr="00E03CD1" w:rsidRDefault="00297A61" w:rsidP="00E03CD1">
      <w:r>
        <w:t xml:space="preserve">The issuers and verifiers can configure number of valid blocks </w:t>
      </w:r>
      <w:r w:rsidR="00DB5EC7">
        <w:t xml:space="preserve">needed to accept a DID as resolved. It could be 0 confirmation requirement to </w:t>
      </w:r>
      <w:r w:rsidR="00EC6826">
        <w:t>&lt;n&gt; confirmations</w:t>
      </w:r>
      <w:r w:rsidR="009A2BA7">
        <w:t xml:space="preserve">. </w:t>
      </w:r>
    </w:p>
    <w:p w14:paraId="4AF0B173" w14:textId="0CEE3F3E" w:rsidR="00FE4419" w:rsidRDefault="009B1C9A" w:rsidP="00FE4419">
      <w:pPr>
        <w:pStyle w:val="Heading2"/>
        <w:rPr>
          <w:ins w:id="443" w:author="Leon Mlakar" w:date="2024-09-27T16:11:00Z" w16du:dateUtc="2024-09-27T14:11:00Z"/>
        </w:rPr>
      </w:pPr>
      <w:bookmarkStart w:id="444" w:name="_Toc178346073"/>
      <w:r>
        <w:t>6</w:t>
      </w:r>
      <w:r w:rsidR="00AE1B78">
        <w:t xml:space="preserve">. </w:t>
      </w:r>
      <w:r w:rsidR="00C00E3D">
        <w:t>Data register analysis</w:t>
      </w:r>
      <w:bookmarkEnd w:id="444"/>
    </w:p>
    <w:p w14:paraId="49EC770B" w14:textId="77777777" w:rsidR="004541D2" w:rsidRPr="00643106" w:rsidRDefault="004541D2" w:rsidP="004541D2">
      <w:pPr>
        <w:rPr>
          <w:ins w:id="445" w:author="Leon Mlakar" w:date="2024-09-27T16:11:00Z" w16du:dateUtc="2024-09-27T14:11:00Z"/>
          <w:i/>
          <w:iCs/>
        </w:rPr>
      </w:pPr>
      <w:ins w:id="446" w:author="Leon Mlakar" w:date="2024-09-27T16:11:00Z" w16du:dateUtc="2024-09-27T14:11:00Z">
        <w:r w:rsidRPr="00643106">
          <w:rPr>
            <w:i/>
            <w:iCs/>
          </w:rPr>
          <w:t>THIS SECTION IS NOT NORMATIVE</w:t>
        </w:r>
      </w:ins>
    </w:p>
    <w:p w14:paraId="41587A32" w14:textId="77777777" w:rsidR="004541D2" w:rsidRPr="004541D2" w:rsidRDefault="004541D2" w:rsidP="004541D2">
      <w:pPr>
        <w:pPrChange w:id="447" w:author="Leon Mlakar" w:date="2024-09-27T16:11:00Z" w16du:dateUtc="2024-09-27T14:11:00Z">
          <w:pPr>
            <w:pStyle w:val="Heading2"/>
          </w:pPr>
        </w:pPrChange>
      </w:pPr>
    </w:p>
    <w:p w14:paraId="16887ECB" w14:textId="7A31A19A" w:rsidR="004C68B3" w:rsidRPr="004A7E6A" w:rsidRDefault="004C68B3" w:rsidP="004C68B3">
      <w:pPr>
        <w:rPr>
          <w:rFonts w:ascii="Times New Roman" w:eastAsia="Times New Roman" w:hAnsi="Times New Roman"/>
          <w:color w:val="auto"/>
          <w:szCs w:val="24"/>
        </w:rPr>
      </w:pPr>
      <w:r>
        <w:t>This section outlines the technical reasons for choosing Bitcoin SV, including relevant cost and security considerations.</w:t>
      </w:r>
    </w:p>
    <w:p w14:paraId="67074A81" w14:textId="03D87C16" w:rsidR="00FE4419" w:rsidRDefault="00FE4419" w:rsidP="00FE4419">
      <w:pPr>
        <w:jc w:val="both"/>
        <w:textAlignment w:val="baseline"/>
        <w:rPr>
          <w:rFonts w:ascii="Segoe UI" w:hAnsi="Segoe UI" w:cs="Segoe UI"/>
          <w:sz w:val="18"/>
          <w:szCs w:val="18"/>
        </w:rPr>
      </w:pPr>
    </w:p>
    <w:p w14:paraId="397FF651" w14:textId="38CC1B73" w:rsidR="002B29A3" w:rsidRDefault="009B1C9A" w:rsidP="00FE4419">
      <w:pPr>
        <w:pStyle w:val="Heading4"/>
        <w:rPr>
          <w:rFonts w:ascii="Times New Roman" w:hAnsi="Times New Roman" w:cs="Times New Roman"/>
          <w:szCs w:val="24"/>
        </w:rPr>
      </w:pPr>
      <w:r>
        <w:rPr>
          <w:i/>
        </w:rPr>
        <w:t>6</w:t>
      </w:r>
      <w:r w:rsidR="005E39B2">
        <w:rPr>
          <w:i/>
        </w:rPr>
        <w:t>.</w:t>
      </w:r>
      <w:r w:rsidR="00996093">
        <w:rPr>
          <w:i/>
        </w:rPr>
        <w:t>1</w:t>
      </w:r>
      <w:r w:rsidR="005E39B2">
        <w:rPr>
          <w:i/>
        </w:rPr>
        <w:t xml:space="preserve"> </w:t>
      </w:r>
      <w:r w:rsidR="002B29A3">
        <w:rPr>
          <w:i/>
        </w:rPr>
        <w:t>Distributed Ledger Technology</w:t>
      </w:r>
      <w:r w:rsidR="002B29A3">
        <w:rPr>
          <w:rStyle w:val="eop"/>
          <w:i/>
        </w:rPr>
        <w:t> </w:t>
      </w:r>
    </w:p>
    <w:p w14:paraId="315C10C5" w14:textId="582CF9A2" w:rsidR="00B14567" w:rsidRDefault="00B14567" w:rsidP="00B14567">
      <w:r>
        <w:t xml:space="preserve">Between 2017 and 2018, three distinct blockchain protocols emerged from Bitcoin's original protocol, sharing a history that </w:t>
      </w:r>
      <w:r w:rsidR="00997408">
        <w:t>dates to</w:t>
      </w:r>
      <w:r>
        <w:t xml:space="preserve"> the genesis block. These are BTC, BCH, and BSV (Bitcoin SV). The BSV blockchain ledger is a distributed platform that provides scalability, transparency, immutability, and efficient data consumption. Data can be published on the blockchain and retrieved within </w:t>
      </w:r>
      <w:r w:rsidR="3E7221AE">
        <w:t>blockchain</w:t>
      </w:r>
      <w:r>
        <w:t xml:space="preserve"> transactions.</w:t>
      </w:r>
    </w:p>
    <w:p w14:paraId="1803BBD4" w14:textId="4DD284F8" w:rsidR="00116ACD" w:rsidRDefault="00116ACD" w:rsidP="00B14567"/>
    <w:p w14:paraId="09D964CB" w14:textId="77777777" w:rsidR="00A2300C" w:rsidRDefault="00B14567" w:rsidP="00FE4419">
      <w:pPr>
        <w:rPr>
          <w:rFonts w:ascii="Segoe UI" w:hAnsi="Segoe UI" w:cs="Segoe UI"/>
          <w:sz w:val="18"/>
          <w:szCs w:val="18"/>
        </w:rPr>
      </w:pPr>
      <w:r>
        <w:t xml:space="preserve">Bitcoin SV typically produces blocks larger than 1GB, with the maximum recorded block size being </w:t>
      </w:r>
      <w:r w:rsidR="002F6AF8">
        <w:t xml:space="preserve">4 </w:t>
      </w:r>
      <w:r>
        <w:t xml:space="preserve">GB [3], and it supports a high transaction throughput of up to 5,100 </w:t>
      </w:r>
      <w:r w:rsidR="2F67FCD2">
        <w:t xml:space="preserve">blockchain </w:t>
      </w:r>
      <w:r>
        <w:t>transactions per second (</w:t>
      </w:r>
      <w:proofErr w:type="spellStart"/>
      <w:r>
        <w:t>tps</w:t>
      </w:r>
      <w:proofErr w:type="spellEnd"/>
      <w:r>
        <w:t>) [</w:t>
      </w:r>
      <w:r w:rsidR="00E03708">
        <w:t>4</w:t>
      </w:r>
      <w:r>
        <w:t>]. It accommodates large transaction sizes, with a record of a 42MB transaction [3</w:t>
      </w:r>
      <w:r w:rsidR="00997408">
        <w:t>] and</w:t>
      </w:r>
      <w:r>
        <w:t xml:space="preserve"> has a default maximum script size of 500kB [3]. It also includes a complete set of opcodes and supports big integer arithmetic in-script [3]. Previously, we presented a solution based on the Bitcoin SV protocol for </w:t>
      </w:r>
      <w:r w:rsidR="4E1296AB">
        <w:t xml:space="preserve">blockchain </w:t>
      </w:r>
      <w:r>
        <w:t>transactions, which can be easily adapted to any UTXO-based blockchain. illustrates a simplified schematic of a Bitcoin transaction.</w:t>
      </w:r>
      <w:r w:rsidR="0003585F">
        <w:t xml:space="preserve"> This transaction fee is the lowest among Proof of Work (</w:t>
      </w:r>
      <w:proofErr w:type="spellStart"/>
      <w:r w:rsidR="0003585F">
        <w:t>PoW</w:t>
      </w:r>
      <w:proofErr w:type="spellEnd"/>
      <w:r w:rsidR="0003585F">
        <w:t>) blockchains [3].</w:t>
      </w:r>
    </w:p>
    <w:p w14:paraId="1845CF99" w14:textId="3E52CEEE" w:rsidR="00630AD4" w:rsidRDefault="002B29A3" w:rsidP="00FE4419">
      <w:pPr>
        <w:rPr>
          <w:rFonts w:ascii="Segoe UI" w:hAnsi="Segoe UI" w:cs="Segoe UI"/>
          <w:sz w:val="18"/>
          <w:szCs w:val="18"/>
        </w:rPr>
      </w:pPr>
      <w:r>
        <w:rPr>
          <w:rStyle w:val="eop"/>
        </w:rPr>
        <w:t> </w:t>
      </w:r>
    </w:p>
    <w:p w14:paraId="540DFE74" w14:textId="572A0C8C" w:rsidR="002B29A3" w:rsidRDefault="009B1C9A" w:rsidP="00FE4419">
      <w:pPr>
        <w:pStyle w:val="Heading4"/>
        <w:rPr>
          <w:rFonts w:ascii="Times New Roman" w:hAnsi="Times New Roman" w:cs="Times New Roman"/>
          <w:szCs w:val="24"/>
        </w:rPr>
      </w:pPr>
      <w:r>
        <w:rPr>
          <w:i/>
        </w:rPr>
        <w:t>6</w:t>
      </w:r>
      <w:r w:rsidR="005E39B2">
        <w:rPr>
          <w:i/>
        </w:rPr>
        <w:t>.</w:t>
      </w:r>
      <w:r w:rsidR="00996093">
        <w:rPr>
          <w:i/>
        </w:rPr>
        <w:t>2</w:t>
      </w:r>
      <w:r w:rsidR="002B29A3">
        <w:rPr>
          <w:i/>
        </w:rPr>
        <w:t xml:space="preserve"> </w:t>
      </w:r>
      <w:r w:rsidR="00EC1C1C">
        <w:rPr>
          <w:i/>
        </w:rPr>
        <w:t>Why not</w:t>
      </w:r>
      <w:r w:rsidR="00F4470C">
        <w:rPr>
          <w:i/>
        </w:rPr>
        <w:t xml:space="preserve"> others? </w:t>
      </w:r>
      <w:r w:rsidR="002B29A3">
        <w:rPr>
          <w:i/>
        </w:rPr>
        <w:t>Ledger Comparison Analysis</w:t>
      </w:r>
      <w:r w:rsidR="002B29A3">
        <w:rPr>
          <w:rStyle w:val="eop"/>
          <w:i/>
        </w:rPr>
        <w:t> </w:t>
      </w:r>
    </w:p>
    <w:p w14:paraId="7E17F36C" w14:textId="177C1A36" w:rsidR="003B4001" w:rsidRDefault="003B4001" w:rsidP="003B4001">
      <w:pPr>
        <w:rPr>
          <w:rFonts w:ascii="Times New Roman" w:eastAsia="Times New Roman" w:hAnsi="Times New Roman"/>
          <w:color w:val="auto"/>
          <w:szCs w:val="24"/>
        </w:rPr>
      </w:pPr>
      <w:r>
        <w:t>Given the project's requirements, a</w:t>
      </w:r>
      <w:r w:rsidR="000F6742">
        <w:t xml:space="preserve"> Proof of Work</w:t>
      </w:r>
      <w:r>
        <w:t xml:space="preserve"> </w:t>
      </w:r>
      <w:r w:rsidR="000F6742">
        <w:t>(</w:t>
      </w:r>
      <w:proofErr w:type="spellStart"/>
      <w:r>
        <w:t>PoW</w:t>
      </w:r>
      <w:proofErr w:type="spellEnd"/>
      <w:r w:rsidR="000F6742">
        <w:t>)</w:t>
      </w:r>
      <w:r>
        <w:t xml:space="preserve">, public, and permissionless blockchain was deemed necessary. </w:t>
      </w:r>
      <w:proofErr w:type="spellStart"/>
      <w:r>
        <w:t>PoW</w:t>
      </w:r>
      <w:proofErr w:type="spellEnd"/>
      <w:r>
        <w:t xml:space="preserve"> blockchains record cumulative </w:t>
      </w:r>
      <w:proofErr w:type="spellStart"/>
      <w:r>
        <w:t>PoW</w:t>
      </w:r>
      <w:proofErr w:type="spellEnd"/>
      <w:r>
        <w:t xml:space="preserve"> directly on the blockchain, making the data structure statistically resistant to attacks or modifications. BTC was excluded due to high transaction fees and a limited block size. Apart from Bitcoin SV, the remaining options were:</w:t>
      </w:r>
    </w:p>
    <w:p w14:paraId="77E26DBE" w14:textId="59E05F18" w:rsidR="003B4001" w:rsidRDefault="003B4001" w:rsidP="000A4613">
      <w:pPr>
        <w:pStyle w:val="ListParagraph"/>
        <w:numPr>
          <w:ilvl w:val="0"/>
          <w:numId w:val="20"/>
        </w:numPr>
      </w:pPr>
      <w:r>
        <w:rPr>
          <w:rStyle w:val="Strong"/>
        </w:rPr>
        <w:t>BCH</w:t>
      </w:r>
      <w:r>
        <w:t xml:space="preserve">: </w:t>
      </w:r>
      <w:r w:rsidR="00E756CE" w:rsidRPr="00E756CE">
        <w:t xml:space="preserve">A UTXO- </w:t>
      </w:r>
      <w:proofErr w:type="spellStart"/>
      <w:r w:rsidR="00E756CE" w:rsidRPr="00E756CE">
        <w:t>PoW</w:t>
      </w:r>
      <w:proofErr w:type="spellEnd"/>
      <w:r w:rsidR="00E756CE">
        <w:t xml:space="preserve"> </w:t>
      </w:r>
      <w:r w:rsidR="00E756CE" w:rsidRPr="00E756CE">
        <w:t>ledger with a maximum block size of 32MB. Although BCH has a higher transactions per second (TPS) rate than BTC, its transaction processing remains limited</w:t>
      </w:r>
      <w:r w:rsidR="00E756CE">
        <w:t xml:space="preserve"> and w</w:t>
      </w:r>
      <w:r w:rsidR="00E756CE" w:rsidRPr="00E756CE">
        <w:t xml:space="preserve">hile transaction fees are lower </w:t>
      </w:r>
      <w:r w:rsidR="00E756CE">
        <w:t>in average than</w:t>
      </w:r>
      <w:r w:rsidR="00E756CE" w:rsidRPr="00E756CE">
        <w:t xml:space="preserve"> BTC, they are still relatively high for the needs of this project</w:t>
      </w:r>
      <w:r w:rsidR="000A4613">
        <w:t xml:space="preserve">. </w:t>
      </w:r>
    </w:p>
    <w:p w14:paraId="0837053A" w14:textId="77777777" w:rsidR="0042567C" w:rsidRDefault="003B4001" w:rsidP="0042567C">
      <w:pPr>
        <w:pStyle w:val="ListParagraph"/>
        <w:numPr>
          <w:ilvl w:val="0"/>
          <w:numId w:val="20"/>
        </w:numPr>
      </w:pPr>
      <w:r>
        <w:rPr>
          <w:rStyle w:val="Strong"/>
        </w:rPr>
        <w:t>Ethereum (ETH)</w:t>
      </w:r>
      <w:r>
        <w:t xml:space="preserve">: Previously a </w:t>
      </w:r>
      <w:proofErr w:type="spellStart"/>
      <w:r>
        <w:t>PoW</w:t>
      </w:r>
      <w:proofErr w:type="spellEnd"/>
      <w:r>
        <w:t xml:space="preserve"> ledger, now using Proof of Stake (</w:t>
      </w:r>
      <w:proofErr w:type="spellStart"/>
      <w:r>
        <w:t>PoS</w:t>
      </w:r>
      <w:proofErr w:type="spellEnd"/>
      <w:r>
        <w:t xml:space="preserve">) as its consensus mechanism. All statements and data refer to ETH before this change. ETH is an </w:t>
      </w:r>
      <w:r w:rsidR="005E39B2">
        <w:t>account-based</w:t>
      </w:r>
      <w:r>
        <w:t xml:space="preserve"> </w:t>
      </w:r>
      <w:proofErr w:type="spellStart"/>
      <w:r>
        <w:t>PoW</w:t>
      </w:r>
      <w:proofErr w:type="spellEnd"/>
      <w:r>
        <w:t xml:space="preserve"> ledger with an integrated smart contract layer that maintains a global state, posing scalability challenges [3]. </w:t>
      </w:r>
      <w:r w:rsidR="0033070E">
        <w:t>The new adopted consensus mechanism allows ETH to process block faster than BTC and BCH</w:t>
      </w:r>
      <w:r w:rsidR="00E94C75">
        <w:t xml:space="preserve"> and BSV. The transaction structure of an Ethereum will request, most likely to </w:t>
      </w:r>
      <w:r w:rsidR="00DB5FC0">
        <w:t>utilise</w:t>
      </w:r>
      <w:r w:rsidR="00E94C75">
        <w:t xml:space="preserve"> a token protocol to store and monitor the </w:t>
      </w:r>
      <w:r w:rsidR="00DB5FC0">
        <w:t>DID Document.</w:t>
      </w:r>
      <w:r w:rsidR="00E94C75">
        <w:t xml:space="preserve"> ERC-20, their most adopted token protocol overage transaction fee remains considerable large for the purpose of this project</w:t>
      </w:r>
      <w:r w:rsidR="00DB5FC0">
        <w:t xml:space="preserve"> and a</w:t>
      </w:r>
      <w:r>
        <w:t>s the complexity of the smart contract increases, so does the gas fee. ETH has the highest average transaction fees among blockchains.</w:t>
      </w:r>
    </w:p>
    <w:p w14:paraId="3DBF1F71" w14:textId="41D0407C" w:rsidR="003B4001" w:rsidRDefault="003B4001" w:rsidP="0042567C">
      <w:pPr>
        <w:pStyle w:val="ListParagraph"/>
        <w:numPr>
          <w:ilvl w:val="0"/>
          <w:numId w:val="20"/>
        </w:numPr>
      </w:pPr>
      <w:r w:rsidRPr="0042567C">
        <w:rPr>
          <w:b/>
          <w:bCs/>
        </w:rPr>
        <w:t>Private ledgers</w:t>
      </w:r>
      <w:r>
        <w:t>, such as Hyperledger, were not considered since solutions built on these ledgers incur higher costs for implementation, maintenance, transaction fees</w:t>
      </w:r>
      <w:r w:rsidR="00116895">
        <w:t xml:space="preserve"> and conventionally single authorities running the infrastructure.</w:t>
      </w:r>
      <w:r w:rsidR="0042567C">
        <w:br/>
      </w:r>
    </w:p>
    <w:p w14:paraId="6825FE07" w14:textId="05FBE43C" w:rsidR="003B4001" w:rsidRDefault="003B4001" w:rsidP="003B4001">
      <w:r>
        <w:lastRenderedPageBreak/>
        <w:t>Our solution requires high-volume transaction processing at low cost, as well as maintaining data integrity over time and across parties involved. Immutability and alteration records should be enforced by an independent process: the consensus mechanism. Additionally, it does not require the execution of any programmatic function at the miner level, avoiding execution costs in transaction fees.</w:t>
      </w:r>
      <w:r w:rsidR="00E11244">
        <w:t xml:space="preserve"> Lastly </w:t>
      </w:r>
      <w:r w:rsidR="00285A43">
        <w:t>in</w:t>
      </w:r>
      <w:r w:rsidR="00285A43" w:rsidRPr="00285A43">
        <w:t xml:space="preserve"> </w:t>
      </w:r>
      <w:r w:rsidR="00285A43">
        <w:t>BSV there’s</w:t>
      </w:r>
      <w:r w:rsidR="00285A43" w:rsidRPr="00285A43">
        <w:t xml:space="preserve"> the 'first-seen rule' which means that miners will not accept a double-spend before block publication even for a higher fee</w:t>
      </w:r>
      <w:r w:rsidR="00285A43">
        <w:t xml:space="preserve"> </w:t>
      </w:r>
      <w:r w:rsidR="00E11244" w:rsidRPr="00E11244">
        <w:t xml:space="preserve">if a miner receives a transaction, they verify it is correct, then accept it as valid. This means they will not accept a double-spend of the same input. </w:t>
      </w:r>
      <w:r w:rsidR="00285A43">
        <w:t>Then add the</w:t>
      </w:r>
      <w:r w:rsidR="00E11244" w:rsidRPr="00E11244">
        <w:t xml:space="preserve"> transaction in the </w:t>
      </w:r>
      <w:proofErr w:type="spellStart"/>
      <w:r w:rsidR="00E11244" w:rsidRPr="00E11244">
        <w:t>mempool</w:t>
      </w:r>
      <w:proofErr w:type="spellEnd"/>
      <w:r w:rsidR="00E11244" w:rsidRPr="00E11244">
        <w:t>. It may appear in the next block, or the block after</w:t>
      </w:r>
      <w:r w:rsidR="00B432B6">
        <w:t>.</w:t>
      </w:r>
      <w:r>
        <w:t xml:space="preserve"> </w:t>
      </w:r>
      <w:r w:rsidR="00B432B6">
        <w:t>F</w:t>
      </w:r>
      <w:r w:rsidR="00285A43">
        <w:t>or</w:t>
      </w:r>
      <w:r>
        <w:t xml:space="preserve"> these reasons, we decided to implement the solution using Bitcoin SV, benefiting from its scalability, low cost, and data integrity provided by </w:t>
      </w:r>
      <w:proofErr w:type="spellStart"/>
      <w:r>
        <w:t>PoW</w:t>
      </w:r>
      <w:proofErr w:type="spellEnd"/>
      <w:r>
        <w:t>.</w:t>
      </w:r>
    </w:p>
    <w:p w14:paraId="7CD033AC" w14:textId="77777777" w:rsidR="00617B6E" w:rsidRPr="00617B6E" w:rsidRDefault="00617B6E" w:rsidP="00617B6E"/>
    <w:p w14:paraId="64EB0D23" w14:textId="56323032" w:rsidR="002D584D" w:rsidRDefault="009B1C9A" w:rsidP="002D584D">
      <w:pPr>
        <w:pStyle w:val="Heading2"/>
        <w:rPr>
          <w:ins w:id="448" w:author="Leon Mlakar" w:date="2024-09-27T16:11:00Z" w16du:dateUtc="2024-09-27T14:11:00Z"/>
        </w:rPr>
      </w:pPr>
      <w:bookmarkStart w:id="449" w:name="_Toc178346074"/>
      <w:r>
        <w:t>7</w:t>
      </w:r>
      <w:r w:rsidR="00AE1B78">
        <w:t xml:space="preserve">. </w:t>
      </w:r>
      <w:commentRangeStart w:id="450"/>
      <w:r w:rsidR="000B26C1">
        <w:t>Privacy</w:t>
      </w:r>
      <w:r w:rsidR="002D584D">
        <w:t xml:space="preserve"> Consideration</w:t>
      </w:r>
      <w:r w:rsidR="00A72B13">
        <w:t>s</w:t>
      </w:r>
      <w:commentRangeEnd w:id="450"/>
      <w:r>
        <w:rPr>
          <w:rStyle w:val="CommentReference"/>
        </w:rPr>
        <w:commentReference w:id="450"/>
      </w:r>
      <w:bookmarkEnd w:id="449"/>
    </w:p>
    <w:p w14:paraId="287A70CB" w14:textId="77777777" w:rsidR="004541D2" w:rsidRPr="00643106" w:rsidRDefault="004541D2" w:rsidP="004541D2">
      <w:pPr>
        <w:rPr>
          <w:ins w:id="451" w:author="Leon Mlakar" w:date="2024-09-27T16:11:00Z" w16du:dateUtc="2024-09-27T14:11:00Z"/>
          <w:i/>
          <w:iCs/>
        </w:rPr>
      </w:pPr>
      <w:ins w:id="452" w:author="Leon Mlakar" w:date="2024-09-27T16:11:00Z" w16du:dateUtc="2024-09-27T14:11:00Z">
        <w:r w:rsidRPr="00643106">
          <w:rPr>
            <w:i/>
            <w:iCs/>
          </w:rPr>
          <w:t>THIS SECTION IS NOT NORMATIVE</w:t>
        </w:r>
      </w:ins>
    </w:p>
    <w:p w14:paraId="5EE26521" w14:textId="77777777" w:rsidR="004541D2" w:rsidRPr="004541D2" w:rsidRDefault="004541D2" w:rsidP="004541D2">
      <w:pPr>
        <w:pPrChange w:id="453" w:author="Leon Mlakar" w:date="2024-09-27T16:11:00Z" w16du:dateUtc="2024-09-27T14:11:00Z">
          <w:pPr>
            <w:pStyle w:val="Heading2"/>
          </w:pPr>
        </w:pPrChange>
      </w:pPr>
    </w:p>
    <w:p w14:paraId="045D0FE2" w14:textId="5BFF71F4" w:rsidR="002D584D" w:rsidRDefault="00382CD0" w:rsidP="002C569E">
      <w:r>
        <w:t>One of the main features of t</w:t>
      </w:r>
      <w:r w:rsidR="00EB37D2">
        <w:t xml:space="preserve">his DID method </w:t>
      </w:r>
      <w:r>
        <w:t>is to enhance</w:t>
      </w:r>
      <w:r w:rsidR="00EB37D2">
        <w:t xml:space="preserve"> the</w:t>
      </w:r>
      <w:r w:rsidR="008D340D">
        <w:t xml:space="preserve"> revocation</w:t>
      </w:r>
      <w:r w:rsidR="008663F6">
        <w:t xml:space="preserve"> </w:t>
      </w:r>
      <w:r w:rsidR="00EB37D2">
        <w:t>process</w:t>
      </w:r>
      <w:r w:rsidR="00CF6E45">
        <w:t xml:space="preserve"> </w:t>
      </w:r>
      <w:r w:rsidR="00A22426">
        <w:t>to be</w:t>
      </w:r>
      <w:r w:rsidR="008663F6">
        <w:t xml:space="preserve"> immediate for the </w:t>
      </w:r>
      <w:commentRangeStart w:id="454"/>
      <w:r w:rsidR="008663F6">
        <w:t>verifier</w:t>
      </w:r>
      <w:r w:rsidR="003D2600">
        <w:t>, the issuer and the subjec</w:t>
      </w:r>
      <w:commentRangeEnd w:id="454"/>
      <w:r>
        <w:rPr>
          <w:rStyle w:val="CommentReference"/>
        </w:rPr>
        <w:commentReference w:id="454"/>
      </w:r>
      <w:r w:rsidR="003D2600">
        <w:t>t.</w:t>
      </w:r>
      <w:r w:rsidR="002E2B92">
        <w:t xml:space="preserve"> The verification </w:t>
      </w:r>
      <w:r w:rsidR="00881EA1">
        <w:t>process is independent of the issuer</w:t>
      </w:r>
      <w:r w:rsidR="009E5CDA">
        <w:t xml:space="preserve"> and does not </w:t>
      </w:r>
      <w:r w:rsidR="001B3F3C">
        <w:t xml:space="preserve">necessarily </w:t>
      </w:r>
      <w:r w:rsidR="009E5CDA">
        <w:t xml:space="preserve">require a </w:t>
      </w:r>
      <w:r w:rsidR="00F956C2">
        <w:t>trusted service pro</w:t>
      </w:r>
      <w:r w:rsidR="001B3F3C">
        <w:t xml:space="preserve">vider. This means that no single entity can track the holder’s </w:t>
      </w:r>
      <w:r w:rsidR="00417324">
        <w:t xml:space="preserve">usage of their credentials. </w:t>
      </w:r>
      <w:r w:rsidR="00FA0DD6">
        <w:t xml:space="preserve">The </w:t>
      </w:r>
      <w:r w:rsidR="009E39E7">
        <w:t>request</w:t>
      </w:r>
      <w:r w:rsidR="00FA0DD6">
        <w:t xml:space="preserve"> of the status </w:t>
      </w:r>
      <w:r w:rsidR="009E39E7">
        <w:t xml:space="preserve">check on </w:t>
      </w:r>
      <w:r w:rsidR="00FA0DD6">
        <w:t>a</w:t>
      </w:r>
      <w:r w:rsidR="009E39E7">
        <w:t xml:space="preserve"> specific</w:t>
      </w:r>
      <w:r w:rsidR="00FA0DD6">
        <w:t xml:space="preserve"> credential is </w:t>
      </w:r>
      <w:r w:rsidR="008B1D64">
        <w:t xml:space="preserve">intentionally </w:t>
      </w:r>
      <w:r w:rsidR="00483917">
        <w:t>made without</w:t>
      </w:r>
      <w:r w:rsidR="009E39E7">
        <w:t xml:space="preserve"> providing</w:t>
      </w:r>
      <w:r w:rsidR="00483917">
        <w:t xml:space="preserve"> context</w:t>
      </w:r>
      <w:r w:rsidR="008B1D64">
        <w:t xml:space="preserve"> </w:t>
      </w:r>
      <w:r w:rsidR="00483917">
        <w:t xml:space="preserve">to </w:t>
      </w:r>
      <w:r w:rsidR="00F107CF">
        <w:t xml:space="preserve">the </w:t>
      </w:r>
      <w:r w:rsidR="008B1D64">
        <w:t>blockchain network (blockchain nodes</w:t>
      </w:r>
      <w:r w:rsidR="00F107CF">
        <w:t>)</w:t>
      </w:r>
      <w:r w:rsidR="000B26C1">
        <w:t xml:space="preserve"> a</w:t>
      </w:r>
      <w:r w:rsidR="009E39E7">
        <w:t xml:space="preserve">nd completely independently from the Issuer. </w:t>
      </w:r>
      <w:r w:rsidR="005A00A0">
        <w:t xml:space="preserve"> Even when a single </w:t>
      </w:r>
      <w:r w:rsidR="00D02E09">
        <w:t>blockchain n</w:t>
      </w:r>
      <w:r w:rsidR="005A00A0">
        <w:t xml:space="preserve">ode is queried, the node </w:t>
      </w:r>
      <w:r w:rsidR="00D02E09">
        <w:t xml:space="preserve">would not be able to link the query to a credential </w:t>
      </w:r>
      <w:r w:rsidR="00682443">
        <w:t>or to a credential</w:t>
      </w:r>
      <w:r w:rsidR="00D02E09">
        <w:t xml:space="preserve"> holder.</w:t>
      </w:r>
      <w:r w:rsidR="00A002C0">
        <w:t xml:space="preserve"> </w:t>
      </w:r>
      <w:r w:rsidR="002B7A5E">
        <w:t>This enhanced</w:t>
      </w:r>
      <w:r w:rsidR="00682443">
        <w:t xml:space="preserve"> in</w:t>
      </w:r>
      <w:r w:rsidR="002B7A5E">
        <w:t xml:space="preserve"> privacy </w:t>
      </w:r>
      <w:r w:rsidR="008C44BF">
        <w:t xml:space="preserve">would not be possible with traditional approaches. </w:t>
      </w:r>
      <w:r w:rsidR="00D02E09">
        <w:t xml:space="preserve"> </w:t>
      </w:r>
    </w:p>
    <w:p w14:paraId="3A3BF529" w14:textId="477CC6E5" w:rsidR="00F14967" w:rsidRDefault="00F14967" w:rsidP="002C569E"/>
    <w:p w14:paraId="741771C7" w14:textId="7A3C53BD" w:rsidR="00465EB3" w:rsidRDefault="00465EB3">
      <w:pPr>
        <w:rPr>
          <w:rFonts w:ascii="Work Sans Medium" w:hAnsi="Work Sans Medium"/>
          <w:color w:val="064154" w:themeColor="text1"/>
          <w:sz w:val="32"/>
          <w:szCs w:val="32"/>
        </w:rPr>
      </w:pPr>
      <w:r>
        <w:br w:type="page"/>
      </w:r>
    </w:p>
    <w:p w14:paraId="00B02031" w14:textId="341873B2" w:rsidR="00FF5BAA" w:rsidRPr="00330EB7" w:rsidDel="00377D79" w:rsidRDefault="00A65B89" w:rsidP="00330EB7">
      <w:pPr>
        <w:pStyle w:val="Heading2"/>
        <w:rPr>
          <w:moveFrom w:id="455" w:author="Leon Mlakar" w:date="2024-09-26T19:22:00Z" w16du:dateUtc="2024-09-26T17:22:00Z"/>
        </w:rPr>
      </w:pPr>
      <w:moveFromRangeStart w:id="456" w:author="Leon Mlakar" w:date="2024-09-26T19:22:00Z" w:name="move178270986"/>
      <w:moveFrom w:id="457" w:author="Leon Mlakar" w:date="2024-09-26T19:22:00Z" w16du:dateUtc="2024-09-26T17:22:00Z">
        <w:r w:rsidDel="00377D79">
          <w:lastRenderedPageBreak/>
          <w:t>References and Reading Materia</w:t>
        </w:r>
        <w:r w:rsidR="00B245BF" w:rsidDel="00377D79">
          <w:t>l</w:t>
        </w:r>
        <w:bookmarkStart w:id="458" w:name="_Toc178271152"/>
        <w:bookmarkStart w:id="459" w:name="_Toc178329316"/>
        <w:bookmarkStart w:id="460" w:name="_Toc178346075"/>
        <w:bookmarkEnd w:id="458"/>
        <w:bookmarkEnd w:id="459"/>
        <w:bookmarkEnd w:id="460"/>
      </w:moveFrom>
    </w:p>
    <w:tbl>
      <w:tblPr>
        <w:tblW w:w="0" w:type="auto"/>
        <w:tblBorders>
          <w:bottom w:val="single" w:sz="18" w:space="0" w:color="005A9C"/>
        </w:tblBorders>
        <w:shd w:val="clear" w:color="auto" w:fill="FFFFFF"/>
        <w:tblCellMar>
          <w:top w:w="15" w:type="dxa"/>
          <w:left w:w="15" w:type="dxa"/>
          <w:bottom w:w="15" w:type="dxa"/>
          <w:right w:w="15" w:type="dxa"/>
        </w:tblCellMar>
        <w:tblLook w:val="04A0" w:firstRow="1" w:lastRow="0" w:firstColumn="1" w:lastColumn="0" w:noHBand="0" w:noVBand="1"/>
      </w:tblPr>
      <w:tblGrid>
        <w:gridCol w:w="567"/>
        <w:gridCol w:w="3807"/>
        <w:gridCol w:w="4691"/>
      </w:tblGrid>
      <w:tr w:rsidR="00915D95" w:rsidRPr="00915D95" w:rsidDel="004541D2" w14:paraId="169DD708" w14:textId="45B26207" w:rsidTr="00203BDA">
        <w:trPr>
          <w:tblHeader/>
          <w:del w:id="461" w:author="Leon Mlakar" w:date="2024-09-27T16:12:00Z" w16du:dateUtc="2024-09-27T14:12:00Z"/>
        </w:trPr>
        <w:tc>
          <w:tcPr>
            <w:tcW w:w="567" w:type="dxa"/>
            <w:shd w:val="clear" w:color="auto" w:fill="339999" w:themeFill="accent6"/>
          </w:tcPr>
          <w:p w14:paraId="57885A9C" w14:textId="3AC86F9C" w:rsidR="00203BDA" w:rsidRPr="00CF6AF5" w:rsidDel="004541D2" w:rsidRDefault="00203BDA" w:rsidP="00CF6AF5">
            <w:pPr>
              <w:rPr>
                <w:del w:id="462" w:author="Leon Mlakar" w:date="2024-09-27T16:12:00Z" w16du:dateUtc="2024-09-27T14:12:00Z"/>
                <w:moveFrom w:id="463" w:author="Leon Mlakar" w:date="2024-09-26T19:22:00Z" w16du:dateUtc="2024-09-26T17:22:00Z"/>
                <w:b/>
                <w:color w:val="FFFFFF" w:themeColor="background1"/>
                <w:highlight w:val="darkCyan"/>
                <w:shd w:val="clear" w:color="auto" w:fill="FFFFFF"/>
              </w:rPr>
            </w:pPr>
            <w:bookmarkStart w:id="464" w:name="_Toc178271153"/>
            <w:bookmarkStart w:id="465" w:name="_Toc178329317"/>
            <w:bookmarkStart w:id="466" w:name="_Toc178346076"/>
            <w:bookmarkEnd w:id="464"/>
            <w:bookmarkEnd w:id="465"/>
            <w:bookmarkEnd w:id="466"/>
          </w:p>
        </w:tc>
        <w:tc>
          <w:tcPr>
            <w:tcW w:w="3807" w:type="dxa"/>
            <w:shd w:val="clear" w:color="auto" w:fill="339999" w:themeFill="accent6"/>
            <w:tcMar>
              <w:top w:w="45" w:type="dxa"/>
              <w:left w:w="75" w:type="dxa"/>
              <w:bottom w:w="45" w:type="dxa"/>
              <w:right w:w="75" w:type="dxa"/>
            </w:tcMar>
            <w:vAlign w:val="center"/>
            <w:hideMark/>
          </w:tcPr>
          <w:p w14:paraId="1C4AC180" w14:textId="47662CB9" w:rsidR="00915D95" w:rsidRPr="004F166E" w:rsidDel="004541D2" w:rsidRDefault="00915D95" w:rsidP="00CF6AF5">
            <w:pPr>
              <w:rPr>
                <w:del w:id="467" w:author="Leon Mlakar" w:date="2024-09-27T16:12:00Z" w16du:dateUtc="2024-09-27T14:12:00Z"/>
                <w:moveFrom w:id="468" w:author="Leon Mlakar" w:date="2024-09-26T19:22:00Z" w16du:dateUtc="2024-09-26T17:22:00Z"/>
              </w:rPr>
            </w:pPr>
            <w:moveFrom w:id="469" w:author="Leon Mlakar" w:date="2024-09-26T19:22:00Z" w16du:dateUtc="2024-09-26T17:22:00Z">
              <w:del w:id="470" w:author="Leon Mlakar" w:date="2024-09-27T16:12:00Z" w16du:dateUtc="2024-09-27T14:12:00Z">
                <w:r w:rsidRPr="004F166E" w:rsidDel="004541D2">
                  <w:rPr>
                    <w:color w:val="FFFFFF" w:themeColor="background1"/>
                  </w:rPr>
                  <w:delText>Specification</w:delText>
                </w:r>
                <w:bookmarkStart w:id="471" w:name="_Toc178271154"/>
                <w:bookmarkStart w:id="472" w:name="_Toc178329318"/>
                <w:bookmarkStart w:id="473" w:name="_Toc178346077"/>
                <w:bookmarkEnd w:id="471"/>
                <w:bookmarkEnd w:id="472"/>
                <w:bookmarkEnd w:id="473"/>
              </w:del>
            </w:moveFrom>
          </w:p>
        </w:tc>
        <w:tc>
          <w:tcPr>
            <w:tcW w:w="4691" w:type="dxa"/>
            <w:shd w:val="clear" w:color="auto" w:fill="339999" w:themeFill="accent6"/>
            <w:tcMar>
              <w:top w:w="45" w:type="dxa"/>
              <w:left w:w="75" w:type="dxa"/>
              <w:bottom w:w="45" w:type="dxa"/>
              <w:right w:w="75" w:type="dxa"/>
            </w:tcMar>
            <w:vAlign w:val="center"/>
            <w:hideMark/>
          </w:tcPr>
          <w:p w14:paraId="7AEDFA07" w14:textId="500AB444" w:rsidR="00915D95" w:rsidRPr="004F166E" w:rsidDel="004541D2" w:rsidRDefault="00915D95" w:rsidP="00CF6AF5">
            <w:pPr>
              <w:rPr>
                <w:del w:id="474" w:author="Leon Mlakar" w:date="2024-09-27T16:12:00Z" w16du:dateUtc="2024-09-27T14:12:00Z"/>
                <w:moveFrom w:id="475" w:author="Leon Mlakar" w:date="2024-09-26T19:22:00Z" w16du:dateUtc="2024-09-26T17:22:00Z"/>
              </w:rPr>
            </w:pPr>
            <w:moveFrom w:id="476" w:author="Leon Mlakar" w:date="2024-09-26T19:22:00Z" w16du:dateUtc="2024-09-26T17:22:00Z">
              <w:del w:id="477" w:author="Leon Mlakar" w:date="2024-09-27T16:12:00Z" w16du:dateUtc="2024-09-27T14:12:00Z">
                <w:r w:rsidRPr="004F166E" w:rsidDel="004541D2">
                  <w:rPr>
                    <w:color w:val="FFFFFF" w:themeColor="background1"/>
                  </w:rPr>
                  <w:delText>Description</w:delText>
                </w:r>
                <w:bookmarkStart w:id="478" w:name="_Toc178271155"/>
                <w:bookmarkStart w:id="479" w:name="_Toc178329319"/>
                <w:bookmarkStart w:id="480" w:name="_Toc178346078"/>
                <w:bookmarkEnd w:id="478"/>
                <w:bookmarkEnd w:id="479"/>
                <w:bookmarkEnd w:id="480"/>
              </w:del>
            </w:moveFrom>
          </w:p>
        </w:tc>
        <w:bookmarkStart w:id="481" w:name="_Toc178271156"/>
        <w:bookmarkStart w:id="482" w:name="_Toc178329320"/>
        <w:bookmarkStart w:id="483" w:name="_Toc178346079"/>
        <w:bookmarkEnd w:id="481"/>
        <w:bookmarkEnd w:id="482"/>
        <w:bookmarkEnd w:id="483"/>
      </w:tr>
      <w:tr w:rsidR="00915D95" w:rsidRPr="00915D95" w:rsidDel="004541D2" w14:paraId="55008872" w14:textId="4539FDAA" w:rsidTr="00203BDA">
        <w:trPr>
          <w:del w:id="484" w:author="Leon Mlakar" w:date="2024-09-27T16:12:00Z" w16du:dateUtc="2024-09-27T14:12:00Z"/>
        </w:trPr>
        <w:tc>
          <w:tcPr>
            <w:tcW w:w="567" w:type="dxa"/>
            <w:tcBorders>
              <w:top w:val="single" w:sz="6" w:space="0" w:color="DDDDDD"/>
            </w:tcBorders>
            <w:shd w:val="clear" w:color="auto" w:fill="FFFFFF"/>
            <w:vAlign w:val="center"/>
          </w:tcPr>
          <w:p w14:paraId="3C1DAAF4" w14:textId="0B4FE346" w:rsidR="00203BDA" w:rsidRPr="00203BDA" w:rsidDel="004541D2" w:rsidRDefault="00203BDA" w:rsidP="00203BDA">
            <w:pPr>
              <w:jc w:val="center"/>
              <w:rPr>
                <w:del w:id="485" w:author="Leon Mlakar" w:date="2024-09-27T16:12:00Z" w16du:dateUtc="2024-09-27T14:12:00Z"/>
                <w:moveFrom w:id="486" w:author="Leon Mlakar" w:date="2024-09-26T19:22:00Z" w16du:dateUtc="2024-09-26T17:22:00Z"/>
              </w:rPr>
            </w:pPr>
            <w:moveFrom w:id="487" w:author="Leon Mlakar" w:date="2024-09-26T19:22:00Z" w16du:dateUtc="2024-09-26T17:22:00Z">
              <w:del w:id="488" w:author="Leon Mlakar" w:date="2024-09-27T16:12:00Z" w16du:dateUtc="2024-09-27T14:12:00Z">
                <w:r w:rsidRPr="00203BDA" w:rsidDel="004541D2">
                  <w:delText>1</w:delText>
                </w:r>
                <w:bookmarkStart w:id="489" w:name="_Toc178271157"/>
                <w:bookmarkStart w:id="490" w:name="_Toc178329321"/>
                <w:bookmarkStart w:id="491" w:name="_Toc178346080"/>
                <w:bookmarkEnd w:id="489"/>
                <w:bookmarkEnd w:id="490"/>
                <w:bookmarkEnd w:id="491"/>
              </w:del>
            </w:moveFrom>
          </w:p>
        </w:tc>
        <w:tc>
          <w:tcPr>
            <w:tcW w:w="3807" w:type="dxa"/>
            <w:tcBorders>
              <w:top w:val="single" w:sz="6" w:space="0" w:color="DDDDDD"/>
            </w:tcBorders>
            <w:shd w:val="clear" w:color="auto" w:fill="FFFFFF"/>
            <w:tcMar>
              <w:top w:w="45" w:type="dxa"/>
              <w:left w:w="150" w:type="dxa"/>
              <w:bottom w:w="45" w:type="dxa"/>
              <w:right w:w="150" w:type="dxa"/>
            </w:tcMar>
            <w:vAlign w:val="center"/>
            <w:hideMark/>
          </w:tcPr>
          <w:p w14:paraId="404F0461" w14:textId="2F40A99B" w:rsidR="00915D95" w:rsidRPr="004F166E" w:rsidDel="004541D2" w:rsidRDefault="00DA1AD9" w:rsidP="00330EB7">
            <w:pPr>
              <w:rPr>
                <w:del w:id="492" w:author="Leon Mlakar" w:date="2024-09-27T16:12:00Z" w16du:dateUtc="2024-09-27T14:12:00Z"/>
                <w:moveFrom w:id="493" w:author="Leon Mlakar" w:date="2024-09-26T19:22:00Z" w16du:dateUtc="2024-09-26T17:22:00Z"/>
                <w:rStyle w:val="Hyperlink"/>
                <w:sz w:val="16"/>
              </w:rPr>
            </w:pPr>
            <w:moveFrom w:id="494" w:author="Leon Mlakar" w:date="2024-09-26T19:22:00Z" w16du:dateUtc="2024-09-26T17:22:00Z">
              <w:del w:id="495" w:author="Leon Mlakar" w:date="2024-09-27T16:12:00Z" w16du:dateUtc="2024-09-27T14:12:00Z">
                <w:r w:rsidDel="004541D2">
                  <w:fldChar w:fldCharType="begin"/>
                </w:r>
                <w:r w:rsidDel="004541D2">
                  <w:delInstrText>HYPERLINK "https://imsglobal.org/spec/vcrl/v1p0/"</w:delInstrText>
                </w:r>
              </w:del>
            </w:moveFrom>
            <w:del w:id="496" w:author="Leon Mlakar" w:date="2024-09-26T19:22:00Z" w16du:dateUtc="2024-09-26T17:22:00Z"/>
            <w:moveFrom w:id="497" w:author="Leon Mlakar" w:date="2024-09-26T19:22:00Z" w16du:dateUtc="2024-09-26T17:22:00Z">
              <w:del w:id="498" w:author="Leon Mlakar" w:date="2024-09-27T16:12:00Z" w16du:dateUtc="2024-09-27T14:12:00Z">
                <w:r w:rsidDel="004541D2">
                  <w:fldChar w:fldCharType="separate"/>
                </w:r>
                <w:r w:rsidR="00915D95" w:rsidRPr="004F166E" w:rsidDel="004541D2">
                  <w:rPr>
                    <w:rStyle w:val="Hyperlink"/>
                    <w:sz w:val="16"/>
                  </w:rPr>
                  <w:delText>1EdTech Revocation List Status Method</w:delText>
                </w:r>
                <w:r w:rsidDel="004541D2">
                  <w:rPr>
                    <w:rStyle w:val="Hyperlink"/>
                    <w:sz w:val="16"/>
                  </w:rPr>
                  <w:fldChar w:fldCharType="end"/>
                </w:r>
                <w:bookmarkStart w:id="499" w:name="_Toc178271158"/>
                <w:bookmarkStart w:id="500" w:name="_Toc178329322"/>
                <w:bookmarkStart w:id="501" w:name="_Toc178346081"/>
                <w:bookmarkEnd w:id="499"/>
                <w:bookmarkEnd w:id="500"/>
                <w:bookmarkEnd w:id="501"/>
              </w:del>
            </w:moveFrom>
          </w:p>
        </w:tc>
        <w:tc>
          <w:tcPr>
            <w:tcW w:w="4691" w:type="dxa"/>
            <w:tcBorders>
              <w:top w:val="single" w:sz="6" w:space="0" w:color="DDDDDD"/>
            </w:tcBorders>
            <w:shd w:val="clear" w:color="auto" w:fill="FFFFFF"/>
            <w:tcMar>
              <w:top w:w="45" w:type="dxa"/>
              <w:left w:w="150" w:type="dxa"/>
              <w:bottom w:w="45" w:type="dxa"/>
              <w:right w:w="150" w:type="dxa"/>
            </w:tcMar>
            <w:vAlign w:val="center"/>
            <w:hideMark/>
          </w:tcPr>
          <w:p w14:paraId="5B8C798A" w14:textId="5EB77327" w:rsidR="00330EB7" w:rsidDel="004541D2" w:rsidRDefault="00330EB7" w:rsidP="00330EB7">
            <w:pPr>
              <w:rPr>
                <w:del w:id="502" w:author="Leon Mlakar" w:date="2024-09-27T16:12:00Z" w16du:dateUtc="2024-09-27T14:12:00Z"/>
                <w:moveFrom w:id="503" w:author="Leon Mlakar" w:date="2024-09-26T19:22:00Z" w16du:dateUtc="2024-09-26T17:22:00Z"/>
                <w:shd w:val="clear" w:color="auto" w:fill="FFFFFF"/>
              </w:rPr>
            </w:pPr>
            <w:bookmarkStart w:id="504" w:name="_Toc178271159"/>
            <w:bookmarkStart w:id="505" w:name="_Toc178329323"/>
            <w:bookmarkStart w:id="506" w:name="_Toc178346082"/>
            <w:bookmarkEnd w:id="504"/>
            <w:bookmarkEnd w:id="505"/>
            <w:bookmarkEnd w:id="506"/>
          </w:p>
          <w:p w14:paraId="78539E72" w14:textId="15C19975" w:rsidR="00915D95" w:rsidDel="004541D2" w:rsidRDefault="00915D95" w:rsidP="00330EB7">
            <w:pPr>
              <w:rPr>
                <w:del w:id="507" w:author="Leon Mlakar" w:date="2024-09-27T16:12:00Z" w16du:dateUtc="2024-09-27T14:12:00Z"/>
                <w:moveFrom w:id="508" w:author="Leon Mlakar" w:date="2024-09-26T19:22:00Z" w16du:dateUtc="2024-09-26T17:22:00Z"/>
                <w:shd w:val="clear" w:color="auto" w:fill="FFFFFF"/>
              </w:rPr>
            </w:pPr>
            <w:moveFrom w:id="509" w:author="Leon Mlakar" w:date="2024-09-26T19:22:00Z" w16du:dateUtc="2024-09-26T17:22:00Z">
              <w:del w:id="510" w:author="Leon Mlakar" w:date="2024-09-27T16:12:00Z" w16du:dateUtc="2024-09-27T14:12:00Z">
                <w:r w:rsidRPr="00915D95" w:rsidDel="004541D2">
                  <w:rPr>
                    <w:shd w:val="clear" w:color="auto" w:fill="FFFFFF"/>
                  </w:rPr>
                  <w:delText>A simple list-based mechanism for publishing and checking the revocation status of a verifiable credential</w:delText>
                </w:r>
                <w:r w:rsidRPr="00915D95" w:rsidDel="004541D2">
                  <w:rPr>
                    <w:shd w:val="clear" w:color="auto" w:fill="FFFFFF"/>
                  </w:rPr>
                  <w:br/>
                  <w:delText>Maintainer: 1EdTech (</w:delText>
                </w:r>
                <w:r w:rsidR="00DA1AD9" w:rsidDel="004541D2">
                  <w:fldChar w:fldCharType="begin"/>
                </w:r>
                <w:r w:rsidR="00DA1AD9" w:rsidDel="004541D2">
                  <w:delInstrText>HYPERLINK "mailto:contact@imsglobal.org"</w:delInstrText>
                </w:r>
              </w:del>
            </w:moveFrom>
            <w:del w:id="511" w:author="Leon Mlakar" w:date="2024-09-26T19:22:00Z" w16du:dateUtc="2024-09-26T17:22:00Z"/>
            <w:moveFrom w:id="512" w:author="Leon Mlakar" w:date="2024-09-26T19:22:00Z" w16du:dateUtc="2024-09-26T17:22:00Z">
              <w:del w:id="513" w:author="Leon Mlakar" w:date="2024-09-27T16:12:00Z" w16du:dateUtc="2024-09-27T14:12:00Z">
                <w:r w:rsidR="00DA1AD9" w:rsidDel="004541D2">
                  <w:fldChar w:fldCharType="separate"/>
                </w:r>
                <w:r w:rsidRPr="00203BDA" w:rsidDel="004541D2">
                  <w:rPr>
                    <w:rStyle w:val="Hyperlink"/>
                  </w:rPr>
                  <w:delText>email</w:delText>
                </w:r>
                <w:r w:rsidR="00DA1AD9" w:rsidDel="004541D2">
                  <w:rPr>
                    <w:rStyle w:val="Hyperlink"/>
                  </w:rPr>
                  <w:fldChar w:fldCharType="end"/>
                </w:r>
                <w:r w:rsidRPr="00F67885" w:rsidDel="004541D2">
                  <w:rPr>
                    <w:shd w:val="clear" w:color="auto" w:fill="FFFFFF"/>
                  </w:rPr>
                  <w:delText>) (</w:delText>
                </w:r>
                <w:r w:rsidR="00DA1AD9" w:rsidDel="004541D2">
                  <w:fldChar w:fldCharType="begin"/>
                </w:r>
                <w:r w:rsidR="00DA1AD9" w:rsidDel="004541D2">
                  <w:delInstrText>HYPERLINK "https://www.1edtech.org/"</w:delInstrText>
                </w:r>
              </w:del>
            </w:moveFrom>
            <w:del w:id="514" w:author="Leon Mlakar" w:date="2024-09-26T19:22:00Z" w16du:dateUtc="2024-09-26T17:22:00Z"/>
            <w:moveFrom w:id="515" w:author="Leon Mlakar" w:date="2024-09-26T19:22:00Z" w16du:dateUtc="2024-09-26T17:22:00Z">
              <w:del w:id="516" w:author="Leon Mlakar" w:date="2024-09-27T16:12:00Z" w16du:dateUtc="2024-09-27T14:12:00Z">
                <w:r w:rsidR="00DA1AD9" w:rsidDel="004541D2">
                  <w:fldChar w:fldCharType="separate"/>
                </w:r>
                <w:r w:rsidRPr="00203BDA" w:rsidDel="004541D2">
                  <w:rPr>
                    <w:rStyle w:val="Hyperlink"/>
                  </w:rPr>
                  <w:delText>website</w:delText>
                </w:r>
                <w:r w:rsidR="00DA1AD9" w:rsidDel="004541D2">
                  <w:rPr>
                    <w:rStyle w:val="Hyperlink"/>
                  </w:rPr>
                  <w:fldChar w:fldCharType="end"/>
                </w:r>
                <w:r w:rsidRPr="00F67885" w:rsidDel="004541D2">
                  <w:rPr>
                    <w:shd w:val="clear" w:color="auto" w:fill="FFFFFF"/>
                  </w:rPr>
                  <w:delText>)</w:delText>
                </w:r>
                <w:bookmarkStart w:id="517" w:name="_Toc178271160"/>
                <w:bookmarkStart w:id="518" w:name="_Toc178329324"/>
                <w:bookmarkStart w:id="519" w:name="_Toc178346083"/>
                <w:bookmarkEnd w:id="517"/>
                <w:bookmarkEnd w:id="518"/>
                <w:bookmarkEnd w:id="519"/>
              </w:del>
            </w:moveFrom>
          </w:p>
          <w:p w14:paraId="4DC8111A" w14:textId="3F28EA88" w:rsidR="00330EB7" w:rsidDel="004541D2" w:rsidRDefault="00330EB7" w:rsidP="00330EB7">
            <w:pPr>
              <w:rPr>
                <w:del w:id="520" w:author="Leon Mlakar" w:date="2024-09-27T16:12:00Z" w16du:dateUtc="2024-09-27T14:12:00Z"/>
                <w:moveFrom w:id="521" w:author="Leon Mlakar" w:date="2024-09-26T19:22:00Z" w16du:dateUtc="2024-09-26T17:22:00Z"/>
                <w:shd w:val="clear" w:color="auto" w:fill="FFFFFF"/>
              </w:rPr>
            </w:pPr>
            <w:bookmarkStart w:id="522" w:name="_Toc178271161"/>
            <w:bookmarkStart w:id="523" w:name="_Toc178329325"/>
            <w:bookmarkStart w:id="524" w:name="_Toc178346084"/>
            <w:bookmarkEnd w:id="522"/>
            <w:bookmarkEnd w:id="523"/>
            <w:bookmarkEnd w:id="524"/>
          </w:p>
          <w:p w14:paraId="3267D91A" w14:textId="1FBA32C2" w:rsidR="00330EB7" w:rsidRPr="00915D95" w:rsidDel="004541D2" w:rsidRDefault="00330EB7" w:rsidP="00330EB7">
            <w:pPr>
              <w:rPr>
                <w:del w:id="525" w:author="Leon Mlakar" w:date="2024-09-27T16:12:00Z" w16du:dateUtc="2024-09-27T14:12:00Z"/>
                <w:moveFrom w:id="526" w:author="Leon Mlakar" w:date="2024-09-26T19:22:00Z" w16du:dateUtc="2024-09-26T17:22:00Z"/>
                <w:shd w:val="clear" w:color="auto" w:fill="FFFFFF"/>
              </w:rPr>
            </w:pPr>
            <w:bookmarkStart w:id="527" w:name="_Toc178271162"/>
            <w:bookmarkStart w:id="528" w:name="_Toc178329326"/>
            <w:bookmarkStart w:id="529" w:name="_Toc178346085"/>
            <w:bookmarkEnd w:id="527"/>
            <w:bookmarkEnd w:id="528"/>
            <w:bookmarkEnd w:id="529"/>
          </w:p>
        </w:tc>
        <w:bookmarkStart w:id="530" w:name="_Toc178271163"/>
        <w:bookmarkStart w:id="531" w:name="_Toc178329327"/>
        <w:bookmarkStart w:id="532" w:name="_Toc178346086"/>
        <w:bookmarkEnd w:id="530"/>
        <w:bookmarkEnd w:id="531"/>
        <w:bookmarkEnd w:id="532"/>
      </w:tr>
      <w:tr w:rsidR="00915D95" w:rsidRPr="00915D95" w:rsidDel="004541D2" w14:paraId="3234771F" w14:textId="6DC9B6A3" w:rsidTr="00203BDA">
        <w:trPr>
          <w:del w:id="533" w:author="Leon Mlakar" w:date="2024-09-27T16:12:00Z" w16du:dateUtc="2024-09-27T14:12:00Z"/>
        </w:trPr>
        <w:tc>
          <w:tcPr>
            <w:tcW w:w="567" w:type="dxa"/>
            <w:tcBorders>
              <w:top w:val="single" w:sz="6" w:space="0" w:color="DDDDDD"/>
              <w:bottom w:val="single" w:sz="6" w:space="0" w:color="DDDDDD"/>
            </w:tcBorders>
            <w:shd w:val="clear" w:color="auto" w:fill="F2F2F2" w:themeFill="background1" w:themeFillShade="F2"/>
            <w:vAlign w:val="center"/>
          </w:tcPr>
          <w:p w14:paraId="2423808C" w14:textId="15DAC972" w:rsidR="00203BDA" w:rsidRPr="00203BDA" w:rsidDel="004541D2" w:rsidRDefault="00203BDA" w:rsidP="00203BDA">
            <w:pPr>
              <w:jc w:val="center"/>
              <w:rPr>
                <w:del w:id="534" w:author="Leon Mlakar" w:date="2024-09-27T16:12:00Z" w16du:dateUtc="2024-09-27T14:12:00Z"/>
                <w:moveFrom w:id="535" w:author="Leon Mlakar" w:date="2024-09-26T19:22:00Z" w16du:dateUtc="2024-09-26T17:22:00Z"/>
              </w:rPr>
            </w:pPr>
            <w:moveFrom w:id="536" w:author="Leon Mlakar" w:date="2024-09-26T19:22:00Z" w16du:dateUtc="2024-09-26T17:22:00Z">
              <w:del w:id="537" w:author="Leon Mlakar" w:date="2024-09-27T16:12:00Z" w16du:dateUtc="2024-09-27T14:12:00Z">
                <w:r w:rsidRPr="00203BDA" w:rsidDel="004541D2">
                  <w:delText>2</w:delText>
                </w:r>
                <w:bookmarkStart w:id="538" w:name="_Toc178271164"/>
                <w:bookmarkStart w:id="539" w:name="_Toc178329328"/>
                <w:bookmarkStart w:id="540" w:name="_Toc178346087"/>
                <w:bookmarkEnd w:id="538"/>
                <w:bookmarkEnd w:id="539"/>
                <w:bookmarkEnd w:id="540"/>
              </w:del>
            </w:moveFrom>
          </w:p>
        </w:tc>
        <w:tc>
          <w:tcPr>
            <w:tcW w:w="3807" w:type="dxa"/>
            <w:tcBorders>
              <w:top w:val="single" w:sz="6" w:space="0" w:color="DDDDDD"/>
              <w:bottom w:val="single" w:sz="6" w:space="0" w:color="DDDDDD"/>
            </w:tcBorders>
            <w:shd w:val="clear" w:color="auto" w:fill="F2F2F2" w:themeFill="background1" w:themeFillShade="F2"/>
            <w:tcMar>
              <w:top w:w="45" w:type="dxa"/>
              <w:left w:w="150" w:type="dxa"/>
              <w:bottom w:w="45" w:type="dxa"/>
              <w:right w:w="150" w:type="dxa"/>
            </w:tcMar>
            <w:vAlign w:val="center"/>
            <w:hideMark/>
          </w:tcPr>
          <w:p w14:paraId="2FD1D0FF" w14:textId="3C2CD1E1" w:rsidR="00915D95" w:rsidRPr="004F166E" w:rsidDel="004541D2" w:rsidRDefault="00DA1AD9" w:rsidP="00330EB7">
            <w:pPr>
              <w:rPr>
                <w:del w:id="541" w:author="Leon Mlakar" w:date="2024-09-27T16:12:00Z" w16du:dateUtc="2024-09-27T14:12:00Z"/>
                <w:moveFrom w:id="542" w:author="Leon Mlakar" w:date="2024-09-26T19:22:00Z" w16du:dateUtc="2024-09-26T17:22:00Z"/>
                <w:rStyle w:val="Hyperlink"/>
                <w:sz w:val="16"/>
              </w:rPr>
            </w:pPr>
            <w:moveFrom w:id="543" w:author="Leon Mlakar" w:date="2024-09-26T19:22:00Z" w16du:dateUtc="2024-09-26T17:22:00Z">
              <w:del w:id="544" w:author="Leon Mlakar" w:date="2024-09-27T16:12:00Z" w16du:dateUtc="2024-09-27T14:12:00Z">
                <w:r w:rsidDel="004541D2">
                  <w:fldChar w:fldCharType="begin"/>
                </w:r>
                <w:r w:rsidDel="004541D2">
                  <w:delInstrText>HYPERLINK "https://spherity.github.io/vc-ethr-revocation-registry/"</w:delInstrText>
                </w:r>
              </w:del>
            </w:moveFrom>
            <w:del w:id="545" w:author="Leon Mlakar" w:date="2024-09-26T19:22:00Z" w16du:dateUtc="2024-09-26T17:22:00Z"/>
            <w:moveFrom w:id="546" w:author="Leon Mlakar" w:date="2024-09-26T19:22:00Z" w16du:dateUtc="2024-09-26T17:22:00Z">
              <w:del w:id="547" w:author="Leon Mlakar" w:date="2024-09-27T16:12:00Z" w16du:dateUtc="2024-09-27T14:12:00Z">
                <w:r w:rsidDel="004541D2">
                  <w:fldChar w:fldCharType="separate"/>
                </w:r>
                <w:r w:rsidR="00915D95" w:rsidRPr="004F166E" w:rsidDel="004541D2">
                  <w:rPr>
                    <w:rStyle w:val="Hyperlink"/>
                    <w:sz w:val="16"/>
                  </w:rPr>
                  <w:delText>Ethr Revocation 2022</w:delText>
                </w:r>
                <w:r w:rsidDel="004541D2">
                  <w:rPr>
                    <w:rStyle w:val="Hyperlink"/>
                    <w:sz w:val="16"/>
                  </w:rPr>
                  <w:fldChar w:fldCharType="end"/>
                </w:r>
                <w:bookmarkStart w:id="548" w:name="_Toc178271165"/>
                <w:bookmarkStart w:id="549" w:name="_Toc178329329"/>
                <w:bookmarkStart w:id="550" w:name="_Toc178346088"/>
                <w:bookmarkEnd w:id="548"/>
                <w:bookmarkEnd w:id="549"/>
                <w:bookmarkEnd w:id="550"/>
              </w:del>
            </w:moveFrom>
          </w:p>
        </w:tc>
        <w:tc>
          <w:tcPr>
            <w:tcW w:w="4691" w:type="dxa"/>
            <w:tcBorders>
              <w:top w:val="single" w:sz="6" w:space="0" w:color="DDDDDD"/>
              <w:bottom w:val="single" w:sz="6" w:space="0" w:color="DDDDDD"/>
            </w:tcBorders>
            <w:shd w:val="clear" w:color="auto" w:fill="F2F2F2" w:themeFill="background1" w:themeFillShade="F2"/>
            <w:tcMar>
              <w:top w:w="45" w:type="dxa"/>
              <w:left w:w="150" w:type="dxa"/>
              <w:bottom w:w="45" w:type="dxa"/>
              <w:right w:w="150" w:type="dxa"/>
            </w:tcMar>
            <w:vAlign w:val="center"/>
            <w:hideMark/>
          </w:tcPr>
          <w:p w14:paraId="2D8B97DE" w14:textId="1E7C89D2" w:rsidR="00F67885" w:rsidDel="004541D2" w:rsidRDefault="00F67885" w:rsidP="00330EB7">
            <w:pPr>
              <w:rPr>
                <w:del w:id="551" w:author="Leon Mlakar" w:date="2024-09-27T16:12:00Z" w16du:dateUtc="2024-09-27T14:12:00Z"/>
                <w:moveFrom w:id="552" w:author="Leon Mlakar" w:date="2024-09-26T19:22:00Z" w16du:dateUtc="2024-09-26T17:22:00Z"/>
                <w:shd w:val="clear" w:color="auto" w:fill="FFFFFF"/>
              </w:rPr>
            </w:pPr>
            <w:bookmarkStart w:id="553" w:name="_Toc178271166"/>
            <w:bookmarkStart w:id="554" w:name="_Toc178329330"/>
            <w:bookmarkStart w:id="555" w:name="_Toc178346089"/>
            <w:bookmarkEnd w:id="553"/>
            <w:bookmarkEnd w:id="554"/>
            <w:bookmarkEnd w:id="555"/>
          </w:p>
          <w:p w14:paraId="1EF25337" w14:textId="5949809F" w:rsidR="00915D95" w:rsidDel="004541D2" w:rsidRDefault="00915D95" w:rsidP="00330EB7">
            <w:pPr>
              <w:rPr>
                <w:del w:id="556" w:author="Leon Mlakar" w:date="2024-09-27T16:12:00Z" w16du:dateUtc="2024-09-27T14:12:00Z"/>
                <w:moveFrom w:id="557" w:author="Leon Mlakar" w:date="2024-09-26T19:22:00Z" w16du:dateUtc="2024-09-26T17:22:00Z"/>
                <w:rStyle w:val="Hyperlink"/>
                <w:sz w:val="16"/>
              </w:rPr>
            </w:pPr>
            <w:moveFrom w:id="558" w:author="Leon Mlakar" w:date="2024-09-26T19:22:00Z" w16du:dateUtc="2024-09-26T17:22:00Z">
              <w:del w:id="559" w:author="Leon Mlakar" w:date="2024-09-27T16:12:00Z" w16du:dateUtc="2024-09-27T14:12:00Z">
                <w:r w:rsidRPr="00804F02" w:rsidDel="004541D2">
                  <w:rPr>
                    <w:shd w:val="clear" w:color="auto" w:fill="F2F2F2" w:themeFill="background1" w:themeFillShade="F2"/>
                  </w:rPr>
                  <w:delText>An Ethereum, EIP-5539 compliant and registry-based revocation mechanism for Verifiable Credentials</w:delText>
                </w:r>
                <w:r w:rsidRPr="00804F02" w:rsidDel="004541D2">
                  <w:rPr>
                    <w:shd w:val="clear" w:color="auto" w:fill="F2F2F2" w:themeFill="background1" w:themeFillShade="F2"/>
                  </w:rPr>
                  <w:br/>
                  <w:delText xml:space="preserve">Maintainer: Spherity GmbH </w:delText>
                </w:r>
                <w:r w:rsidRPr="000B26C1" w:rsidDel="004541D2">
                  <w:rPr>
                    <w:rFonts w:ascii="IBM Plex Sans Medm" w:hAnsi="IBM Plex Sans Medm"/>
                    <w:color w:val="339999" w:themeColor="accent6"/>
                    <w:shd w:val="clear" w:color="auto" w:fill="F2F2F2" w:themeFill="background1" w:themeFillShade="F2"/>
                  </w:rPr>
                  <w:delText>(</w:delText>
                </w:r>
                <w:r w:rsidR="00DA1AD9" w:rsidDel="004541D2">
                  <w:fldChar w:fldCharType="begin"/>
                </w:r>
                <w:r w:rsidR="00DA1AD9" w:rsidDel="004541D2">
                  <w:delInstrText>HYPERLINK "mailto:lauritz.leifermann@spherity.com"</w:delInstrText>
                </w:r>
              </w:del>
            </w:moveFrom>
            <w:del w:id="560" w:author="Leon Mlakar" w:date="2024-09-26T19:22:00Z" w16du:dateUtc="2024-09-26T17:22:00Z"/>
            <w:moveFrom w:id="561" w:author="Leon Mlakar" w:date="2024-09-26T19:22:00Z" w16du:dateUtc="2024-09-26T17:22:00Z">
              <w:del w:id="562" w:author="Leon Mlakar" w:date="2024-09-27T16:12:00Z" w16du:dateUtc="2024-09-27T14:12:00Z">
                <w:r w:rsidR="00DA1AD9" w:rsidDel="004541D2">
                  <w:fldChar w:fldCharType="separate"/>
                </w:r>
                <w:r w:rsidRPr="000B26C1" w:rsidDel="004541D2">
                  <w:rPr>
                    <w:rStyle w:val="Hyperlink"/>
                    <w:rFonts w:ascii="IBM Plex Sans Medm" w:hAnsi="IBM Plex Sans Medm"/>
                    <w:sz w:val="16"/>
                  </w:rPr>
                  <w:delText>email</w:delText>
                </w:r>
                <w:r w:rsidR="00DA1AD9" w:rsidDel="004541D2">
                  <w:rPr>
                    <w:rStyle w:val="Hyperlink"/>
                    <w:rFonts w:ascii="IBM Plex Sans Medm" w:hAnsi="IBM Plex Sans Medm"/>
                    <w:sz w:val="16"/>
                  </w:rPr>
                  <w:fldChar w:fldCharType="end"/>
                </w:r>
                <w:r w:rsidRPr="000B26C1" w:rsidDel="004541D2">
                  <w:rPr>
                    <w:rStyle w:val="Hyperlink"/>
                    <w:rFonts w:ascii="IBM Plex Sans Medm" w:hAnsi="IBM Plex Sans Medm"/>
                    <w:sz w:val="16"/>
                  </w:rPr>
                  <w:delText>) (</w:delText>
                </w:r>
                <w:r w:rsidR="00DA1AD9" w:rsidDel="004541D2">
                  <w:fldChar w:fldCharType="begin"/>
                </w:r>
                <w:r w:rsidR="00DA1AD9" w:rsidDel="004541D2">
                  <w:delInstrText>HYPERLINK "https://www.spherity.com/"</w:delInstrText>
                </w:r>
              </w:del>
            </w:moveFrom>
            <w:del w:id="563" w:author="Leon Mlakar" w:date="2024-09-26T19:22:00Z" w16du:dateUtc="2024-09-26T17:22:00Z"/>
            <w:moveFrom w:id="564" w:author="Leon Mlakar" w:date="2024-09-26T19:22:00Z" w16du:dateUtc="2024-09-26T17:22:00Z">
              <w:del w:id="565" w:author="Leon Mlakar" w:date="2024-09-27T16:12:00Z" w16du:dateUtc="2024-09-27T14:12:00Z">
                <w:r w:rsidR="00DA1AD9" w:rsidDel="004541D2">
                  <w:fldChar w:fldCharType="separate"/>
                </w:r>
                <w:r w:rsidRPr="000B26C1" w:rsidDel="004541D2">
                  <w:rPr>
                    <w:rStyle w:val="Hyperlink"/>
                    <w:rFonts w:ascii="IBM Plex Sans Medm" w:hAnsi="IBM Plex Sans Medm"/>
                    <w:sz w:val="16"/>
                  </w:rPr>
                  <w:delText>website</w:delText>
                </w:r>
                <w:r w:rsidR="00DA1AD9" w:rsidDel="004541D2">
                  <w:rPr>
                    <w:rStyle w:val="Hyperlink"/>
                    <w:rFonts w:ascii="IBM Plex Sans Medm" w:hAnsi="IBM Plex Sans Medm"/>
                    <w:sz w:val="16"/>
                  </w:rPr>
                  <w:fldChar w:fldCharType="end"/>
                </w:r>
                <w:r w:rsidRPr="000B26C1" w:rsidDel="004541D2">
                  <w:rPr>
                    <w:rStyle w:val="Hyperlink"/>
                    <w:rFonts w:ascii="IBM Plex Sans Medm" w:hAnsi="IBM Plex Sans Medm"/>
                    <w:sz w:val="16"/>
                  </w:rPr>
                  <w:delText>)</w:delText>
                </w:r>
                <w:bookmarkStart w:id="566" w:name="_Toc178271167"/>
                <w:bookmarkStart w:id="567" w:name="_Toc178329331"/>
                <w:bookmarkStart w:id="568" w:name="_Toc178346090"/>
                <w:bookmarkEnd w:id="566"/>
                <w:bookmarkEnd w:id="567"/>
                <w:bookmarkEnd w:id="568"/>
              </w:del>
            </w:moveFrom>
          </w:p>
          <w:p w14:paraId="4BC554F7" w14:textId="73D83A09" w:rsidR="00F67885" w:rsidDel="004541D2" w:rsidRDefault="00F67885" w:rsidP="00330EB7">
            <w:pPr>
              <w:rPr>
                <w:del w:id="569" w:author="Leon Mlakar" w:date="2024-09-27T16:12:00Z" w16du:dateUtc="2024-09-27T14:12:00Z"/>
                <w:moveFrom w:id="570" w:author="Leon Mlakar" w:date="2024-09-26T19:22:00Z" w16du:dateUtc="2024-09-26T17:22:00Z"/>
                <w:rStyle w:val="Hyperlink"/>
                <w:sz w:val="16"/>
              </w:rPr>
            </w:pPr>
            <w:bookmarkStart w:id="571" w:name="_Toc178271168"/>
            <w:bookmarkStart w:id="572" w:name="_Toc178329332"/>
            <w:bookmarkStart w:id="573" w:name="_Toc178346091"/>
            <w:bookmarkEnd w:id="571"/>
            <w:bookmarkEnd w:id="572"/>
            <w:bookmarkEnd w:id="573"/>
          </w:p>
          <w:p w14:paraId="1F4B98DF" w14:textId="49376926" w:rsidR="00F67885" w:rsidRPr="00915D95" w:rsidDel="004541D2" w:rsidRDefault="00F67885" w:rsidP="00330EB7">
            <w:pPr>
              <w:rPr>
                <w:del w:id="574" w:author="Leon Mlakar" w:date="2024-09-27T16:12:00Z" w16du:dateUtc="2024-09-27T14:12:00Z"/>
                <w:moveFrom w:id="575" w:author="Leon Mlakar" w:date="2024-09-26T19:22:00Z" w16du:dateUtc="2024-09-26T17:22:00Z"/>
                <w:shd w:val="clear" w:color="auto" w:fill="FFFFFF"/>
              </w:rPr>
            </w:pPr>
            <w:bookmarkStart w:id="576" w:name="_Toc178271169"/>
            <w:bookmarkStart w:id="577" w:name="_Toc178329333"/>
            <w:bookmarkStart w:id="578" w:name="_Toc178346092"/>
            <w:bookmarkEnd w:id="576"/>
            <w:bookmarkEnd w:id="577"/>
            <w:bookmarkEnd w:id="578"/>
          </w:p>
        </w:tc>
        <w:bookmarkStart w:id="579" w:name="_Toc178271170"/>
        <w:bookmarkStart w:id="580" w:name="_Toc178329334"/>
        <w:bookmarkStart w:id="581" w:name="_Toc178346093"/>
        <w:bookmarkEnd w:id="579"/>
        <w:bookmarkEnd w:id="580"/>
        <w:bookmarkEnd w:id="581"/>
      </w:tr>
      <w:tr w:rsidR="00203BDA" w:rsidRPr="00915D95" w:rsidDel="004541D2" w14:paraId="44EC729F" w14:textId="6C53E994" w:rsidTr="00203BDA">
        <w:trPr>
          <w:del w:id="582" w:author="Leon Mlakar" w:date="2024-09-27T16:12:00Z" w16du:dateUtc="2024-09-27T14:12:00Z"/>
        </w:trPr>
        <w:tc>
          <w:tcPr>
            <w:tcW w:w="567" w:type="dxa"/>
            <w:tcBorders>
              <w:top w:val="single" w:sz="6" w:space="0" w:color="DDDDDD"/>
              <w:bottom w:val="single" w:sz="6" w:space="0" w:color="DDDDDD"/>
            </w:tcBorders>
            <w:shd w:val="clear" w:color="auto" w:fill="F2F2F2" w:themeFill="background1" w:themeFillShade="F2"/>
            <w:vAlign w:val="center"/>
          </w:tcPr>
          <w:p w14:paraId="54575FAF" w14:textId="6AB626AD" w:rsidR="00203BDA" w:rsidRPr="00203BDA" w:rsidDel="004541D2" w:rsidRDefault="00203BDA" w:rsidP="00203BDA">
            <w:pPr>
              <w:jc w:val="center"/>
              <w:rPr>
                <w:del w:id="583" w:author="Leon Mlakar" w:date="2024-09-27T16:12:00Z" w16du:dateUtc="2024-09-27T14:12:00Z"/>
                <w:moveFrom w:id="584" w:author="Leon Mlakar" w:date="2024-09-26T19:22:00Z" w16du:dateUtc="2024-09-26T17:22:00Z"/>
              </w:rPr>
            </w:pPr>
            <w:moveFrom w:id="585" w:author="Leon Mlakar" w:date="2024-09-26T19:22:00Z" w16du:dateUtc="2024-09-26T17:22:00Z">
              <w:del w:id="586" w:author="Leon Mlakar" w:date="2024-09-27T16:12:00Z" w16du:dateUtc="2024-09-27T14:12:00Z">
                <w:r w:rsidRPr="00203BDA" w:rsidDel="004541D2">
                  <w:delText>3</w:delText>
                </w:r>
                <w:bookmarkStart w:id="587" w:name="_Toc178271171"/>
                <w:bookmarkStart w:id="588" w:name="_Toc178329335"/>
                <w:bookmarkStart w:id="589" w:name="_Toc178346094"/>
                <w:bookmarkEnd w:id="587"/>
                <w:bookmarkEnd w:id="588"/>
                <w:bookmarkEnd w:id="589"/>
              </w:del>
            </w:moveFrom>
          </w:p>
        </w:tc>
        <w:tc>
          <w:tcPr>
            <w:tcW w:w="3807" w:type="dxa"/>
            <w:tcBorders>
              <w:top w:val="single" w:sz="6" w:space="0" w:color="DDDDDD"/>
              <w:bottom w:val="single" w:sz="6" w:space="0" w:color="DDDDDD"/>
            </w:tcBorders>
            <w:shd w:val="clear" w:color="auto" w:fill="F2F2F2" w:themeFill="background1" w:themeFillShade="F2"/>
            <w:tcMar>
              <w:top w:w="45" w:type="dxa"/>
              <w:left w:w="150" w:type="dxa"/>
              <w:bottom w:w="45" w:type="dxa"/>
              <w:right w:w="150" w:type="dxa"/>
            </w:tcMar>
            <w:vAlign w:val="center"/>
          </w:tcPr>
          <w:p w14:paraId="1A9B01C2" w14:textId="7F8CB4EA" w:rsidR="00203BDA" w:rsidRPr="004F166E" w:rsidDel="004541D2" w:rsidRDefault="00203BDA" w:rsidP="00330EB7">
            <w:pPr>
              <w:rPr>
                <w:del w:id="590" w:author="Leon Mlakar" w:date="2024-09-27T16:12:00Z" w16du:dateUtc="2024-09-27T14:12:00Z"/>
                <w:moveFrom w:id="591" w:author="Leon Mlakar" w:date="2024-09-26T19:22:00Z" w16du:dateUtc="2024-09-26T17:22:00Z"/>
                <w:rStyle w:val="Hyperlink"/>
                <w:sz w:val="16"/>
              </w:rPr>
            </w:pPr>
            <w:moveFrom w:id="592" w:author="Leon Mlakar" w:date="2024-09-26T19:22:00Z" w16du:dateUtc="2024-09-26T17:22:00Z">
              <w:del w:id="593" w:author="Leon Mlakar" w:date="2024-09-27T16:12:00Z" w16du:dateUtc="2024-09-27T14:12:00Z">
                <w:r w:rsidRPr="004F166E" w:rsidDel="004541D2">
                  <w:rPr>
                    <w:rStyle w:val="Hyperlink"/>
                    <w:sz w:val="16"/>
                  </w:rPr>
                  <w:br/>
                </w:r>
                <w:r w:rsidR="002F6AF8" w:rsidDel="004541D2">
                  <w:rPr>
                    <w:rStyle w:val="Hyperlink"/>
                    <w:sz w:val="16"/>
                  </w:rPr>
                  <w:delText>Whats on Chain</w:delText>
                </w:r>
                <w:r w:rsidRPr="004F166E" w:rsidDel="004541D2">
                  <w:rPr>
                    <w:rStyle w:val="Hyperlink"/>
                    <w:sz w:val="16"/>
                  </w:rPr>
                  <w:delText>.</w:delText>
                </w:r>
                <w:bookmarkStart w:id="594" w:name="_Toc178271172"/>
                <w:bookmarkStart w:id="595" w:name="_Toc178329336"/>
                <w:bookmarkStart w:id="596" w:name="_Toc178346095"/>
                <w:bookmarkEnd w:id="594"/>
                <w:bookmarkEnd w:id="595"/>
                <w:bookmarkEnd w:id="596"/>
              </w:del>
            </w:moveFrom>
          </w:p>
          <w:p w14:paraId="5952B0C5" w14:textId="54057728" w:rsidR="00203BDA" w:rsidRPr="004F166E" w:rsidDel="004541D2" w:rsidRDefault="00203BDA" w:rsidP="00330EB7">
            <w:pPr>
              <w:rPr>
                <w:del w:id="597" w:author="Leon Mlakar" w:date="2024-09-27T16:12:00Z" w16du:dateUtc="2024-09-27T14:12:00Z"/>
                <w:moveFrom w:id="598" w:author="Leon Mlakar" w:date="2024-09-26T19:22:00Z" w16du:dateUtc="2024-09-26T17:22:00Z"/>
                <w:rStyle w:val="Hyperlink"/>
                <w:sz w:val="16"/>
              </w:rPr>
            </w:pPr>
            <w:bookmarkStart w:id="599" w:name="_Toc178271173"/>
            <w:bookmarkStart w:id="600" w:name="_Toc178329337"/>
            <w:bookmarkStart w:id="601" w:name="_Toc178346096"/>
            <w:bookmarkEnd w:id="599"/>
            <w:bookmarkEnd w:id="600"/>
            <w:bookmarkEnd w:id="601"/>
          </w:p>
        </w:tc>
        <w:tc>
          <w:tcPr>
            <w:tcW w:w="4691" w:type="dxa"/>
            <w:tcBorders>
              <w:top w:val="single" w:sz="6" w:space="0" w:color="DDDDDD"/>
              <w:bottom w:val="single" w:sz="6" w:space="0" w:color="DDDDDD"/>
            </w:tcBorders>
            <w:shd w:val="clear" w:color="auto" w:fill="F2F2F2" w:themeFill="background1" w:themeFillShade="F2"/>
            <w:tcMar>
              <w:top w:w="45" w:type="dxa"/>
              <w:left w:w="150" w:type="dxa"/>
              <w:bottom w:w="45" w:type="dxa"/>
              <w:right w:w="150" w:type="dxa"/>
            </w:tcMar>
            <w:vAlign w:val="center"/>
          </w:tcPr>
          <w:p w14:paraId="5454667C" w14:textId="256344D2" w:rsidR="00203BDA" w:rsidRPr="006863FD" w:rsidDel="004541D2" w:rsidRDefault="00E03708" w:rsidP="006863FD">
            <w:pPr>
              <w:rPr>
                <w:del w:id="602" w:author="Leon Mlakar" w:date="2024-09-27T16:12:00Z" w16du:dateUtc="2024-09-27T14:12:00Z"/>
                <w:moveFrom w:id="603" w:author="Leon Mlakar" w:date="2024-09-26T19:22:00Z" w16du:dateUtc="2024-09-26T17:22:00Z"/>
              </w:rPr>
            </w:pPr>
            <w:moveFrom w:id="604" w:author="Leon Mlakar" w:date="2024-09-26T19:22:00Z" w16du:dateUtc="2024-09-26T17:22:00Z">
              <w:del w:id="605" w:author="Leon Mlakar" w:date="2024-09-27T16:12:00Z" w16du:dateUtc="2024-09-27T14:12:00Z">
                <w:r w:rsidDel="004541D2">
                  <w:rPr>
                    <w:rStyle w:val="normaltextrun"/>
                  </w:rPr>
                  <w:delText>Stats</w:delText>
                </w:r>
                <w:r w:rsidR="00203BDA" w:rsidRPr="006863FD" w:rsidDel="004541D2">
                  <w:rPr>
                    <w:rStyle w:val="normaltextrun"/>
                  </w:rPr>
                  <w:delText>.</w:delText>
                </w:r>
                <w:bookmarkStart w:id="606" w:name="_Toc178271174"/>
                <w:bookmarkStart w:id="607" w:name="_Toc178329338"/>
                <w:bookmarkStart w:id="608" w:name="_Toc178346097"/>
                <w:bookmarkEnd w:id="606"/>
                <w:bookmarkEnd w:id="607"/>
                <w:bookmarkEnd w:id="608"/>
              </w:del>
            </w:moveFrom>
          </w:p>
        </w:tc>
        <w:bookmarkStart w:id="609" w:name="_Toc178271175"/>
        <w:bookmarkStart w:id="610" w:name="_Toc178329339"/>
        <w:bookmarkStart w:id="611" w:name="_Toc178346098"/>
        <w:bookmarkEnd w:id="609"/>
        <w:bookmarkEnd w:id="610"/>
        <w:bookmarkEnd w:id="611"/>
      </w:tr>
      <w:tr w:rsidR="00E03708" w:rsidRPr="00915D95" w:rsidDel="004541D2" w14:paraId="5F6229A3" w14:textId="164AC452" w:rsidTr="00203BDA">
        <w:trPr>
          <w:del w:id="612" w:author="Leon Mlakar" w:date="2024-09-27T16:12:00Z" w16du:dateUtc="2024-09-27T14:12:00Z"/>
        </w:trPr>
        <w:tc>
          <w:tcPr>
            <w:tcW w:w="567" w:type="dxa"/>
            <w:tcBorders>
              <w:top w:val="single" w:sz="6" w:space="0" w:color="DDDDDD"/>
              <w:bottom w:val="single" w:sz="6" w:space="0" w:color="DDDDDD"/>
            </w:tcBorders>
            <w:shd w:val="clear" w:color="auto" w:fill="F2F2F2" w:themeFill="background1" w:themeFillShade="F2"/>
            <w:vAlign w:val="center"/>
          </w:tcPr>
          <w:p w14:paraId="0A10B605" w14:textId="05272185" w:rsidR="00E03708" w:rsidRPr="00203BDA" w:rsidDel="004541D2" w:rsidRDefault="00E03708" w:rsidP="00203BDA">
            <w:pPr>
              <w:jc w:val="center"/>
              <w:rPr>
                <w:del w:id="613" w:author="Leon Mlakar" w:date="2024-09-27T16:12:00Z" w16du:dateUtc="2024-09-27T14:12:00Z"/>
                <w:moveFrom w:id="614" w:author="Leon Mlakar" w:date="2024-09-26T19:22:00Z" w16du:dateUtc="2024-09-26T17:22:00Z"/>
              </w:rPr>
            </w:pPr>
            <w:moveFrom w:id="615" w:author="Leon Mlakar" w:date="2024-09-26T19:22:00Z" w16du:dateUtc="2024-09-26T17:22:00Z">
              <w:del w:id="616" w:author="Leon Mlakar" w:date="2024-09-27T16:12:00Z" w16du:dateUtc="2024-09-27T14:12:00Z">
                <w:r w:rsidDel="004541D2">
                  <w:delText>4</w:delText>
                </w:r>
                <w:bookmarkStart w:id="617" w:name="_Toc178271176"/>
                <w:bookmarkStart w:id="618" w:name="_Toc178329340"/>
                <w:bookmarkStart w:id="619" w:name="_Toc178346099"/>
                <w:bookmarkEnd w:id="617"/>
                <w:bookmarkEnd w:id="618"/>
                <w:bookmarkEnd w:id="619"/>
              </w:del>
            </w:moveFrom>
          </w:p>
        </w:tc>
        <w:tc>
          <w:tcPr>
            <w:tcW w:w="3807" w:type="dxa"/>
            <w:tcBorders>
              <w:top w:val="single" w:sz="6" w:space="0" w:color="DDDDDD"/>
              <w:bottom w:val="single" w:sz="6" w:space="0" w:color="DDDDDD"/>
            </w:tcBorders>
            <w:shd w:val="clear" w:color="auto" w:fill="F2F2F2" w:themeFill="background1" w:themeFillShade="F2"/>
            <w:tcMar>
              <w:top w:w="45" w:type="dxa"/>
              <w:left w:w="150" w:type="dxa"/>
              <w:bottom w:w="45" w:type="dxa"/>
              <w:right w:w="150" w:type="dxa"/>
            </w:tcMar>
            <w:vAlign w:val="center"/>
          </w:tcPr>
          <w:p w14:paraId="3E23957D" w14:textId="5CEA78F1" w:rsidR="00E03708" w:rsidRPr="004F166E" w:rsidDel="004541D2" w:rsidRDefault="00E03708" w:rsidP="00330EB7">
            <w:pPr>
              <w:rPr>
                <w:del w:id="620" w:author="Leon Mlakar" w:date="2024-09-27T16:12:00Z" w16du:dateUtc="2024-09-27T14:12:00Z"/>
                <w:moveFrom w:id="621" w:author="Leon Mlakar" w:date="2024-09-26T19:22:00Z" w16du:dateUtc="2024-09-26T17:22:00Z"/>
                <w:rStyle w:val="Hyperlink"/>
                <w:sz w:val="16"/>
              </w:rPr>
            </w:pPr>
            <w:moveFrom w:id="622" w:author="Leon Mlakar" w:date="2024-09-26T19:22:00Z" w16du:dateUtc="2024-09-26T17:22:00Z">
              <w:del w:id="623" w:author="Leon Mlakar" w:date="2024-09-27T16:12:00Z" w16du:dateUtc="2024-09-27T14:12:00Z">
                <w:r w:rsidRPr="00E03708" w:rsidDel="004541D2">
                  <w:rPr>
                    <w:rStyle w:val="Hyperlink"/>
                    <w:sz w:val="16"/>
                  </w:rPr>
                  <w:delText>https://www.bsvblockchain.org/compare</w:delText>
                </w:r>
                <w:bookmarkStart w:id="624" w:name="_Toc178271177"/>
                <w:bookmarkStart w:id="625" w:name="_Toc178329341"/>
                <w:bookmarkStart w:id="626" w:name="_Toc178346100"/>
                <w:bookmarkEnd w:id="624"/>
                <w:bookmarkEnd w:id="625"/>
                <w:bookmarkEnd w:id="626"/>
              </w:del>
            </w:moveFrom>
          </w:p>
        </w:tc>
        <w:tc>
          <w:tcPr>
            <w:tcW w:w="4691" w:type="dxa"/>
            <w:tcBorders>
              <w:top w:val="single" w:sz="6" w:space="0" w:color="DDDDDD"/>
              <w:bottom w:val="single" w:sz="6" w:space="0" w:color="DDDDDD"/>
            </w:tcBorders>
            <w:shd w:val="clear" w:color="auto" w:fill="F2F2F2" w:themeFill="background1" w:themeFillShade="F2"/>
            <w:tcMar>
              <w:top w:w="45" w:type="dxa"/>
              <w:left w:w="150" w:type="dxa"/>
              <w:bottom w:w="45" w:type="dxa"/>
              <w:right w:w="150" w:type="dxa"/>
            </w:tcMar>
            <w:vAlign w:val="center"/>
          </w:tcPr>
          <w:p w14:paraId="762AB4AC" w14:textId="58E64DFD" w:rsidR="00E03708" w:rsidDel="004541D2" w:rsidRDefault="00E03708" w:rsidP="006863FD">
            <w:pPr>
              <w:rPr>
                <w:del w:id="627" w:author="Leon Mlakar" w:date="2024-09-27T16:12:00Z" w16du:dateUtc="2024-09-27T14:12:00Z"/>
                <w:moveFrom w:id="628" w:author="Leon Mlakar" w:date="2024-09-26T19:22:00Z" w16du:dateUtc="2024-09-26T17:22:00Z"/>
                <w:rStyle w:val="normaltextrun"/>
              </w:rPr>
            </w:pPr>
            <w:moveFrom w:id="629" w:author="Leon Mlakar" w:date="2024-09-26T19:22:00Z" w16du:dateUtc="2024-09-26T17:22:00Z">
              <w:del w:id="630" w:author="Leon Mlakar" w:date="2024-09-27T16:12:00Z" w16du:dateUtc="2024-09-27T14:12:00Z">
                <w:r w:rsidDel="004541D2">
                  <w:rPr>
                    <w:rStyle w:val="normaltextrun"/>
                  </w:rPr>
                  <w:delText xml:space="preserve">Stats </w:delText>
                </w:r>
                <w:bookmarkStart w:id="631" w:name="_Toc178271178"/>
                <w:bookmarkStart w:id="632" w:name="_Toc178329342"/>
                <w:bookmarkStart w:id="633" w:name="_Toc178346101"/>
                <w:bookmarkEnd w:id="631"/>
                <w:bookmarkEnd w:id="632"/>
                <w:bookmarkEnd w:id="633"/>
              </w:del>
            </w:moveFrom>
          </w:p>
        </w:tc>
        <w:bookmarkStart w:id="634" w:name="_Toc178271179"/>
        <w:bookmarkStart w:id="635" w:name="_Toc178329343"/>
        <w:bookmarkStart w:id="636" w:name="_Toc178346102"/>
        <w:bookmarkEnd w:id="634"/>
        <w:bookmarkEnd w:id="635"/>
        <w:bookmarkEnd w:id="636"/>
      </w:tr>
    </w:tbl>
    <w:p w14:paraId="17F3897F" w14:textId="1B6F0378" w:rsidR="00462229" w:rsidRDefault="00F926A6" w:rsidP="007E235F">
      <w:pPr>
        <w:pStyle w:val="Heading2"/>
        <w:numPr>
          <w:ilvl w:val="0"/>
          <w:numId w:val="49"/>
        </w:numPr>
        <w:rPr>
          <w:ins w:id="637" w:author="Leon Mlakar" w:date="2024-09-25T17:34:00Z" w16du:dateUtc="2024-09-25T15:34:00Z"/>
          <w:shd w:val="clear" w:color="auto" w:fill="FFFFFF"/>
        </w:rPr>
      </w:pPr>
      <w:bookmarkStart w:id="638" w:name="_Toc178346103"/>
      <w:moveFromRangeEnd w:id="456"/>
      <w:ins w:id="639" w:author="Leon Mlakar" w:date="2024-09-25T17:18:00Z" w16du:dateUtc="2024-09-25T15:18:00Z">
        <w:r>
          <w:rPr>
            <w:shd w:val="clear" w:color="auto" w:fill="FFFFFF"/>
          </w:rPr>
          <w:t xml:space="preserve">UTXO </w:t>
        </w:r>
      </w:ins>
      <w:ins w:id="640" w:author="Leon Mlakar" w:date="2024-09-25T17:19:00Z" w16du:dateUtc="2024-09-25T15:19:00Z">
        <w:r>
          <w:rPr>
            <w:shd w:val="clear" w:color="auto" w:fill="FFFFFF"/>
          </w:rPr>
          <w:t>DID Method Normative Reference</w:t>
        </w:r>
      </w:ins>
      <w:bookmarkEnd w:id="638"/>
    </w:p>
    <w:p w14:paraId="0291EFD3" w14:textId="77777777" w:rsidR="00724039" w:rsidRPr="00724039" w:rsidRDefault="00724039">
      <w:pPr>
        <w:rPr>
          <w:ins w:id="641" w:author="Leon Mlakar" w:date="2024-09-25T16:24:00Z" w16du:dateUtc="2024-09-25T14:24:00Z"/>
          <w:rPrChange w:id="642" w:author="Leon Mlakar" w:date="2024-09-25T17:34:00Z" w16du:dateUtc="2024-09-25T15:34:00Z">
            <w:rPr>
              <w:ins w:id="643" w:author="Leon Mlakar" w:date="2024-09-25T16:24:00Z" w16du:dateUtc="2024-09-25T14:24:00Z"/>
              <w:shd w:val="clear" w:color="auto" w:fill="FFFFFF"/>
            </w:rPr>
          </w:rPrChange>
        </w:rPr>
        <w:pPrChange w:id="644" w:author="Leon Mlakar" w:date="2024-09-25T17:34:00Z" w16du:dateUtc="2024-09-25T15:34:00Z">
          <w:pPr>
            <w:pStyle w:val="Heading2"/>
            <w:numPr>
              <w:numId w:val="49"/>
            </w:numPr>
            <w:ind w:left="720" w:hanging="360"/>
          </w:pPr>
        </w:pPrChange>
      </w:pPr>
    </w:p>
    <w:p w14:paraId="4DC316C9" w14:textId="64C4E5E9" w:rsidR="007E235F" w:rsidRDefault="007E235F" w:rsidP="007E235F">
      <w:pPr>
        <w:pStyle w:val="Heading3"/>
        <w:rPr>
          <w:ins w:id="645" w:author="Leon Mlakar" w:date="2024-09-25T16:26:00Z" w16du:dateUtc="2024-09-25T14:26:00Z"/>
        </w:rPr>
      </w:pPr>
      <w:bookmarkStart w:id="646" w:name="_Toc178346104"/>
      <w:ins w:id="647" w:author="Leon Mlakar" w:date="2024-09-25T16:25:00Z" w16du:dateUtc="2024-09-25T14:25:00Z">
        <w:r>
          <w:t>A.1 DID Syntax</w:t>
        </w:r>
      </w:ins>
      <w:bookmarkEnd w:id="6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45"/>
      </w:tblGrid>
      <w:tr w:rsidR="0043243A" w14:paraId="5295E980" w14:textId="77777777" w:rsidTr="00A03C96">
        <w:trPr>
          <w:ins w:id="648" w:author="Leon Mlakar" w:date="2024-09-25T16:30:00Z"/>
        </w:trPr>
        <w:tc>
          <w:tcPr>
            <w:tcW w:w="2410" w:type="dxa"/>
            <w:vAlign w:val="bottom"/>
          </w:tcPr>
          <w:p w14:paraId="6B6E51D0" w14:textId="338ADCD6" w:rsidR="00A03C96" w:rsidRDefault="00A03C96" w:rsidP="00A03C96">
            <w:pPr>
              <w:rPr>
                <w:ins w:id="649" w:author="Leon Mlakar" w:date="2024-09-25T16:30:00Z" w16du:dateUtc="2024-09-25T14:30:00Z"/>
              </w:rPr>
            </w:pPr>
            <w:ins w:id="650" w:author="Leon Mlakar" w:date="2024-09-25T16:36:00Z" w16du:dateUtc="2024-09-25T14:36:00Z">
              <w:r>
                <w:t xml:space="preserve">DID </w:t>
              </w:r>
            </w:ins>
            <w:ins w:id="651" w:author="Leon Mlakar" w:date="2024-09-25T16:31:00Z" w16du:dateUtc="2024-09-25T14:31:00Z">
              <w:r>
                <w:t xml:space="preserve">method name: </w:t>
              </w:r>
            </w:ins>
          </w:p>
        </w:tc>
        <w:tc>
          <w:tcPr>
            <w:tcW w:w="6645" w:type="dxa"/>
            <w:vAlign w:val="bottom"/>
          </w:tcPr>
          <w:p w14:paraId="02458AC2" w14:textId="5764772E" w:rsidR="00A03C96" w:rsidRPr="00A03C96" w:rsidRDefault="00A03C96" w:rsidP="00A03C96">
            <w:pPr>
              <w:rPr>
                <w:ins w:id="652" w:author="Leon Mlakar" w:date="2024-09-25T16:30:00Z" w16du:dateUtc="2024-09-25T14:30:00Z"/>
                <w:b/>
                <w:bCs/>
                <w:rPrChange w:id="653" w:author="Leon Mlakar" w:date="2024-09-25T16:31:00Z" w16du:dateUtc="2024-09-25T14:31:00Z">
                  <w:rPr>
                    <w:ins w:id="654" w:author="Leon Mlakar" w:date="2024-09-25T16:30:00Z" w16du:dateUtc="2024-09-25T14:30:00Z"/>
                  </w:rPr>
                </w:rPrChange>
              </w:rPr>
            </w:pPr>
            <w:proofErr w:type="spellStart"/>
            <w:ins w:id="655" w:author="Leon Mlakar" w:date="2024-09-25T16:31:00Z" w16du:dateUtc="2024-09-25T14:31:00Z">
              <w:r w:rsidRPr="00A03C96">
                <w:rPr>
                  <w:b/>
                  <w:bCs/>
                  <w:rPrChange w:id="656" w:author="Leon Mlakar" w:date="2024-09-25T16:31:00Z" w16du:dateUtc="2024-09-25T14:31:00Z">
                    <w:rPr/>
                  </w:rPrChange>
                </w:rPr>
                <w:t>bsv</w:t>
              </w:r>
            </w:ins>
            <w:proofErr w:type="spellEnd"/>
          </w:p>
        </w:tc>
      </w:tr>
      <w:tr w:rsidR="0043243A" w14:paraId="01401A1F" w14:textId="77777777" w:rsidTr="00A03C96">
        <w:trPr>
          <w:ins w:id="657" w:author="Leon Mlakar" w:date="2024-09-25T16:30:00Z"/>
        </w:trPr>
        <w:tc>
          <w:tcPr>
            <w:tcW w:w="2410" w:type="dxa"/>
            <w:vAlign w:val="bottom"/>
          </w:tcPr>
          <w:p w14:paraId="410ED937" w14:textId="019C676C" w:rsidR="00A03C96" w:rsidRDefault="00A03C96" w:rsidP="00A03C96">
            <w:pPr>
              <w:rPr>
                <w:ins w:id="658" w:author="Leon Mlakar" w:date="2024-09-25T16:30:00Z" w16du:dateUtc="2024-09-25T14:30:00Z"/>
              </w:rPr>
            </w:pPr>
            <w:ins w:id="659" w:author="Leon Mlakar" w:date="2024-09-25T16:31:00Z" w16du:dateUtc="2024-09-25T14:31:00Z">
              <w:r>
                <w:t>DID method specific identifier</w:t>
              </w:r>
            </w:ins>
          </w:p>
        </w:tc>
        <w:tc>
          <w:tcPr>
            <w:tcW w:w="6645" w:type="dxa"/>
            <w:vAlign w:val="bottom"/>
          </w:tcPr>
          <w:p w14:paraId="71AFD883" w14:textId="6C4F5B21" w:rsidR="00A03C96" w:rsidRDefault="00A03C96" w:rsidP="00A03C96">
            <w:pPr>
              <w:rPr>
                <w:ins w:id="660" w:author="Leon Mlakar" w:date="2024-09-25T16:30:00Z" w16du:dateUtc="2024-09-25T14:30:00Z"/>
              </w:rPr>
            </w:pPr>
            <w:ins w:id="661" w:author="Leon Mlakar" w:date="2024-09-25T16:31:00Z" w16du:dateUtc="2024-09-25T14:31:00Z">
              <w:r>
                <w:t>64 characters long hexadecimal presentation of B</w:t>
              </w:r>
            </w:ins>
            <w:ins w:id="662" w:author="Leon Mlakar" w:date="2024-09-25T16:35:00Z" w16du:dateUtc="2024-09-25T14:35:00Z">
              <w:r>
                <w:t>S</w:t>
              </w:r>
            </w:ins>
            <w:ins w:id="663" w:author="Leon Mlakar" w:date="2024-09-25T16:31:00Z" w16du:dateUtc="2024-09-25T14:31:00Z">
              <w:r>
                <w:t>V Block</w:t>
              </w:r>
            </w:ins>
            <w:ins w:id="664" w:author="Leon Mlakar" w:date="2024-09-25T16:35:00Z" w16du:dateUtc="2024-09-25T14:35:00Z">
              <w:r>
                <w:t>c</w:t>
              </w:r>
            </w:ins>
            <w:ins w:id="665" w:author="Leon Mlakar" w:date="2024-09-25T16:31:00Z" w16du:dateUtc="2024-09-25T14:31:00Z">
              <w:r>
                <w:t>hain transaction ID</w:t>
              </w:r>
            </w:ins>
          </w:p>
        </w:tc>
      </w:tr>
    </w:tbl>
    <w:p w14:paraId="22925EE6" w14:textId="77777777" w:rsidR="00A03C96" w:rsidRDefault="00A03C96" w:rsidP="00A03C96">
      <w:pPr>
        <w:rPr>
          <w:ins w:id="666" w:author="Leon Mlakar" w:date="2024-09-25T16:30:00Z" w16du:dateUtc="2024-09-25T14:30:00Z"/>
        </w:rPr>
      </w:pPr>
    </w:p>
    <w:p w14:paraId="46DECAB4" w14:textId="76864984" w:rsidR="00A03C96" w:rsidRPr="0043243A" w:rsidRDefault="00A03C96" w:rsidP="00A03C96">
      <w:pPr>
        <w:rPr>
          <w:ins w:id="667" w:author="Leon Mlakar" w:date="2024-09-25T16:35:00Z" w16du:dateUtc="2024-09-25T14:35:00Z"/>
          <w:i/>
          <w:iCs/>
          <w:rPrChange w:id="668" w:author="Leon Mlakar" w:date="2024-09-27T11:29:00Z" w16du:dateUtc="2024-09-27T09:29:00Z">
            <w:rPr>
              <w:ins w:id="669" w:author="Leon Mlakar" w:date="2024-09-25T16:35:00Z" w16du:dateUtc="2024-09-25T14:35:00Z"/>
            </w:rPr>
          </w:rPrChange>
        </w:rPr>
      </w:pPr>
      <w:ins w:id="670" w:author="Leon Mlakar" w:date="2024-09-25T16:33:00Z" w16du:dateUtc="2024-09-25T14:33:00Z">
        <w:r>
          <w:t xml:space="preserve">The hexadecimal presentation MUST use lowercase characters for hexadecimal digits </w:t>
        </w:r>
        <w:r w:rsidRPr="00A03C96">
          <w:rPr>
            <w:i/>
            <w:iCs/>
            <w:rPrChange w:id="671" w:author="Leon Mlakar" w:date="2024-09-25T16:34:00Z" w16du:dateUtc="2024-09-25T14:34:00Z">
              <w:rPr/>
            </w:rPrChange>
          </w:rPr>
          <w:t>a</w:t>
        </w:r>
      </w:ins>
      <w:ins w:id="672" w:author="Leon Mlakar" w:date="2024-09-25T16:34:00Z" w16du:dateUtc="2024-09-25T14:34:00Z">
        <w:r w:rsidRPr="00A03C96">
          <w:rPr>
            <w:i/>
            <w:iCs/>
            <w:rPrChange w:id="673" w:author="Leon Mlakar" w:date="2024-09-25T16:34:00Z" w16du:dateUtc="2024-09-25T14:34:00Z">
              <w:rPr/>
            </w:rPrChange>
          </w:rPr>
          <w:t>–f</w:t>
        </w:r>
        <w:r>
          <w:rPr>
            <w:i/>
            <w:iCs/>
          </w:rPr>
          <w:t>.</w:t>
        </w:r>
      </w:ins>
    </w:p>
    <w:p w14:paraId="03AE452A" w14:textId="77777777" w:rsidR="0043243A" w:rsidRDefault="0043243A" w:rsidP="00A03C96">
      <w:pPr>
        <w:rPr>
          <w:ins w:id="674" w:author="Leon Mlakar" w:date="2024-09-27T11:30:00Z" w16du:dateUtc="2024-09-27T09:30:00Z"/>
        </w:rPr>
      </w:pPr>
    </w:p>
    <w:p w14:paraId="6E7A799A" w14:textId="612280A6" w:rsidR="00A03C96" w:rsidRDefault="00A03C96" w:rsidP="00A03C96">
      <w:pPr>
        <w:rPr>
          <w:ins w:id="675" w:author="Leon Mlakar" w:date="2024-09-25T16:36:00Z" w16du:dateUtc="2024-09-25T14:36:00Z"/>
          <w:rFonts w:ascii="Courier New" w:hAnsi="Courier New" w:cs="Courier New"/>
        </w:rPr>
      </w:pPr>
      <w:ins w:id="676" w:author="Leon Mlakar" w:date="2024-09-25T16:34:00Z" w16du:dateUtc="2024-09-25T14:34:00Z">
        <w:r>
          <w:t xml:space="preserve">Example: </w:t>
        </w:r>
      </w:ins>
      <w:ins w:id="677" w:author="Leon Mlakar" w:date="2024-09-25T16:35:00Z" w16du:dateUtc="2024-09-25T14:35:00Z">
        <w:r w:rsidRPr="00A03C96">
          <w:rPr>
            <w:rFonts w:ascii="Courier New" w:hAnsi="Courier New" w:cs="Courier New"/>
            <w:rPrChange w:id="678" w:author="Leon Mlakar" w:date="2024-09-25T16:35:00Z" w16du:dateUtc="2024-09-25T14:35:00Z">
              <w:rPr/>
            </w:rPrChange>
          </w:rPr>
          <w:t>did:bsv:8280eadd84515d071e942f1548af7891e0182bf83e7b5848a02b0a58543fbf5f</w:t>
        </w:r>
      </w:ins>
    </w:p>
    <w:p w14:paraId="4482F997" w14:textId="77777777" w:rsidR="00F926A6" w:rsidRDefault="00F926A6" w:rsidP="00F926A6">
      <w:pPr>
        <w:pStyle w:val="Heading4"/>
        <w:rPr>
          <w:ins w:id="679" w:author="Leon Mlakar" w:date="2024-09-25T17:19:00Z" w16du:dateUtc="2024-09-25T15:19:00Z"/>
        </w:rPr>
      </w:pPr>
    </w:p>
    <w:p w14:paraId="2B922DE0" w14:textId="7AAAE851" w:rsidR="00A03C96" w:rsidRDefault="00F926A6">
      <w:pPr>
        <w:pStyle w:val="Heading3"/>
        <w:rPr>
          <w:ins w:id="680" w:author="Leon Mlakar" w:date="2024-09-25T17:20:00Z" w16du:dateUtc="2024-09-25T15:20:00Z"/>
        </w:rPr>
        <w:pPrChange w:id="681" w:author="Leon Mlakar" w:date="2024-09-25T17:32:00Z" w16du:dateUtc="2024-09-25T15:32:00Z">
          <w:pPr>
            <w:pStyle w:val="Heading4"/>
          </w:pPr>
        </w:pPrChange>
      </w:pPr>
      <w:bookmarkStart w:id="682" w:name="_Toc178346105"/>
      <w:ins w:id="683" w:author="Leon Mlakar" w:date="2024-09-25T17:19:00Z" w16du:dateUtc="2024-09-25T15:19:00Z">
        <w:r>
          <w:t>A.</w:t>
        </w:r>
      </w:ins>
      <w:ins w:id="684" w:author="Leon Mlakar" w:date="2024-09-25T17:20:00Z" w16du:dateUtc="2024-09-25T15:20:00Z">
        <w:r>
          <w:t>2 Verifiable Data Registry</w:t>
        </w:r>
        <w:bookmarkEnd w:id="682"/>
      </w:ins>
    </w:p>
    <w:p w14:paraId="7EB5FE49" w14:textId="36ACBEAA" w:rsidR="00F926A6" w:rsidRDefault="00F926A6" w:rsidP="00F926A6">
      <w:pPr>
        <w:rPr>
          <w:ins w:id="685" w:author="Leon Mlakar" w:date="2024-09-25T17:25:00Z" w16du:dateUtc="2024-09-25T15:25:00Z"/>
        </w:rPr>
      </w:pPr>
      <w:ins w:id="686" w:author="Leon Mlakar" w:date="2024-09-25T17:23:00Z" w16du:dateUtc="2024-09-25T15:23:00Z">
        <w:r>
          <w:t>UTXO D</w:t>
        </w:r>
      </w:ins>
      <w:ins w:id="687" w:author="Leon Mlakar" w:date="2024-09-25T17:24:00Z" w16du:dateUtc="2024-09-25T15:24:00Z">
        <w:r>
          <w:t xml:space="preserve">ID method </w:t>
        </w:r>
      </w:ins>
      <w:r w:rsidR="0043763A">
        <w:t>SHOULD</w:t>
      </w:r>
      <w:ins w:id="688" w:author="Leon Mlakar" w:date="2024-09-25T17:28:00Z" w16du:dateUtc="2024-09-25T15:28:00Z">
        <w:r w:rsidR="00724039">
          <w:t xml:space="preserve"> use</w:t>
        </w:r>
      </w:ins>
      <w:ins w:id="689" w:author="Leon Mlakar" w:date="2024-09-25T17:24:00Z" w16du:dateUtc="2024-09-25T15:24:00Z">
        <w:r>
          <w:t xml:space="preserve"> BSV Blockchain as a public ledger to store the DID related </w:t>
        </w:r>
      </w:ins>
      <w:ins w:id="690" w:author="Leon Mlakar" w:date="2024-09-25T17:25:00Z" w16du:dateUtc="2024-09-25T15:25:00Z">
        <w:r>
          <w:t>data and statuses. Each DID is recorded as a sequence of chained transactions of the following kinds:</w:t>
        </w:r>
      </w:ins>
    </w:p>
    <w:p w14:paraId="4AB84972" w14:textId="796BDDF2" w:rsidR="00F926A6" w:rsidRDefault="00F926A6" w:rsidP="00F926A6">
      <w:pPr>
        <w:pStyle w:val="ListParagraph"/>
        <w:numPr>
          <w:ilvl w:val="0"/>
          <w:numId w:val="50"/>
        </w:numPr>
        <w:rPr>
          <w:ins w:id="691" w:author="Leon Mlakar" w:date="2024-09-25T17:26:00Z" w16du:dateUtc="2024-09-25T15:26:00Z"/>
        </w:rPr>
      </w:pPr>
      <w:ins w:id="692" w:author="Leon Mlakar" w:date="2024-09-25T17:26:00Z" w16du:dateUtc="2024-09-25T15:26:00Z">
        <w:r w:rsidRPr="00F73A30">
          <w:rPr>
            <w:i/>
            <w:iCs/>
          </w:rPr>
          <w:t>DID issuance transaction</w:t>
        </w:r>
        <w:r w:rsidR="00724039">
          <w:t>, which is the first transaction in the DID chain</w:t>
        </w:r>
      </w:ins>
    </w:p>
    <w:p w14:paraId="2CD69730" w14:textId="189CBFD6" w:rsidR="00724039" w:rsidRDefault="00724039" w:rsidP="00F926A6">
      <w:pPr>
        <w:pStyle w:val="ListParagraph"/>
        <w:numPr>
          <w:ilvl w:val="0"/>
          <w:numId w:val="50"/>
        </w:numPr>
        <w:rPr>
          <w:ins w:id="693" w:author="Leon Mlakar" w:date="2024-09-25T17:27:00Z" w16du:dateUtc="2024-09-25T15:27:00Z"/>
        </w:rPr>
      </w:pPr>
      <w:ins w:id="694" w:author="Leon Mlakar" w:date="2024-09-25T17:27:00Z" w16du:dateUtc="2024-09-25T15:27:00Z">
        <w:r w:rsidRPr="00F73A30">
          <w:rPr>
            <w:i/>
            <w:iCs/>
          </w:rPr>
          <w:t>DID document  transaction</w:t>
        </w:r>
        <w:r>
          <w:t>, a transaction which OP_RETURN data contains a version of the DID document</w:t>
        </w:r>
      </w:ins>
    </w:p>
    <w:p w14:paraId="38DDC2AD" w14:textId="2B6975E0" w:rsidR="00724039" w:rsidRDefault="00724039" w:rsidP="004F39BF">
      <w:pPr>
        <w:pStyle w:val="ListParagraph"/>
        <w:numPr>
          <w:ilvl w:val="0"/>
          <w:numId w:val="50"/>
        </w:numPr>
        <w:rPr>
          <w:ins w:id="695" w:author="Leon Mlakar" w:date="2024-09-25T17:28:00Z" w16du:dateUtc="2024-09-25T15:28:00Z"/>
        </w:rPr>
      </w:pPr>
      <w:ins w:id="696" w:author="Leon Mlakar" w:date="2024-09-25T17:27:00Z" w16du:dateUtc="2024-09-25T15:27:00Z">
        <w:r w:rsidRPr="00F73A30">
          <w:rPr>
            <w:i/>
            <w:iCs/>
          </w:rPr>
          <w:t>DID revocation transaction</w:t>
        </w:r>
        <w:r>
          <w:t xml:space="preserve">, which </w:t>
        </w:r>
      </w:ins>
      <w:ins w:id="697" w:author="Leon Mlakar" w:date="2024-09-25T17:28:00Z" w16du:dateUtc="2024-09-25T15:28:00Z">
        <w:r>
          <w:t>MUST be the</w:t>
        </w:r>
      </w:ins>
      <w:ins w:id="698" w:author="Leon Mlakar" w:date="2024-09-25T17:27:00Z" w16du:dateUtc="2024-09-25T15:27:00Z">
        <w:r>
          <w:t xml:space="preserve"> last transaction in </w:t>
        </w:r>
      </w:ins>
      <w:ins w:id="699" w:author="Leon Mlakar" w:date="2024-09-25T17:28:00Z" w16du:dateUtc="2024-09-25T15:28:00Z">
        <w:r>
          <w:t>the DID chain and which presence invalidates DID</w:t>
        </w:r>
      </w:ins>
    </w:p>
    <w:p w14:paraId="367FC6B7" w14:textId="6822C90B" w:rsidR="00724039" w:rsidRDefault="00724039" w:rsidP="00724039">
      <w:ins w:id="700" w:author="Leon Mlakar" w:date="2024-09-25T17:29:00Z" w16du:dateUtc="2024-09-25T15:29:00Z">
        <w:r>
          <w:t xml:space="preserve">Owing to the blockchain </w:t>
        </w:r>
      </w:ins>
      <w:r w:rsidR="004F39BF">
        <w:t>design</w:t>
      </w:r>
      <w:ins w:id="701" w:author="Leon Mlakar" w:date="2024-09-25T17:29:00Z" w16du:dateUtc="2024-09-25T15:29:00Z">
        <w:r>
          <w:t>, each of the DID document transactions MUST be preceded by either DID issuance transac</w:t>
        </w:r>
      </w:ins>
      <w:ins w:id="702" w:author="Leon Mlakar" w:date="2024-09-25T17:30:00Z" w16du:dateUtc="2024-09-25T15:30:00Z">
        <w:r>
          <w:t xml:space="preserve">tion or a special </w:t>
        </w:r>
        <w:r w:rsidRPr="00F73A30">
          <w:rPr>
            <w:i/>
            <w:iCs/>
          </w:rPr>
          <w:t>DID funding transaction</w:t>
        </w:r>
        <w:r>
          <w:t xml:space="preserve"> which provide additional funds for mining fees. DID funding transaction</w:t>
        </w:r>
      </w:ins>
      <w:ins w:id="703" w:author="Leon Mlakar" w:date="2024-09-25T17:31:00Z" w16du:dateUtc="2024-09-25T15:31:00Z">
        <w:r>
          <w:t>s do not change the state of DID.</w:t>
        </w:r>
      </w:ins>
    </w:p>
    <w:p w14:paraId="7F5188BB" w14:textId="77777777" w:rsidR="00CF39E3" w:rsidRDefault="00CF39E3" w:rsidP="00CF39E3"/>
    <w:p w14:paraId="23176426" w14:textId="61AE2DFB" w:rsidR="00CF39E3" w:rsidRDefault="00CF39E3" w:rsidP="00CF39E3">
      <w:r>
        <w:t>Below text uses the following symbols that refer to SECP256K1 private and public keys:</w:t>
      </w:r>
    </w:p>
    <w:tbl>
      <w:tblPr>
        <w:tblStyle w:val="TableGrid"/>
        <w:tblW w:w="0" w:type="auto"/>
        <w:jc w:val="center"/>
        <w:tblLook w:val="04A0" w:firstRow="1" w:lastRow="0" w:firstColumn="1" w:lastColumn="0" w:noHBand="0" w:noVBand="1"/>
      </w:tblPr>
      <w:tblGrid>
        <w:gridCol w:w="1134"/>
        <w:gridCol w:w="6237"/>
      </w:tblGrid>
      <w:tr w:rsidR="00CF39E3" w14:paraId="490C929E" w14:textId="77777777" w:rsidTr="00CF39E3">
        <w:trPr>
          <w:jc w:val="center"/>
        </w:trPr>
        <w:tc>
          <w:tcPr>
            <w:tcW w:w="1134" w:type="dxa"/>
            <w:tcBorders>
              <w:top w:val="nil"/>
              <w:left w:val="nil"/>
              <w:bottom w:val="nil"/>
              <w:right w:val="nil"/>
            </w:tcBorders>
          </w:tcPr>
          <w:p w14:paraId="0EC9FD6E" w14:textId="06832A86" w:rsidR="00CF39E3" w:rsidRDefault="00CF39E3" w:rsidP="00CF39E3">
            <w:r>
              <w:t>C0 , PKC0</w:t>
            </w:r>
          </w:p>
        </w:tc>
        <w:tc>
          <w:tcPr>
            <w:tcW w:w="6237" w:type="dxa"/>
            <w:tcBorders>
              <w:top w:val="nil"/>
              <w:left w:val="nil"/>
              <w:bottom w:val="nil"/>
              <w:right w:val="nil"/>
            </w:tcBorders>
          </w:tcPr>
          <w:p w14:paraId="760C1849" w14:textId="0D17C403" w:rsidR="00CF39E3" w:rsidRDefault="00CF39E3" w:rsidP="00CF39E3">
            <w:r>
              <w:t>DID controller’s  private and public key, respectively.</w:t>
            </w:r>
          </w:p>
        </w:tc>
      </w:tr>
      <w:tr w:rsidR="00CF39E3" w14:paraId="3F7D74B3" w14:textId="77777777" w:rsidTr="00CF39E3">
        <w:trPr>
          <w:jc w:val="center"/>
        </w:trPr>
        <w:tc>
          <w:tcPr>
            <w:tcW w:w="1134" w:type="dxa"/>
            <w:tcBorders>
              <w:top w:val="nil"/>
              <w:left w:val="nil"/>
              <w:bottom w:val="nil"/>
              <w:right w:val="nil"/>
            </w:tcBorders>
          </w:tcPr>
          <w:p w14:paraId="0079F485" w14:textId="3C28529A" w:rsidR="00CF39E3" w:rsidRDefault="00CF39E3" w:rsidP="00CF39E3">
            <w:r>
              <w:t>S0, PKS0</w:t>
            </w:r>
          </w:p>
        </w:tc>
        <w:tc>
          <w:tcPr>
            <w:tcW w:w="6237" w:type="dxa"/>
            <w:tcBorders>
              <w:top w:val="nil"/>
              <w:left w:val="nil"/>
              <w:bottom w:val="nil"/>
              <w:right w:val="nil"/>
            </w:tcBorders>
          </w:tcPr>
          <w:p w14:paraId="61A62F9D" w14:textId="375B9181" w:rsidR="00CF39E3" w:rsidRDefault="00CF39E3" w:rsidP="00CF39E3">
            <w:r>
              <w:t>DID subject’s private and public keys, respectively.</w:t>
            </w:r>
          </w:p>
        </w:tc>
      </w:tr>
      <w:tr w:rsidR="00CF39E3" w14:paraId="438D0DC4" w14:textId="77777777" w:rsidTr="00CF39E3">
        <w:trPr>
          <w:jc w:val="center"/>
        </w:trPr>
        <w:tc>
          <w:tcPr>
            <w:tcW w:w="1134" w:type="dxa"/>
            <w:tcBorders>
              <w:top w:val="nil"/>
              <w:left w:val="nil"/>
              <w:bottom w:val="nil"/>
              <w:right w:val="nil"/>
            </w:tcBorders>
          </w:tcPr>
          <w:p w14:paraId="7D844379" w14:textId="6D781F19" w:rsidR="00CF39E3" w:rsidRDefault="00CF39E3" w:rsidP="00CF39E3">
            <w:r>
              <w:t>SigC0, SigS0</w:t>
            </w:r>
          </w:p>
        </w:tc>
        <w:tc>
          <w:tcPr>
            <w:tcW w:w="6237" w:type="dxa"/>
            <w:tcBorders>
              <w:top w:val="nil"/>
              <w:left w:val="nil"/>
              <w:bottom w:val="nil"/>
              <w:right w:val="nil"/>
            </w:tcBorders>
          </w:tcPr>
          <w:p w14:paraId="561D77E2" w14:textId="0E7D27DA" w:rsidR="00CF39E3" w:rsidRDefault="00CF39E3" w:rsidP="00CF39E3">
            <w:r>
              <w:t>Signatures made by using DID controller’s or DID subject’s private keys, respectively.</w:t>
            </w:r>
          </w:p>
        </w:tc>
      </w:tr>
      <w:tr w:rsidR="00CF39E3" w14:paraId="630A7B83" w14:textId="77777777" w:rsidTr="00CF39E3">
        <w:trPr>
          <w:jc w:val="center"/>
        </w:trPr>
        <w:tc>
          <w:tcPr>
            <w:tcW w:w="1134" w:type="dxa"/>
            <w:tcBorders>
              <w:top w:val="nil"/>
              <w:left w:val="nil"/>
              <w:bottom w:val="nil"/>
              <w:right w:val="nil"/>
            </w:tcBorders>
          </w:tcPr>
          <w:p w14:paraId="51A5C1F8" w14:textId="77777777" w:rsidR="00CF39E3" w:rsidRDefault="00CF39E3" w:rsidP="00CF39E3"/>
        </w:tc>
        <w:tc>
          <w:tcPr>
            <w:tcW w:w="6237" w:type="dxa"/>
            <w:tcBorders>
              <w:top w:val="nil"/>
              <w:left w:val="nil"/>
              <w:bottom w:val="nil"/>
              <w:right w:val="nil"/>
            </w:tcBorders>
          </w:tcPr>
          <w:p w14:paraId="5F0F24FA" w14:textId="77777777" w:rsidR="00CF39E3" w:rsidRDefault="00CF39E3" w:rsidP="00CF39E3"/>
        </w:tc>
      </w:tr>
    </w:tbl>
    <w:p w14:paraId="741CA293" w14:textId="31DC2446" w:rsidR="00CF39E3" w:rsidRDefault="001F71D3" w:rsidP="00CF39E3">
      <w:pPr>
        <w:rPr>
          <w:ins w:id="704" w:author="Leon Mlakar" w:date="2024-09-25T17:32:00Z" w16du:dateUtc="2024-09-25T15:32:00Z"/>
        </w:rPr>
      </w:pPr>
      <w:r>
        <w:t xml:space="preserve">It also uses term </w:t>
      </w:r>
      <w:proofErr w:type="spellStart"/>
      <w:r w:rsidRPr="001F71D3">
        <w:rPr>
          <w:i/>
          <w:iCs/>
        </w:rPr>
        <w:t>identityCode</w:t>
      </w:r>
      <w:proofErr w:type="spellEnd"/>
      <w:r>
        <w:t xml:space="preserve">. This is a </w:t>
      </w:r>
      <w:r w:rsidR="00954348">
        <w:t xml:space="preserve">code that identifies the DID controller that created by transactions. This code MUST be </w:t>
      </w:r>
      <w:proofErr w:type="gramStart"/>
      <w:r w:rsidR="00954348">
        <w:t>present</w:t>
      </w:r>
      <w:proofErr w:type="gramEnd"/>
      <w:r w:rsidR="00954348">
        <w:t xml:space="preserve"> and it SHOULD be unique.</w:t>
      </w:r>
    </w:p>
    <w:p w14:paraId="77D3C41E" w14:textId="77777777" w:rsidR="00724039" w:rsidRDefault="00724039" w:rsidP="00724039">
      <w:pPr>
        <w:rPr>
          <w:ins w:id="705" w:author="Leon Mlakar" w:date="2024-09-25T17:31:00Z" w16du:dateUtc="2024-09-25T15:31:00Z"/>
        </w:rPr>
      </w:pPr>
    </w:p>
    <w:p w14:paraId="251109E8" w14:textId="71DDF0CE" w:rsidR="00724039" w:rsidRDefault="00554539" w:rsidP="00724039">
      <w:pPr>
        <w:pStyle w:val="Heading4"/>
        <w:rPr>
          <w:ins w:id="706" w:author="Leon Mlakar" w:date="2024-09-25T23:50:00Z" w16du:dateUtc="2024-09-25T21:50:00Z"/>
        </w:rPr>
      </w:pPr>
      <w:bookmarkStart w:id="707" w:name="_Ref178243022"/>
      <w:r>
        <w:t xml:space="preserve"> </w:t>
      </w:r>
      <w:ins w:id="708" w:author="Leon Mlakar" w:date="2024-09-25T17:32:00Z" w16du:dateUtc="2024-09-25T15:32:00Z">
        <w:r w:rsidR="00724039">
          <w:t>A.2.1 DID Issuance Transaction</w:t>
        </w:r>
      </w:ins>
      <w:bookmarkEnd w:id="707"/>
    </w:p>
    <w:p w14:paraId="28547323" w14:textId="15E96975" w:rsidR="006D298C" w:rsidRDefault="008D76F2" w:rsidP="004D3C6E">
      <w:ins w:id="709" w:author="Leon Mlakar" w:date="2024-09-25T23:50:00Z" w16du:dateUtc="2024-09-25T21:50:00Z">
        <w:r>
          <w:t xml:space="preserve">The issuance transaction </w:t>
        </w:r>
      </w:ins>
      <w:ins w:id="710" w:author="Leon Mlakar" w:date="2024-09-25T23:52:00Z" w16du:dateUtc="2024-09-25T21:52:00Z">
        <w:r>
          <w:t xml:space="preserve">has one input and one output. The input spends the </w:t>
        </w:r>
      </w:ins>
      <w:r w:rsidR="001E5C4B">
        <w:t xml:space="preserve">funding </w:t>
      </w:r>
      <w:ins w:id="711" w:author="Leon Mlakar" w:date="2024-09-25T23:52:00Z" w16du:dateUtc="2024-09-25T21:52:00Z">
        <w:r>
          <w:t>UTX</w:t>
        </w:r>
      </w:ins>
      <w:ins w:id="712" w:author="Leon Mlakar" w:date="2024-09-25T23:53:00Z" w16du:dateUtc="2024-09-25T21:53:00Z">
        <w:r>
          <w:t xml:space="preserve">O provided out-of-band by the </w:t>
        </w:r>
      </w:ins>
      <w:r w:rsidR="001E5C4B">
        <w:t xml:space="preserve">issuance </w:t>
      </w:r>
      <w:ins w:id="713" w:author="Leon Mlakar" w:date="2024-09-25T23:53:00Z" w16du:dateUtc="2024-09-25T21:53:00Z">
        <w:r>
          <w:t>transaction creator. The UTXO</w:t>
        </w:r>
      </w:ins>
      <w:ins w:id="714" w:author="Leon Mlakar" w:date="2024-09-25T23:54:00Z" w16du:dateUtc="2024-09-25T21:54:00Z">
        <w:r>
          <w:t xml:space="preserve"> spent by this t</w:t>
        </w:r>
      </w:ins>
      <w:r w:rsidR="00630766">
        <w:t>r</w:t>
      </w:r>
      <w:ins w:id="715" w:author="Leon Mlakar" w:date="2024-09-25T23:54:00Z" w16du:dateUtc="2024-09-25T21:54:00Z">
        <w:r>
          <w:t>ansaction</w:t>
        </w:r>
      </w:ins>
      <w:ins w:id="716" w:author="Leon Mlakar" w:date="2024-09-25T23:53:00Z" w16du:dateUtc="2024-09-25T21:53:00Z">
        <w:r>
          <w:t xml:space="preserve"> </w:t>
        </w:r>
      </w:ins>
      <w:ins w:id="717" w:author="Leon Mlakar" w:date="2024-09-25T23:54:00Z" w16du:dateUtc="2024-09-25T21:54:00Z">
        <w:r>
          <w:t>MUST</w:t>
        </w:r>
      </w:ins>
      <w:ins w:id="718" w:author="Leon Mlakar" w:date="2024-09-25T23:53:00Z" w16du:dateUtc="2024-09-25T21:53:00Z">
        <w:r>
          <w:t xml:space="preserve"> contain enough funds to cover min</w:t>
        </w:r>
      </w:ins>
      <w:ins w:id="719" w:author="Leon Mlakar" w:date="2024-09-25T23:54:00Z" w16du:dateUtc="2024-09-25T21:54:00Z">
        <w:r>
          <w:t>ing fees for</w:t>
        </w:r>
      </w:ins>
      <w:ins w:id="720" w:author="Leon Mlakar" w:date="2024-09-25T23:53:00Z" w16du:dateUtc="2024-09-25T21:53:00Z">
        <w:r>
          <w:t xml:space="preserve"> this and </w:t>
        </w:r>
      </w:ins>
      <w:r w:rsidR="007C54C7">
        <w:t xml:space="preserve">two next </w:t>
      </w:r>
      <w:ins w:id="721" w:author="Leon Mlakar" w:date="2024-09-25T23:54:00Z" w16du:dateUtc="2024-09-25T21:54:00Z">
        <w:r>
          <w:t>transaction</w:t>
        </w:r>
      </w:ins>
      <w:r w:rsidR="007C54C7">
        <w:t>s</w:t>
      </w:r>
      <w:ins w:id="722" w:author="Leon Mlakar" w:date="2024-09-25T23:54:00Z" w16du:dateUtc="2024-09-25T21:54:00Z">
        <w:r>
          <w:t>.</w:t>
        </w:r>
      </w:ins>
    </w:p>
    <w:p w14:paraId="4CF1C3CA" w14:textId="13B6717F" w:rsidR="006D298C" w:rsidRDefault="006D298C" w:rsidP="004D3C6E">
      <w:r>
        <w:t>The OTXO of DID issuance transaction MUST provide funds to cover mining fees for two next transactions.</w:t>
      </w:r>
    </w:p>
    <w:p w14:paraId="44D37C30" w14:textId="636E857E" w:rsidR="00F73A30" w:rsidRDefault="00F73A30" w:rsidP="004D3C6E">
      <w:r>
        <w:t>The locking script of DID issuance transaction MUST require signatures by both DID controller and DID subject to spend it.</w:t>
      </w:r>
    </w:p>
    <w:p w14:paraId="063F09FF" w14:textId="3B7D2C5F" w:rsidR="007C54C7" w:rsidRDefault="007C54C7" w:rsidP="004D3C6E">
      <w:r>
        <w:t xml:space="preserve">The first segment of the OP_RETURN data payload </w:t>
      </w:r>
      <w:r w:rsidR="0002658D">
        <w:t xml:space="preserve">MUST </w:t>
      </w:r>
      <w:r>
        <w:t xml:space="preserve">be set to the string literal </w:t>
      </w:r>
      <w:r w:rsidRPr="007C54C7">
        <w:rPr>
          <w:rFonts w:ascii="Courier New" w:hAnsi="Courier New" w:cs="Courier New"/>
        </w:rPr>
        <w:t>BSVDID</w:t>
      </w:r>
      <w:r>
        <w:t>.</w:t>
      </w:r>
    </w:p>
    <w:p w14:paraId="38D3C274" w14:textId="2DDB8FDE" w:rsidR="007C54C7" w:rsidRDefault="007C54C7" w:rsidP="004D3C6E">
      <w:r>
        <w:t xml:space="preserve">The second segment of the OP_RETURN payload MUST be set to </w:t>
      </w:r>
      <w:proofErr w:type="spellStart"/>
      <w:r w:rsidR="0002658D" w:rsidRPr="00954348">
        <w:rPr>
          <w:i/>
          <w:iCs/>
        </w:rPr>
        <w:t>identityCode</w:t>
      </w:r>
      <w:proofErr w:type="spellEnd"/>
      <w:r w:rsidR="00623DB0">
        <w:t>.</w:t>
      </w:r>
    </w:p>
    <w:p w14:paraId="5B7DF0FD" w14:textId="692C1860" w:rsidR="00623DB0" w:rsidRDefault="00623DB0" w:rsidP="004D3C6E">
      <w:pPr>
        <w:rPr>
          <w:ins w:id="723" w:author="Leon Mlakar" w:date="2024-09-27T10:02:00Z" w16du:dateUtc="2024-09-27T08:02:00Z"/>
        </w:rPr>
      </w:pPr>
      <w:r>
        <w:t xml:space="preserve">The third segment of the OP_RETURN data payload MUST be set to string literal </w:t>
      </w:r>
      <w:r w:rsidRPr="00623DB0">
        <w:rPr>
          <w:rFonts w:ascii="Courier New" w:hAnsi="Courier New" w:cs="Courier New"/>
        </w:rPr>
        <w:t>1</w:t>
      </w:r>
      <w:r>
        <w:t xml:space="preserve"> (numerical digit 1).</w:t>
      </w:r>
    </w:p>
    <w:p w14:paraId="49B161BF" w14:textId="4C5916DA" w:rsidR="00166186" w:rsidRDefault="00166186" w:rsidP="004D3C6E">
      <w:pPr>
        <w:rPr>
          <w:ins w:id="724" w:author="Leon Mlakar" w:date="2024-09-27T16:13:00Z" w16du:dateUtc="2024-09-27T14:13:00Z"/>
        </w:rPr>
      </w:pPr>
      <w:ins w:id="725" w:author="Leon Mlakar" w:date="2024-09-27T10:02:00Z" w16du:dateUtc="2024-09-27T08:02:00Z">
        <w:r>
          <w:t>Implementations MAY add more segments for their own use.</w:t>
        </w:r>
      </w:ins>
    </w:p>
    <w:p w14:paraId="0ADD12BA" w14:textId="77777777" w:rsidR="004541D2" w:rsidRDefault="004541D2" w:rsidP="004D3C6E">
      <w:pPr>
        <w:rPr>
          <w:ins w:id="726" w:author="Leon Mlakar" w:date="2024-09-27T16:12:00Z" w16du:dateUtc="2024-09-27T14:12:00Z"/>
        </w:rPr>
      </w:pPr>
    </w:p>
    <w:p w14:paraId="1CEC82A0" w14:textId="311102C5" w:rsidR="004541D2" w:rsidDel="004541D2" w:rsidRDefault="004541D2" w:rsidP="004D3C6E">
      <w:pPr>
        <w:rPr>
          <w:del w:id="727" w:author="Leon Mlakar" w:date="2024-09-27T16:12:00Z" w16du:dateUtc="2024-09-27T14:12:00Z"/>
        </w:rPr>
      </w:pPr>
    </w:p>
    <w:p w14:paraId="401E055D" w14:textId="192FBF4B" w:rsidR="008F1B57" w:rsidDel="004541D2" w:rsidRDefault="008F1B57" w:rsidP="004D3C6E">
      <w:pPr>
        <w:rPr>
          <w:del w:id="728" w:author="Leon Mlakar" w:date="2024-09-27T16:12:00Z" w16du:dateUtc="2024-09-27T14:12:00Z"/>
        </w:rPr>
      </w:pPr>
    </w:p>
    <w:tbl>
      <w:tblPr>
        <w:tblStyle w:val="TableGrid"/>
        <w:tblW w:w="0" w:type="auto"/>
        <w:tblInd w:w="988" w:type="dxa"/>
        <w:tblBorders>
          <w:top w:val="single" w:sz="4" w:space="0" w:color="294C4C" w:themeColor="accent3" w:themeShade="40"/>
          <w:left w:val="single" w:sz="4" w:space="0" w:color="294C4C" w:themeColor="accent3" w:themeShade="40"/>
          <w:bottom w:val="single" w:sz="4" w:space="0" w:color="294C4C" w:themeColor="accent3" w:themeShade="40"/>
          <w:right w:val="single" w:sz="4" w:space="0" w:color="294C4C" w:themeColor="accent3" w:themeShade="40"/>
          <w:insideH w:val="single" w:sz="4" w:space="0" w:color="294C4C" w:themeColor="accent3" w:themeShade="40"/>
          <w:insideV w:val="single" w:sz="4" w:space="0" w:color="294C4C" w:themeColor="accent3" w:themeShade="40"/>
        </w:tblBorders>
        <w:tblLook w:val="04A0" w:firstRow="1" w:lastRow="0" w:firstColumn="1" w:lastColumn="0" w:noHBand="0" w:noVBand="1"/>
      </w:tblPr>
      <w:tblGrid>
        <w:gridCol w:w="312"/>
        <w:gridCol w:w="3256"/>
        <w:gridCol w:w="3265"/>
      </w:tblGrid>
      <w:tr w:rsidR="00630766" w14:paraId="70697C70" w14:textId="77777777" w:rsidTr="00AA0904">
        <w:tc>
          <w:tcPr>
            <w:tcW w:w="6833" w:type="dxa"/>
            <w:gridSpan w:val="3"/>
            <w:shd w:val="clear" w:color="auto" w:fill="294C4C" w:themeFill="accent3" w:themeFillShade="40"/>
          </w:tcPr>
          <w:p w14:paraId="0F6352BB" w14:textId="28910A26" w:rsidR="00630766" w:rsidRPr="00630766" w:rsidRDefault="00630766" w:rsidP="00AA0904">
            <w:pPr>
              <w:keepNext/>
              <w:jc w:val="center"/>
              <w:rPr>
                <w:rFonts w:ascii="Courier New" w:hAnsi="Courier New" w:cs="Courier New"/>
                <w:b/>
                <w:bCs/>
              </w:rPr>
            </w:pPr>
            <w:r w:rsidRPr="001E5C4B">
              <w:rPr>
                <w:rFonts w:ascii="Courier New" w:hAnsi="Courier New" w:cs="Courier New"/>
                <w:b/>
                <w:bCs/>
                <w:color w:val="D6F2FC" w:themeColor="accent1" w:themeTint="1A"/>
              </w:rPr>
              <w:t>Tx0</w:t>
            </w:r>
          </w:p>
        </w:tc>
      </w:tr>
      <w:tr w:rsidR="00CF39E3" w14:paraId="7FBB91A9" w14:textId="77777777" w:rsidTr="00AA0904">
        <w:tc>
          <w:tcPr>
            <w:tcW w:w="6833" w:type="dxa"/>
            <w:gridSpan w:val="3"/>
            <w:shd w:val="clear" w:color="auto" w:fill="96C7C7" w:themeFill="accent3" w:themeFillShade="BF"/>
          </w:tcPr>
          <w:p w14:paraId="0773C790" w14:textId="18F1AF2B" w:rsidR="00CF39E3" w:rsidRDefault="00CF39E3" w:rsidP="00AA0904">
            <w:pPr>
              <w:keepNext/>
            </w:pPr>
            <w:r>
              <w:t>Version: 1</w:t>
            </w:r>
          </w:p>
        </w:tc>
      </w:tr>
      <w:tr w:rsidR="00630766" w14:paraId="1FA74E32" w14:textId="77777777" w:rsidTr="00AA0904">
        <w:tc>
          <w:tcPr>
            <w:tcW w:w="3568" w:type="dxa"/>
            <w:gridSpan w:val="2"/>
            <w:shd w:val="clear" w:color="auto" w:fill="96C7C7" w:themeFill="accent3" w:themeFillShade="BF"/>
          </w:tcPr>
          <w:p w14:paraId="2B1BB16D" w14:textId="01E58A95" w:rsidR="00630766" w:rsidRDefault="00630766" w:rsidP="00AA0904">
            <w:pPr>
              <w:keepNext/>
            </w:pPr>
            <w:r>
              <w:t>In-count: 1</w:t>
            </w:r>
          </w:p>
        </w:tc>
        <w:tc>
          <w:tcPr>
            <w:tcW w:w="3265" w:type="dxa"/>
            <w:shd w:val="clear" w:color="auto" w:fill="96C7C7" w:themeFill="accent3" w:themeFillShade="BF"/>
          </w:tcPr>
          <w:p w14:paraId="6072655B" w14:textId="4A01A811" w:rsidR="00630766" w:rsidRDefault="00630766" w:rsidP="00AA0904">
            <w:pPr>
              <w:keepNext/>
            </w:pPr>
            <w:r>
              <w:t>Out-count: 1</w:t>
            </w:r>
          </w:p>
        </w:tc>
      </w:tr>
      <w:tr w:rsidR="00630766" w14:paraId="6A204B87" w14:textId="77777777" w:rsidTr="00AA0904">
        <w:tc>
          <w:tcPr>
            <w:tcW w:w="3568" w:type="dxa"/>
            <w:gridSpan w:val="2"/>
            <w:shd w:val="clear" w:color="auto" w:fill="294C4C" w:themeFill="accent3" w:themeFillShade="40"/>
          </w:tcPr>
          <w:p w14:paraId="53594921" w14:textId="3AB06292" w:rsidR="00630766" w:rsidRPr="001E5C4B" w:rsidRDefault="00630766" w:rsidP="00AA0904">
            <w:pPr>
              <w:keepNext/>
              <w:jc w:val="center"/>
              <w:rPr>
                <w:b/>
                <w:bCs/>
                <w:color w:val="D6F2FC" w:themeColor="accent1" w:themeTint="1A"/>
              </w:rPr>
            </w:pPr>
            <w:r w:rsidRPr="001E5C4B">
              <w:rPr>
                <w:b/>
                <w:bCs/>
                <w:color w:val="D6F2FC" w:themeColor="accent1" w:themeTint="1A"/>
              </w:rPr>
              <w:t>Input list</w:t>
            </w:r>
          </w:p>
        </w:tc>
        <w:tc>
          <w:tcPr>
            <w:tcW w:w="3265" w:type="dxa"/>
            <w:shd w:val="clear" w:color="auto" w:fill="294C4C" w:themeFill="accent3" w:themeFillShade="40"/>
          </w:tcPr>
          <w:p w14:paraId="23576090" w14:textId="24BC1087" w:rsidR="00630766" w:rsidRPr="001E5C4B" w:rsidRDefault="00630766" w:rsidP="00AA0904">
            <w:pPr>
              <w:keepNext/>
              <w:jc w:val="center"/>
              <w:rPr>
                <w:b/>
                <w:bCs/>
                <w:color w:val="D6F2FC" w:themeColor="accent1" w:themeTint="1A"/>
              </w:rPr>
            </w:pPr>
            <w:r w:rsidRPr="001E5C4B">
              <w:rPr>
                <w:b/>
                <w:bCs/>
                <w:color w:val="D6F2FC" w:themeColor="accent1" w:themeTint="1A"/>
              </w:rPr>
              <w:t>Output list</w:t>
            </w:r>
          </w:p>
        </w:tc>
      </w:tr>
      <w:tr w:rsidR="00630766" w14:paraId="228D1660" w14:textId="77777777" w:rsidTr="00AA0904">
        <w:trPr>
          <w:trHeight w:val="130"/>
        </w:trPr>
        <w:tc>
          <w:tcPr>
            <w:tcW w:w="312" w:type="dxa"/>
            <w:vMerge w:val="restart"/>
            <w:shd w:val="clear" w:color="auto" w:fill="C5E0E0" w:themeFill="accent3" w:themeFillShade="E6"/>
          </w:tcPr>
          <w:p w14:paraId="18966D7A" w14:textId="25F32F91" w:rsidR="00630766" w:rsidRDefault="00630766" w:rsidP="00AA0904">
            <w:pPr>
              <w:keepNext/>
              <w:jc w:val="center"/>
            </w:pPr>
            <w:r>
              <w:t>0</w:t>
            </w:r>
          </w:p>
        </w:tc>
        <w:tc>
          <w:tcPr>
            <w:tcW w:w="3256" w:type="dxa"/>
            <w:shd w:val="clear" w:color="auto" w:fill="C5E0E0" w:themeFill="accent3" w:themeFillShade="E6"/>
          </w:tcPr>
          <w:p w14:paraId="59D002FE" w14:textId="17EC8DFD" w:rsidR="00630766" w:rsidRDefault="00630766" w:rsidP="00AA0904">
            <w:pPr>
              <w:keepNext/>
            </w:pPr>
            <w:r>
              <w:t xml:space="preserve">Outpoint: </w:t>
            </w:r>
            <w:r w:rsidRPr="00630766">
              <w:rPr>
                <w:i/>
                <w:iCs/>
              </w:rPr>
              <w:t>funding UTXO</w:t>
            </w:r>
          </w:p>
        </w:tc>
        <w:tc>
          <w:tcPr>
            <w:tcW w:w="3265" w:type="dxa"/>
            <w:shd w:val="clear" w:color="auto" w:fill="C5E0E0" w:themeFill="accent3" w:themeFillShade="E6"/>
          </w:tcPr>
          <w:p w14:paraId="1C0FBB31" w14:textId="7DF7DB2F" w:rsidR="00630766" w:rsidRDefault="00630766" w:rsidP="00AA0904">
            <w:pPr>
              <w:keepNext/>
            </w:pPr>
            <w:r>
              <w:t xml:space="preserve">Value: </w:t>
            </w:r>
            <w:r w:rsidRPr="00630766">
              <w:rPr>
                <w:i/>
                <w:iCs/>
              </w:rPr>
              <w:t>mining fee</w:t>
            </w:r>
            <w:r w:rsidR="007C54C7">
              <w:rPr>
                <w:i/>
                <w:iCs/>
              </w:rPr>
              <w:t xml:space="preserve"> for two transactions</w:t>
            </w:r>
          </w:p>
        </w:tc>
      </w:tr>
      <w:tr w:rsidR="00630766" w14:paraId="37D3B8C5" w14:textId="77777777" w:rsidTr="00AA0904">
        <w:trPr>
          <w:trHeight w:val="130"/>
        </w:trPr>
        <w:tc>
          <w:tcPr>
            <w:tcW w:w="312" w:type="dxa"/>
            <w:vMerge/>
            <w:shd w:val="clear" w:color="auto" w:fill="C5E0E0" w:themeFill="accent3" w:themeFillShade="E6"/>
          </w:tcPr>
          <w:p w14:paraId="14B11797" w14:textId="77777777" w:rsidR="00630766" w:rsidRDefault="00630766" w:rsidP="00AA0904">
            <w:pPr>
              <w:keepNext/>
              <w:jc w:val="center"/>
            </w:pPr>
          </w:p>
        </w:tc>
        <w:tc>
          <w:tcPr>
            <w:tcW w:w="3256" w:type="dxa"/>
            <w:shd w:val="clear" w:color="auto" w:fill="C5E0E0" w:themeFill="accent3" w:themeFillShade="E6"/>
          </w:tcPr>
          <w:p w14:paraId="68E2B147" w14:textId="06C6165E" w:rsidR="00630766" w:rsidRDefault="00630766" w:rsidP="00AA0904">
            <w:pPr>
              <w:keepNext/>
            </w:pPr>
            <w:r>
              <w:t xml:space="preserve">Unlocking </w:t>
            </w:r>
            <w:proofErr w:type="gramStart"/>
            <w:r>
              <w:t>script:</w:t>
            </w:r>
            <w:proofErr w:type="gramEnd"/>
            <w:r>
              <w:t xml:space="preserve"> </w:t>
            </w:r>
            <w:r w:rsidRPr="00630766">
              <w:rPr>
                <w:i/>
                <w:iCs/>
              </w:rPr>
              <w:t xml:space="preserve">depends on funding </w:t>
            </w:r>
            <w:r>
              <w:rPr>
                <w:i/>
                <w:iCs/>
              </w:rPr>
              <w:t>UTXO</w:t>
            </w:r>
          </w:p>
        </w:tc>
        <w:tc>
          <w:tcPr>
            <w:tcW w:w="3265" w:type="dxa"/>
            <w:vMerge w:val="restart"/>
            <w:shd w:val="clear" w:color="auto" w:fill="C5E0E0" w:themeFill="accent3" w:themeFillShade="E6"/>
          </w:tcPr>
          <w:p w14:paraId="67461FEA" w14:textId="77777777" w:rsidR="00630766" w:rsidRDefault="00630766" w:rsidP="00AA0904">
            <w:pPr>
              <w:keepNext/>
            </w:pPr>
            <w:r>
              <w:t>Locking script:</w:t>
            </w:r>
          </w:p>
          <w:p w14:paraId="1A1F2C5E" w14:textId="10846C32" w:rsidR="00630766" w:rsidRPr="001E5C4B" w:rsidRDefault="007C54C7" w:rsidP="00AA0904">
            <w:pPr>
              <w:keepNext/>
              <w:rPr>
                <w:rFonts w:ascii="Courier New" w:hAnsi="Courier New" w:cs="Courier New"/>
                <w:sz w:val="13"/>
                <w:szCs w:val="13"/>
              </w:rPr>
            </w:pPr>
            <w:r>
              <w:rPr>
                <w:rFonts w:ascii="Courier New" w:hAnsi="Courier New" w:cs="Courier New"/>
                <w:sz w:val="13"/>
                <w:szCs w:val="13"/>
              </w:rPr>
              <w:t>2</w:t>
            </w:r>
            <w:r w:rsidR="00630766" w:rsidRPr="001E5C4B">
              <w:rPr>
                <w:rFonts w:ascii="Courier New" w:hAnsi="Courier New" w:cs="Courier New"/>
                <w:sz w:val="13"/>
                <w:szCs w:val="13"/>
              </w:rPr>
              <w:t xml:space="preserve"> </w:t>
            </w:r>
            <w:r w:rsidR="001E5C4B" w:rsidRPr="006D298C">
              <w:rPr>
                <w:i/>
                <w:iCs/>
                <w:sz w:val="13"/>
                <w:szCs w:val="13"/>
              </w:rPr>
              <w:t>&lt;PKC0&gt; &lt;PKS0&gt;</w:t>
            </w:r>
            <w:r w:rsidR="001E5C4B" w:rsidRPr="001E5C4B">
              <w:rPr>
                <w:rFonts w:ascii="Courier New" w:hAnsi="Courier New" w:cs="Courier New"/>
                <w:sz w:val="13"/>
                <w:szCs w:val="13"/>
              </w:rPr>
              <w:t xml:space="preserve"> 2 OP_CHECKMULTISIG</w:t>
            </w:r>
          </w:p>
          <w:p w14:paraId="22139AD1" w14:textId="77777777" w:rsidR="001E5C4B" w:rsidRPr="001E5C4B" w:rsidRDefault="001E5C4B" w:rsidP="00AA0904">
            <w:pPr>
              <w:keepNext/>
              <w:rPr>
                <w:rFonts w:ascii="Courier New" w:hAnsi="Courier New" w:cs="Courier New"/>
                <w:sz w:val="13"/>
                <w:szCs w:val="13"/>
              </w:rPr>
            </w:pPr>
            <w:r w:rsidRPr="001E5C4B">
              <w:rPr>
                <w:rFonts w:ascii="Courier New" w:hAnsi="Courier New" w:cs="Courier New"/>
                <w:sz w:val="13"/>
                <w:szCs w:val="13"/>
              </w:rPr>
              <w:t>OP_RETURN</w:t>
            </w:r>
          </w:p>
          <w:p w14:paraId="5A2E60BF" w14:textId="77777777" w:rsidR="001E5C4B" w:rsidRPr="001E5C4B" w:rsidRDefault="001E5C4B" w:rsidP="00AA0904">
            <w:pPr>
              <w:keepNext/>
              <w:rPr>
                <w:rFonts w:ascii="Courier New" w:hAnsi="Courier New" w:cs="Courier New"/>
              </w:rPr>
            </w:pPr>
            <w:r w:rsidRPr="001E5C4B">
              <w:rPr>
                <w:rFonts w:ascii="Courier New" w:hAnsi="Courier New" w:cs="Courier New"/>
              </w:rPr>
              <w:t>BSVDID</w:t>
            </w:r>
          </w:p>
          <w:p w14:paraId="3E7AA81A" w14:textId="4305DCA5" w:rsidR="001E5C4B" w:rsidRDefault="001E5C4B" w:rsidP="00AA0904">
            <w:pPr>
              <w:keepNext/>
            </w:pPr>
            <w:r>
              <w:t>&lt;</w:t>
            </w:r>
            <w:proofErr w:type="spellStart"/>
            <w:r w:rsidRPr="001E5C4B">
              <w:rPr>
                <w:i/>
                <w:iCs/>
              </w:rPr>
              <w:t>identityCode</w:t>
            </w:r>
            <w:proofErr w:type="spellEnd"/>
            <w:r>
              <w:t>&gt;</w:t>
            </w:r>
          </w:p>
          <w:p w14:paraId="5BB7DE30" w14:textId="271A456A" w:rsidR="001E5C4B" w:rsidRPr="001E5C4B" w:rsidRDefault="001E5C4B" w:rsidP="00AA0904">
            <w:pPr>
              <w:keepNext/>
              <w:rPr>
                <w:rFonts w:ascii="Courier New" w:hAnsi="Courier New" w:cs="Courier New"/>
              </w:rPr>
            </w:pPr>
            <w:r w:rsidRPr="001E5C4B">
              <w:rPr>
                <w:rFonts w:ascii="Courier New" w:hAnsi="Courier New" w:cs="Courier New"/>
              </w:rPr>
              <w:t>1</w:t>
            </w:r>
          </w:p>
        </w:tc>
      </w:tr>
      <w:tr w:rsidR="00630766" w14:paraId="6BAFBB8F" w14:textId="77777777" w:rsidTr="00AA0904">
        <w:trPr>
          <w:trHeight w:val="130"/>
        </w:trPr>
        <w:tc>
          <w:tcPr>
            <w:tcW w:w="312" w:type="dxa"/>
            <w:vMerge/>
          </w:tcPr>
          <w:p w14:paraId="50643588" w14:textId="77777777" w:rsidR="00630766" w:rsidRDefault="00630766" w:rsidP="00AA0904">
            <w:pPr>
              <w:keepNext/>
              <w:jc w:val="center"/>
            </w:pPr>
          </w:p>
        </w:tc>
        <w:tc>
          <w:tcPr>
            <w:tcW w:w="3256" w:type="dxa"/>
            <w:shd w:val="clear" w:color="auto" w:fill="C5E0E0" w:themeFill="accent3" w:themeFillShade="E6"/>
          </w:tcPr>
          <w:p w14:paraId="2F6685B0" w14:textId="7DCE5ED6" w:rsidR="00630766" w:rsidRDefault="00630766" w:rsidP="00AA0904">
            <w:pPr>
              <w:keepNext/>
            </w:pPr>
            <w:r>
              <w:t>Sequence number: 0xFFFFFFFF</w:t>
            </w:r>
          </w:p>
        </w:tc>
        <w:tc>
          <w:tcPr>
            <w:tcW w:w="3265" w:type="dxa"/>
            <w:vMerge/>
          </w:tcPr>
          <w:p w14:paraId="0B237E44" w14:textId="77777777" w:rsidR="00630766" w:rsidRDefault="00630766" w:rsidP="00AA0904">
            <w:pPr>
              <w:keepNext/>
            </w:pPr>
          </w:p>
        </w:tc>
      </w:tr>
    </w:tbl>
    <w:p w14:paraId="1D76AF55" w14:textId="77777777" w:rsidR="008D76F2" w:rsidRPr="004D3C6E" w:rsidRDefault="008D76F2" w:rsidP="004D3C6E">
      <w:pPr>
        <w:rPr>
          <w:ins w:id="729" w:author="Leon Mlakar" w:date="2024-09-25T17:32:00Z" w16du:dateUtc="2024-09-25T15:32:00Z"/>
        </w:rPr>
      </w:pPr>
    </w:p>
    <w:p w14:paraId="7327259E" w14:textId="51BBFD33" w:rsidR="00724039" w:rsidRDefault="00C92450" w:rsidP="00C92450">
      <w:pPr>
        <w:pStyle w:val="Heading4"/>
      </w:pPr>
      <w:bookmarkStart w:id="730" w:name="_Ref178243099"/>
      <w:ins w:id="731" w:author="Leon Mlakar" w:date="2024-09-25T17:39:00Z" w16du:dateUtc="2024-09-25T15:39:00Z">
        <w:r>
          <w:t>A.2.2 DID Document Transaction</w:t>
        </w:r>
      </w:ins>
      <w:bookmarkEnd w:id="730"/>
    </w:p>
    <w:p w14:paraId="2C628243" w14:textId="65E93349" w:rsidR="007C54C7" w:rsidRDefault="007C54C7" w:rsidP="007C54C7">
      <w:r>
        <w:t>The DID document transaction is funded either by the DID issuance transaction or DID funding transaction. It carries DID document in the third segment of OP_RETURN payload.</w:t>
      </w:r>
      <w:r w:rsidR="00F73A30">
        <w:t xml:space="preserve"> The transaction has one input which MUST spend the UTXO provided by either DID issuance or DID funding transaction.</w:t>
      </w:r>
    </w:p>
    <w:p w14:paraId="7F0B6E44" w14:textId="77777777" w:rsidR="00A34EB8" w:rsidRDefault="00A34EB8" w:rsidP="007C54C7"/>
    <w:p w14:paraId="35C7270B" w14:textId="4175621A" w:rsidR="006D298C" w:rsidRDefault="006D298C" w:rsidP="007C54C7">
      <w:r>
        <w:t xml:space="preserve">The OTXO of DID </w:t>
      </w:r>
      <w:r w:rsidR="00D322E7">
        <w:t>document</w:t>
      </w:r>
      <w:r>
        <w:t xml:space="preserve"> transaction MUST provide funds to cover mining fee for the next transaction.</w:t>
      </w:r>
    </w:p>
    <w:p w14:paraId="223E68C9" w14:textId="512C2392" w:rsidR="00F73A30" w:rsidRDefault="00F73A30" w:rsidP="007C54C7">
      <w:r>
        <w:t xml:space="preserve">The locking script of DID </w:t>
      </w:r>
      <w:r w:rsidR="00A34EB8">
        <w:t>document</w:t>
      </w:r>
      <w:r>
        <w:t xml:space="preserve"> transaction MUST require signature by either DID controller or DID subject to spend it.</w:t>
      </w:r>
    </w:p>
    <w:p w14:paraId="463E707A" w14:textId="63397A3B" w:rsidR="00F73A30" w:rsidRDefault="00F73A30" w:rsidP="00F73A30">
      <w:r>
        <w:t xml:space="preserve">The first segment of the OP_RETURN data payload </w:t>
      </w:r>
      <w:r w:rsidR="0002658D">
        <w:t xml:space="preserve">MUST </w:t>
      </w:r>
      <w:r>
        <w:t xml:space="preserve">be set to the string literal </w:t>
      </w:r>
      <w:r w:rsidRPr="007C54C7">
        <w:rPr>
          <w:rFonts w:ascii="Courier New" w:hAnsi="Courier New" w:cs="Courier New"/>
        </w:rPr>
        <w:t>BSVDID</w:t>
      </w:r>
      <w:r>
        <w:t>.</w:t>
      </w:r>
    </w:p>
    <w:p w14:paraId="646DC9FE" w14:textId="502731D7" w:rsidR="00F73A30" w:rsidRDefault="00F73A30" w:rsidP="00F73A30">
      <w:r>
        <w:t xml:space="preserve">The second segment of the OP_RETURN payload MUST be set to </w:t>
      </w:r>
      <w:proofErr w:type="spellStart"/>
      <w:r w:rsidR="00954348" w:rsidRPr="00954348">
        <w:rPr>
          <w:i/>
          <w:iCs/>
        </w:rPr>
        <w:t>identityCode</w:t>
      </w:r>
      <w:proofErr w:type="spellEnd"/>
      <w:r>
        <w:t>.</w:t>
      </w:r>
    </w:p>
    <w:p w14:paraId="62EAEEA9" w14:textId="78D2C6DB" w:rsidR="00F73A30" w:rsidRDefault="00F73A30" w:rsidP="00F73A30">
      <w:pPr>
        <w:rPr>
          <w:ins w:id="732" w:author="Leon Mlakar" w:date="2024-09-27T10:03:00Z" w16du:dateUtc="2024-09-27T08:03:00Z"/>
        </w:rPr>
      </w:pPr>
      <w:r>
        <w:t>The third segment of the OP_RETURN data payload MUST be set to the JSON string representing DID document.</w:t>
      </w:r>
    </w:p>
    <w:p w14:paraId="4A71E6E7" w14:textId="136243E3" w:rsidR="00166186" w:rsidRDefault="00166186" w:rsidP="00F73A30">
      <w:ins w:id="733" w:author="Leon Mlakar" w:date="2024-09-27T10:03:00Z" w16du:dateUtc="2024-09-27T08:03:00Z">
        <w:r>
          <w:t>Implementations MAY add more segments for their own use.</w:t>
        </w:r>
      </w:ins>
    </w:p>
    <w:p w14:paraId="69D2BDFB" w14:textId="77777777" w:rsidR="00F73A30" w:rsidRDefault="00F73A30" w:rsidP="00F73A30"/>
    <w:tbl>
      <w:tblPr>
        <w:tblStyle w:val="TableGrid"/>
        <w:tblW w:w="0" w:type="auto"/>
        <w:tblInd w:w="988" w:type="dxa"/>
        <w:tblBorders>
          <w:top w:val="single" w:sz="4" w:space="0" w:color="294C4C" w:themeColor="accent3" w:themeShade="40"/>
          <w:left w:val="single" w:sz="4" w:space="0" w:color="294C4C" w:themeColor="accent3" w:themeShade="40"/>
          <w:bottom w:val="single" w:sz="4" w:space="0" w:color="294C4C" w:themeColor="accent3" w:themeShade="40"/>
          <w:right w:val="single" w:sz="4" w:space="0" w:color="294C4C" w:themeColor="accent3" w:themeShade="40"/>
          <w:insideH w:val="single" w:sz="4" w:space="0" w:color="294C4C" w:themeColor="accent3" w:themeShade="40"/>
          <w:insideV w:val="single" w:sz="4" w:space="0" w:color="294C4C" w:themeColor="accent3" w:themeShade="40"/>
        </w:tblBorders>
        <w:tblLook w:val="04A0" w:firstRow="1" w:lastRow="0" w:firstColumn="1" w:lastColumn="0" w:noHBand="0" w:noVBand="1"/>
      </w:tblPr>
      <w:tblGrid>
        <w:gridCol w:w="312"/>
        <w:gridCol w:w="3256"/>
        <w:gridCol w:w="3265"/>
      </w:tblGrid>
      <w:tr w:rsidR="00F73A30" w14:paraId="2CAFADF4" w14:textId="77777777" w:rsidTr="00794C52">
        <w:tc>
          <w:tcPr>
            <w:tcW w:w="6833" w:type="dxa"/>
            <w:gridSpan w:val="3"/>
            <w:shd w:val="clear" w:color="auto" w:fill="294C4C" w:themeFill="accent3" w:themeFillShade="40"/>
          </w:tcPr>
          <w:p w14:paraId="54CF384C" w14:textId="57C7BB6A" w:rsidR="00F73A30" w:rsidRPr="00630766" w:rsidRDefault="00F73A30" w:rsidP="00AA0904">
            <w:pPr>
              <w:keepNext/>
              <w:jc w:val="center"/>
              <w:rPr>
                <w:rFonts w:ascii="Courier New" w:hAnsi="Courier New" w:cs="Courier New"/>
                <w:b/>
                <w:bCs/>
              </w:rPr>
            </w:pPr>
            <w:proofErr w:type="spellStart"/>
            <w:r w:rsidRPr="001E5C4B">
              <w:rPr>
                <w:rFonts w:ascii="Courier New" w:hAnsi="Courier New" w:cs="Courier New"/>
                <w:b/>
                <w:bCs/>
                <w:color w:val="D6F2FC" w:themeColor="accent1" w:themeTint="1A"/>
              </w:rPr>
              <w:t>Tx</w:t>
            </w:r>
            <w:r w:rsidRPr="00F73A30">
              <w:rPr>
                <w:rFonts w:ascii="Courier New" w:hAnsi="Courier New" w:cs="Courier New"/>
                <w:b/>
                <w:bCs/>
                <w:color w:val="D6F2FC" w:themeColor="accent1" w:themeTint="1A"/>
              </w:rPr>
              <w:t>D</w:t>
            </w:r>
            <w:r>
              <w:rPr>
                <w:rFonts w:ascii="Courier New" w:hAnsi="Courier New" w:cs="Courier New"/>
                <w:b/>
                <w:bCs/>
                <w:i/>
                <w:iCs/>
                <w:color w:val="D6F2FC" w:themeColor="accent1" w:themeTint="1A"/>
              </w:rPr>
              <w:t>i</w:t>
            </w:r>
            <w:proofErr w:type="spellEnd"/>
          </w:p>
        </w:tc>
      </w:tr>
      <w:tr w:rsidR="00CF39E3" w14:paraId="2AA07127" w14:textId="77777777" w:rsidTr="00FB4166">
        <w:tc>
          <w:tcPr>
            <w:tcW w:w="6833" w:type="dxa"/>
            <w:gridSpan w:val="3"/>
            <w:shd w:val="clear" w:color="auto" w:fill="96C7C7" w:themeFill="accent3" w:themeFillShade="BF"/>
          </w:tcPr>
          <w:p w14:paraId="28C50D6A" w14:textId="3C4FF6D3" w:rsidR="00CF39E3" w:rsidRDefault="00CF39E3" w:rsidP="00AA0904">
            <w:pPr>
              <w:keepNext/>
            </w:pPr>
            <w:r>
              <w:t>Version: 1</w:t>
            </w:r>
          </w:p>
        </w:tc>
      </w:tr>
      <w:tr w:rsidR="00F73A30" w14:paraId="32A682FC" w14:textId="77777777" w:rsidTr="00794C52">
        <w:tc>
          <w:tcPr>
            <w:tcW w:w="3568" w:type="dxa"/>
            <w:gridSpan w:val="2"/>
            <w:shd w:val="clear" w:color="auto" w:fill="96C7C7" w:themeFill="accent3" w:themeFillShade="BF"/>
          </w:tcPr>
          <w:p w14:paraId="6821B03E" w14:textId="77777777" w:rsidR="00F73A30" w:rsidRDefault="00F73A30" w:rsidP="00AA0904">
            <w:pPr>
              <w:keepNext/>
            </w:pPr>
            <w:r>
              <w:t>In-count: 1</w:t>
            </w:r>
          </w:p>
        </w:tc>
        <w:tc>
          <w:tcPr>
            <w:tcW w:w="3265" w:type="dxa"/>
            <w:shd w:val="clear" w:color="auto" w:fill="96C7C7" w:themeFill="accent3" w:themeFillShade="BF"/>
          </w:tcPr>
          <w:p w14:paraId="6F733ADF" w14:textId="77777777" w:rsidR="00F73A30" w:rsidRDefault="00F73A30" w:rsidP="00AA0904">
            <w:pPr>
              <w:keepNext/>
            </w:pPr>
            <w:r>
              <w:t>Out-count: 1</w:t>
            </w:r>
          </w:p>
        </w:tc>
      </w:tr>
      <w:tr w:rsidR="00F73A30" w14:paraId="2B89C54A" w14:textId="77777777" w:rsidTr="00794C52">
        <w:tc>
          <w:tcPr>
            <w:tcW w:w="3568" w:type="dxa"/>
            <w:gridSpan w:val="2"/>
            <w:shd w:val="clear" w:color="auto" w:fill="294C4C" w:themeFill="accent3" w:themeFillShade="40"/>
          </w:tcPr>
          <w:p w14:paraId="38FBCEB2" w14:textId="77777777" w:rsidR="00F73A30" w:rsidRPr="001E5C4B" w:rsidRDefault="00F73A30" w:rsidP="00AA0904">
            <w:pPr>
              <w:keepNext/>
              <w:jc w:val="center"/>
              <w:rPr>
                <w:b/>
                <w:bCs/>
                <w:color w:val="D6F2FC" w:themeColor="accent1" w:themeTint="1A"/>
              </w:rPr>
            </w:pPr>
            <w:r w:rsidRPr="001E5C4B">
              <w:rPr>
                <w:b/>
                <w:bCs/>
                <w:color w:val="D6F2FC" w:themeColor="accent1" w:themeTint="1A"/>
              </w:rPr>
              <w:t>Input list</w:t>
            </w:r>
          </w:p>
        </w:tc>
        <w:tc>
          <w:tcPr>
            <w:tcW w:w="3265" w:type="dxa"/>
            <w:shd w:val="clear" w:color="auto" w:fill="294C4C" w:themeFill="accent3" w:themeFillShade="40"/>
          </w:tcPr>
          <w:p w14:paraId="2F3551A4" w14:textId="77777777" w:rsidR="00F73A30" w:rsidRPr="001E5C4B" w:rsidRDefault="00F73A30" w:rsidP="00AA0904">
            <w:pPr>
              <w:keepNext/>
              <w:jc w:val="center"/>
              <w:rPr>
                <w:b/>
                <w:bCs/>
                <w:color w:val="D6F2FC" w:themeColor="accent1" w:themeTint="1A"/>
              </w:rPr>
            </w:pPr>
            <w:r w:rsidRPr="001E5C4B">
              <w:rPr>
                <w:b/>
                <w:bCs/>
                <w:color w:val="D6F2FC" w:themeColor="accent1" w:themeTint="1A"/>
              </w:rPr>
              <w:t>Output list</w:t>
            </w:r>
          </w:p>
        </w:tc>
      </w:tr>
      <w:tr w:rsidR="00CF39E3" w14:paraId="60736EFF" w14:textId="77777777" w:rsidTr="00794C52">
        <w:trPr>
          <w:trHeight w:val="130"/>
        </w:trPr>
        <w:tc>
          <w:tcPr>
            <w:tcW w:w="312" w:type="dxa"/>
            <w:vMerge w:val="restart"/>
            <w:shd w:val="clear" w:color="auto" w:fill="C5E0E0" w:themeFill="accent3" w:themeFillShade="E6"/>
            <w:vAlign w:val="center"/>
          </w:tcPr>
          <w:p w14:paraId="5F627103" w14:textId="77777777" w:rsidR="00CF39E3" w:rsidRDefault="00CF39E3" w:rsidP="00AA0904">
            <w:pPr>
              <w:keepNext/>
              <w:jc w:val="center"/>
            </w:pPr>
            <w:r>
              <w:t>0</w:t>
            </w:r>
          </w:p>
        </w:tc>
        <w:tc>
          <w:tcPr>
            <w:tcW w:w="3256" w:type="dxa"/>
            <w:shd w:val="clear" w:color="auto" w:fill="C5E0E0" w:themeFill="accent3" w:themeFillShade="E6"/>
          </w:tcPr>
          <w:p w14:paraId="5E9664B8" w14:textId="20A329D4" w:rsidR="00CF39E3" w:rsidRDefault="00CF39E3" w:rsidP="00AA0904">
            <w:pPr>
              <w:keepNext/>
            </w:pPr>
            <w:r>
              <w:t xml:space="preserve">Outpoint: Tx0//0 or </w:t>
            </w:r>
            <w:proofErr w:type="spellStart"/>
            <w:r>
              <w:t>TxF</w:t>
            </w:r>
            <w:r w:rsidRPr="00CF39E3">
              <w:rPr>
                <w:i/>
                <w:iCs/>
              </w:rPr>
              <w:t>i</w:t>
            </w:r>
            <w:proofErr w:type="spellEnd"/>
            <w:r>
              <w:t>//0</w:t>
            </w:r>
          </w:p>
        </w:tc>
        <w:tc>
          <w:tcPr>
            <w:tcW w:w="3265" w:type="dxa"/>
            <w:shd w:val="clear" w:color="auto" w:fill="C5E0E0" w:themeFill="accent3" w:themeFillShade="E6"/>
          </w:tcPr>
          <w:p w14:paraId="4AA2BE82" w14:textId="284F8680" w:rsidR="00CF39E3" w:rsidRDefault="00CF39E3" w:rsidP="00AA0904">
            <w:pPr>
              <w:keepNext/>
            </w:pPr>
            <w:r>
              <w:t xml:space="preserve">Value: </w:t>
            </w:r>
            <w:r w:rsidRPr="00630766">
              <w:rPr>
                <w:i/>
                <w:iCs/>
              </w:rPr>
              <w:t>mining fee</w:t>
            </w:r>
            <w:r>
              <w:rPr>
                <w:i/>
                <w:iCs/>
              </w:rPr>
              <w:t xml:space="preserve"> for </w:t>
            </w:r>
            <w:r w:rsidR="001F71D3">
              <w:rPr>
                <w:i/>
                <w:iCs/>
              </w:rPr>
              <w:t>the next</w:t>
            </w:r>
            <w:r>
              <w:rPr>
                <w:i/>
                <w:iCs/>
              </w:rPr>
              <w:t xml:space="preserve"> transaction</w:t>
            </w:r>
          </w:p>
        </w:tc>
      </w:tr>
      <w:tr w:rsidR="00CF39E3" w14:paraId="06615A71" w14:textId="77777777" w:rsidTr="00CF39E3">
        <w:trPr>
          <w:trHeight w:val="390"/>
        </w:trPr>
        <w:tc>
          <w:tcPr>
            <w:tcW w:w="312" w:type="dxa"/>
            <w:vMerge/>
            <w:shd w:val="clear" w:color="auto" w:fill="C5E0E0" w:themeFill="accent3" w:themeFillShade="E6"/>
            <w:vAlign w:val="center"/>
          </w:tcPr>
          <w:p w14:paraId="47760A72" w14:textId="77777777" w:rsidR="00CF39E3" w:rsidRDefault="00CF39E3" w:rsidP="00AA0904">
            <w:pPr>
              <w:keepNext/>
              <w:jc w:val="center"/>
            </w:pPr>
          </w:p>
        </w:tc>
        <w:tc>
          <w:tcPr>
            <w:tcW w:w="3256" w:type="dxa"/>
            <w:shd w:val="clear" w:color="auto" w:fill="C5E0E0" w:themeFill="accent3" w:themeFillShade="E6"/>
          </w:tcPr>
          <w:p w14:paraId="167BA124" w14:textId="7D135EBC" w:rsidR="00CF39E3" w:rsidRPr="00CF39E3" w:rsidRDefault="00CF39E3" w:rsidP="00AA0904">
            <w:pPr>
              <w:keepNext/>
            </w:pPr>
            <w:r>
              <w:t xml:space="preserve">Unlocking script: SigC0 </w:t>
            </w:r>
            <w:r w:rsidRPr="00CF39E3">
              <w:rPr>
                <w:b/>
                <w:bCs/>
              </w:rPr>
              <w:t>and</w:t>
            </w:r>
            <w:r>
              <w:t xml:space="preserve"> SigS0</w:t>
            </w:r>
          </w:p>
        </w:tc>
        <w:tc>
          <w:tcPr>
            <w:tcW w:w="3265" w:type="dxa"/>
            <w:vMerge w:val="restart"/>
            <w:shd w:val="clear" w:color="auto" w:fill="C5E0E0" w:themeFill="accent3" w:themeFillShade="E6"/>
          </w:tcPr>
          <w:p w14:paraId="1FE1A0DF" w14:textId="77777777" w:rsidR="00CF39E3" w:rsidRDefault="00CF39E3" w:rsidP="00AA0904">
            <w:pPr>
              <w:keepNext/>
            </w:pPr>
            <w:r>
              <w:t>Locking script:</w:t>
            </w:r>
          </w:p>
          <w:p w14:paraId="2DE546BB" w14:textId="4E918004" w:rsidR="00CF39E3" w:rsidRPr="001E5C4B" w:rsidRDefault="00CF39E3" w:rsidP="00AA0904">
            <w:pPr>
              <w:keepNext/>
              <w:rPr>
                <w:rFonts w:ascii="Courier New" w:hAnsi="Courier New" w:cs="Courier New"/>
                <w:sz w:val="13"/>
                <w:szCs w:val="13"/>
              </w:rPr>
            </w:pPr>
            <w:r>
              <w:rPr>
                <w:rFonts w:ascii="Courier New" w:hAnsi="Courier New" w:cs="Courier New"/>
                <w:sz w:val="13"/>
                <w:szCs w:val="13"/>
              </w:rPr>
              <w:t>1</w:t>
            </w:r>
            <w:r w:rsidRPr="001E5C4B">
              <w:rPr>
                <w:rFonts w:ascii="Courier New" w:hAnsi="Courier New" w:cs="Courier New"/>
                <w:sz w:val="13"/>
                <w:szCs w:val="13"/>
              </w:rPr>
              <w:t xml:space="preserve"> </w:t>
            </w:r>
            <w:r w:rsidRPr="006D298C">
              <w:rPr>
                <w:i/>
                <w:iCs/>
                <w:sz w:val="13"/>
                <w:szCs w:val="13"/>
              </w:rPr>
              <w:t>&lt;PKC0&gt; &lt;PKS0&gt;</w:t>
            </w:r>
            <w:r w:rsidRPr="001E5C4B">
              <w:rPr>
                <w:rFonts w:ascii="Courier New" w:hAnsi="Courier New" w:cs="Courier New"/>
                <w:sz w:val="13"/>
                <w:szCs w:val="13"/>
              </w:rPr>
              <w:t xml:space="preserve"> 2 OP_CHECKMULTISIG</w:t>
            </w:r>
          </w:p>
          <w:p w14:paraId="4FD744DB" w14:textId="77777777" w:rsidR="00CF39E3" w:rsidRPr="001E5C4B" w:rsidRDefault="00CF39E3" w:rsidP="00AA0904">
            <w:pPr>
              <w:keepNext/>
              <w:rPr>
                <w:rFonts w:ascii="Courier New" w:hAnsi="Courier New" w:cs="Courier New"/>
                <w:sz w:val="13"/>
                <w:szCs w:val="13"/>
              </w:rPr>
            </w:pPr>
            <w:r w:rsidRPr="001E5C4B">
              <w:rPr>
                <w:rFonts w:ascii="Courier New" w:hAnsi="Courier New" w:cs="Courier New"/>
                <w:sz w:val="13"/>
                <w:szCs w:val="13"/>
              </w:rPr>
              <w:t>OP_RETURN</w:t>
            </w:r>
          </w:p>
          <w:p w14:paraId="107965FF" w14:textId="77777777" w:rsidR="00CF39E3" w:rsidRPr="001E5C4B" w:rsidRDefault="00CF39E3" w:rsidP="00AA0904">
            <w:pPr>
              <w:keepNext/>
              <w:rPr>
                <w:rFonts w:ascii="Courier New" w:hAnsi="Courier New" w:cs="Courier New"/>
              </w:rPr>
            </w:pPr>
            <w:r w:rsidRPr="001E5C4B">
              <w:rPr>
                <w:rFonts w:ascii="Courier New" w:hAnsi="Courier New" w:cs="Courier New"/>
              </w:rPr>
              <w:t>BSVDID</w:t>
            </w:r>
          </w:p>
          <w:p w14:paraId="1C4A9259" w14:textId="77777777" w:rsidR="00CF39E3" w:rsidRDefault="00CF39E3" w:rsidP="00AA0904">
            <w:pPr>
              <w:keepNext/>
            </w:pPr>
            <w:r>
              <w:t>&lt;</w:t>
            </w:r>
            <w:proofErr w:type="spellStart"/>
            <w:r w:rsidRPr="001E5C4B">
              <w:rPr>
                <w:i/>
                <w:iCs/>
              </w:rPr>
              <w:t>identityCode</w:t>
            </w:r>
            <w:proofErr w:type="spellEnd"/>
            <w:r>
              <w:t>&gt;</w:t>
            </w:r>
          </w:p>
          <w:p w14:paraId="73DD2856" w14:textId="3CCBA7A2" w:rsidR="00CF39E3" w:rsidRPr="00F73A30" w:rsidRDefault="00CF39E3" w:rsidP="00AA0904">
            <w:pPr>
              <w:keepNext/>
              <w:rPr>
                <w:i/>
                <w:iCs/>
              </w:rPr>
            </w:pPr>
            <w:r w:rsidRPr="00F73A30">
              <w:rPr>
                <w:i/>
                <w:iCs/>
              </w:rPr>
              <w:t>&lt;DID document&gt;</w:t>
            </w:r>
          </w:p>
        </w:tc>
      </w:tr>
      <w:tr w:rsidR="00CF39E3" w14:paraId="79C437DB" w14:textId="77777777" w:rsidTr="00794C52">
        <w:trPr>
          <w:trHeight w:val="390"/>
        </w:trPr>
        <w:tc>
          <w:tcPr>
            <w:tcW w:w="312" w:type="dxa"/>
            <w:vMerge/>
            <w:shd w:val="clear" w:color="auto" w:fill="C5E0E0" w:themeFill="accent3" w:themeFillShade="E6"/>
            <w:vAlign w:val="center"/>
          </w:tcPr>
          <w:p w14:paraId="7EBB3051" w14:textId="77777777" w:rsidR="00CF39E3" w:rsidRDefault="00CF39E3" w:rsidP="00AA0904">
            <w:pPr>
              <w:keepNext/>
              <w:jc w:val="center"/>
            </w:pPr>
          </w:p>
        </w:tc>
        <w:tc>
          <w:tcPr>
            <w:tcW w:w="3256" w:type="dxa"/>
            <w:shd w:val="clear" w:color="auto" w:fill="C5E0E0" w:themeFill="accent3" w:themeFillShade="E6"/>
          </w:tcPr>
          <w:p w14:paraId="6E399B6B" w14:textId="76ABEE46" w:rsidR="00CF39E3" w:rsidRDefault="00CF39E3" w:rsidP="00AA0904">
            <w:pPr>
              <w:keepNext/>
            </w:pPr>
            <w:r>
              <w:t>Sequence number: 0xFFFFFFFF</w:t>
            </w:r>
          </w:p>
        </w:tc>
        <w:tc>
          <w:tcPr>
            <w:tcW w:w="3265" w:type="dxa"/>
            <w:vMerge/>
            <w:shd w:val="clear" w:color="auto" w:fill="C5E0E0" w:themeFill="accent3" w:themeFillShade="E6"/>
          </w:tcPr>
          <w:p w14:paraId="330C4BC9" w14:textId="77777777" w:rsidR="00CF39E3" w:rsidRDefault="00CF39E3" w:rsidP="00AA0904">
            <w:pPr>
              <w:keepNext/>
            </w:pPr>
          </w:p>
        </w:tc>
      </w:tr>
    </w:tbl>
    <w:p w14:paraId="047102C9" w14:textId="77777777" w:rsidR="00F73A30" w:rsidRDefault="00F73A30" w:rsidP="007C54C7"/>
    <w:p w14:paraId="3520464C" w14:textId="253340A1" w:rsidR="007C54C7" w:rsidRDefault="006D298C" w:rsidP="007C54C7">
      <w:r>
        <w:t>The transaction ID (</w:t>
      </w:r>
      <w:proofErr w:type="spellStart"/>
      <w:r>
        <w:t>TxID</w:t>
      </w:r>
      <w:proofErr w:type="spellEnd"/>
      <w:r>
        <w:t xml:space="preserve">) of the DID document transaction is the </w:t>
      </w:r>
      <w:proofErr w:type="spellStart"/>
      <w:r w:rsidRPr="006D298C">
        <w:rPr>
          <w:i/>
          <w:iCs/>
        </w:rPr>
        <w:t>versionId</w:t>
      </w:r>
      <w:proofErr w:type="spellEnd"/>
      <w:r>
        <w:t xml:space="preserve"> of the DID document and resolvable as such.</w:t>
      </w:r>
    </w:p>
    <w:p w14:paraId="2934AF40" w14:textId="3AFCA098" w:rsidR="006D298C" w:rsidRDefault="006D298C" w:rsidP="007C54C7">
      <w:r>
        <w:t xml:space="preserve">The timestamp of </w:t>
      </w:r>
      <w:r w:rsidR="001801CE">
        <w:t xml:space="preserve">the </w:t>
      </w:r>
      <w:r w:rsidR="007B0B6B">
        <w:t xml:space="preserve"> block that contains the </w:t>
      </w:r>
      <w:r w:rsidR="001801CE">
        <w:t>DID</w:t>
      </w:r>
      <w:r w:rsidR="007B0B6B">
        <w:t xml:space="preserve"> document transaction is the </w:t>
      </w:r>
      <w:proofErr w:type="spellStart"/>
      <w:r w:rsidR="007B0B6B" w:rsidRPr="007B0B6B">
        <w:rPr>
          <w:i/>
          <w:iCs/>
        </w:rPr>
        <w:t>versionTime</w:t>
      </w:r>
      <w:proofErr w:type="spellEnd"/>
      <w:r w:rsidR="007B0B6B">
        <w:t xml:space="preserve"> of the DID document and resolvable as such.</w:t>
      </w:r>
    </w:p>
    <w:p w14:paraId="2F3DB35D" w14:textId="77777777" w:rsidR="007B0B6B" w:rsidRPr="007C54C7" w:rsidRDefault="007B0B6B" w:rsidP="007C54C7">
      <w:pPr>
        <w:rPr>
          <w:ins w:id="734" w:author="Leon Mlakar" w:date="2024-09-25T17:39:00Z" w16du:dateUtc="2024-09-25T15:39:00Z"/>
        </w:rPr>
      </w:pPr>
    </w:p>
    <w:p w14:paraId="6EFF39CA" w14:textId="45C6A634" w:rsidR="00C92450" w:rsidRDefault="00C92450" w:rsidP="00C92450">
      <w:pPr>
        <w:pStyle w:val="Heading4"/>
      </w:pPr>
      <w:bookmarkStart w:id="735" w:name="_Ref178253603"/>
      <w:ins w:id="736" w:author="Leon Mlakar" w:date="2024-09-25T17:39:00Z" w16du:dateUtc="2024-09-25T15:39:00Z">
        <w:r>
          <w:t>A.2.3 DID Revocation Transaction</w:t>
        </w:r>
      </w:ins>
      <w:bookmarkEnd w:id="735"/>
    </w:p>
    <w:p w14:paraId="55465F72" w14:textId="63501A68" w:rsidR="007B0B6B" w:rsidRDefault="007B0B6B" w:rsidP="007B0B6B">
      <w:r>
        <w:t xml:space="preserve">The DID </w:t>
      </w:r>
      <w:r w:rsidR="0002658D">
        <w:t>revocation</w:t>
      </w:r>
      <w:r>
        <w:t xml:space="preserve"> is funded </w:t>
      </w:r>
      <w:r w:rsidR="003A685A">
        <w:t xml:space="preserve">by </w:t>
      </w:r>
      <w:r w:rsidR="0002658D">
        <w:t>the preceding DID document transaction.</w:t>
      </w:r>
      <w:r>
        <w:t xml:space="preserve"> The transaction has one input which MUST spend the UTXO </w:t>
      </w:r>
      <w:r w:rsidR="0002658D">
        <w:t xml:space="preserve">of the preceding DID document transaction. The transaction MUST one output with value 0, which makes it </w:t>
      </w:r>
      <w:proofErr w:type="spellStart"/>
      <w:r w:rsidR="0002658D">
        <w:t>unspendable</w:t>
      </w:r>
      <w:proofErr w:type="spellEnd"/>
      <w:r w:rsidR="0002658D">
        <w:t>. The DID revocation transaction, when present, is thus the last transaction in the DID chain and invalidates the DID.</w:t>
      </w:r>
    </w:p>
    <w:p w14:paraId="19B4F81A" w14:textId="77777777" w:rsidR="0002658D" w:rsidRDefault="0002658D" w:rsidP="007B0B6B"/>
    <w:p w14:paraId="07C86BF6" w14:textId="52F378CF" w:rsidR="007B0B6B" w:rsidRDefault="007B0B6B" w:rsidP="007B0B6B">
      <w:r>
        <w:t xml:space="preserve">The OTXO of DID </w:t>
      </w:r>
      <w:r w:rsidR="0002658D">
        <w:t>revocation transaction</w:t>
      </w:r>
      <w:r>
        <w:t xml:space="preserve"> MUST </w:t>
      </w:r>
      <w:r w:rsidR="0002658D">
        <w:t xml:space="preserve">have value 0 and SHOULD have no </w:t>
      </w:r>
      <w:r w:rsidR="004F39BF">
        <w:t xml:space="preserve">other </w:t>
      </w:r>
      <w:r w:rsidR="0002658D">
        <w:t>locking script</w:t>
      </w:r>
      <w:r w:rsidR="004F39BF">
        <w:t xml:space="preserve"> but </w:t>
      </w:r>
      <w:r w:rsidR="004F39BF" w:rsidRPr="004F39BF">
        <w:rPr>
          <w:rFonts w:ascii="Courier New" w:hAnsi="Courier New" w:cs="Courier New"/>
        </w:rPr>
        <w:t>OP_RETURN</w:t>
      </w:r>
      <w:r w:rsidR="0002658D">
        <w:t>.</w:t>
      </w:r>
    </w:p>
    <w:p w14:paraId="42F48018" w14:textId="77777777" w:rsidR="007B0B6B" w:rsidRDefault="007B0B6B" w:rsidP="007B0B6B">
      <w:r>
        <w:t xml:space="preserve">The first segment of the OP_RETURN data payload must be set to the string literal </w:t>
      </w:r>
      <w:r w:rsidRPr="007C54C7">
        <w:rPr>
          <w:rFonts w:ascii="Courier New" w:hAnsi="Courier New" w:cs="Courier New"/>
        </w:rPr>
        <w:t>BSVDID</w:t>
      </w:r>
      <w:r>
        <w:t>.</w:t>
      </w:r>
    </w:p>
    <w:p w14:paraId="38E2EDD7" w14:textId="26AC4A8F" w:rsidR="007B0B6B" w:rsidRDefault="007B0B6B" w:rsidP="007B0B6B">
      <w:r>
        <w:t xml:space="preserve">The second segment of the OP_RETURN payload MUST be set to </w:t>
      </w:r>
      <w:proofErr w:type="spellStart"/>
      <w:r w:rsidR="00954348" w:rsidRPr="00954348">
        <w:rPr>
          <w:i/>
          <w:iCs/>
        </w:rPr>
        <w:t>identityCode</w:t>
      </w:r>
      <w:proofErr w:type="spellEnd"/>
      <w:r w:rsidR="00954348">
        <w:t>.</w:t>
      </w:r>
    </w:p>
    <w:p w14:paraId="507DF267" w14:textId="6AA8A8CF" w:rsidR="0002658D" w:rsidRDefault="007B0B6B" w:rsidP="0002658D">
      <w:r>
        <w:t xml:space="preserve">The third segment of the OP_RETURN data payload MUST </w:t>
      </w:r>
      <w:r w:rsidR="0002658D">
        <w:t xml:space="preserve">be set to string literal </w:t>
      </w:r>
      <w:r w:rsidR="0002658D">
        <w:rPr>
          <w:rFonts w:ascii="Courier New" w:hAnsi="Courier New" w:cs="Courier New"/>
        </w:rPr>
        <w:t>3</w:t>
      </w:r>
      <w:r w:rsidR="0002658D">
        <w:t xml:space="preserve"> (numerical digit 3).</w:t>
      </w:r>
    </w:p>
    <w:p w14:paraId="29242AAF" w14:textId="77777777" w:rsidR="00166186" w:rsidRDefault="00166186" w:rsidP="00166186">
      <w:pPr>
        <w:rPr>
          <w:ins w:id="737" w:author="Leon Mlakar" w:date="2024-09-27T10:03:00Z" w16du:dateUtc="2024-09-27T08:03:00Z"/>
        </w:rPr>
      </w:pPr>
      <w:ins w:id="738" w:author="Leon Mlakar" w:date="2024-09-27T10:03:00Z" w16du:dateUtc="2024-09-27T08:03:00Z">
        <w:r>
          <w:t>Implementations MAY add more segments for their own use.</w:t>
        </w:r>
      </w:ins>
    </w:p>
    <w:p w14:paraId="2D75830A" w14:textId="0AC92DF1" w:rsidR="007B0B6B" w:rsidRDefault="007B0B6B" w:rsidP="007B0B6B"/>
    <w:tbl>
      <w:tblPr>
        <w:tblStyle w:val="TableGrid"/>
        <w:tblW w:w="0" w:type="auto"/>
        <w:tblInd w:w="988" w:type="dxa"/>
        <w:tblBorders>
          <w:top w:val="single" w:sz="4" w:space="0" w:color="294C4C" w:themeColor="accent3" w:themeShade="40"/>
          <w:left w:val="single" w:sz="4" w:space="0" w:color="294C4C" w:themeColor="accent3" w:themeShade="40"/>
          <w:bottom w:val="single" w:sz="4" w:space="0" w:color="294C4C" w:themeColor="accent3" w:themeShade="40"/>
          <w:right w:val="single" w:sz="4" w:space="0" w:color="294C4C" w:themeColor="accent3" w:themeShade="40"/>
          <w:insideH w:val="single" w:sz="4" w:space="0" w:color="294C4C" w:themeColor="accent3" w:themeShade="40"/>
          <w:insideV w:val="single" w:sz="4" w:space="0" w:color="294C4C" w:themeColor="accent3" w:themeShade="40"/>
        </w:tblBorders>
        <w:tblLook w:val="04A0" w:firstRow="1" w:lastRow="0" w:firstColumn="1" w:lastColumn="0" w:noHBand="0" w:noVBand="1"/>
      </w:tblPr>
      <w:tblGrid>
        <w:gridCol w:w="312"/>
        <w:gridCol w:w="3256"/>
        <w:gridCol w:w="3265"/>
      </w:tblGrid>
      <w:tr w:rsidR="007B0B6B" w14:paraId="40FEDE33" w14:textId="77777777" w:rsidTr="00794C52">
        <w:tc>
          <w:tcPr>
            <w:tcW w:w="6833" w:type="dxa"/>
            <w:gridSpan w:val="3"/>
            <w:shd w:val="clear" w:color="auto" w:fill="294C4C" w:themeFill="accent3" w:themeFillShade="40"/>
          </w:tcPr>
          <w:p w14:paraId="1030F39F" w14:textId="455498E4" w:rsidR="007B0B6B" w:rsidRPr="00630766" w:rsidRDefault="007B0B6B" w:rsidP="00AA0904">
            <w:pPr>
              <w:keepNext/>
              <w:jc w:val="center"/>
              <w:rPr>
                <w:rFonts w:ascii="Courier New" w:hAnsi="Courier New" w:cs="Courier New"/>
                <w:b/>
                <w:bCs/>
              </w:rPr>
            </w:pPr>
            <w:proofErr w:type="spellStart"/>
            <w:r w:rsidRPr="001E5C4B">
              <w:rPr>
                <w:rFonts w:ascii="Courier New" w:hAnsi="Courier New" w:cs="Courier New"/>
                <w:b/>
                <w:bCs/>
                <w:color w:val="D6F2FC" w:themeColor="accent1" w:themeTint="1A"/>
              </w:rPr>
              <w:lastRenderedPageBreak/>
              <w:t>Tx</w:t>
            </w:r>
            <w:r w:rsidR="003A685A">
              <w:rPr>
                <w:rFonts w:ascii="Courier New" w:hAnsi="Courier New" w:cs="Courier New"/>
                <w:b/>
                <w:bCs/>
                <w:color w:val="D6F2FC" w:themeColor="accent1" w:themeTint="1A"/>
              </w:rPr>
              <w:t>R</w:t>
            </w:r>
            <w:proofErr w:type="spellEnd"/>
          </w:p>
        </w:tc>
      </w:tr>
      <w:tr w:rsidR="007B0B6B" w14:paraId="4D409E7B" w14:textId="77777777" w:rsidTr="00794C52">
        <w:tc>
          <w:tcPr>
            <w:tcW w:w="6833" w:type="dxa"/>
            <w:gridSpan w:val="3"/>
            <w:shd w:val="clear" w:color="auto" w:fill="96C7C7" w:themeFill="accent3" w:themeFillShade="BF"/>
          </w:tcPr>
          <w:p w14:paraId="0C9F104A" w14:textId="77777777" w:rsidR="007B0B6B" w:rsidRDefault="007B0B6B" w:rsidP="00AA0904">
            <w:pPr>
              <w:keepNext/>
            </w:pPr>
            <w:r>
              <w:t>Version: 1</w:t>
            </w:r>
          </w:p>
        </w:tc>
      </w:tr>
      <w:tr w:rsidR="007B0B6B" w14:paraId="10415A8D" w14:textId="77777777" w:rsidTr="00794C52">
        <w:tc>
          <w:tcPr>
            <w:tcW w:w="3568" w:type="dxa"/>
            <w:gridSpan w:val="2"/>
            <w:shd w:val="clear" w:color="auto" w:fill="96C7C7" w:themeFill="accent3" w:themeFillShade="BF"/>
          </w:tcPr>
          <w:p w14:paraId="430CA5FB" w14:textId="77777777" w:rsidR="007B0B6B" w:rsidRDefault="007B0B6B" w:rsidP="00AA0904">
            <w:pPr>
              <w:keepNext/>
            </w:pPr>
            <w:r>
              <w:t>In-count: 1</w:t>
            </w:r>
          </w:p>
        </w:tc>
        <w:tc>
          <w:tcPr>
            <w:tcW w:w="3265" w:type="dxa"/>
            <w:shd w:val="clear" w:color="auto" w:fill="96C7C7" w:themeFill="accent3" w:themeFillShade="BF"/>
          </w:tcPr>
          <w:p w14:paraId="57486B18" w14:textId="77777777" w:rsidR="007B0B6B" w:rsidRDefault="007B0B6B" w:rsidP="00AA0904">
            <w:pPr>
              <w:keepNext/>
            </w:pPr>
            <w:r>
              <w:t>Out-count: 1</w:t>
            </w:r>
          </w:p>
        </w:tc>
      </w:tr>
      <w:tr w:rsidR="007B0B6B" w14:paraId="27CE23BA" w14:textId="77777777" w:rsidTr="00794C52">
        <w:tc>
          <w:tcPr>
            <w:tcW w:w="3568" w:type="dxa"/>
            <w:gridSpan w:val="2"/>
            <w:shd w:val="clear" w:color="auto" w:fill="294C4C" w:themeFill="accent3" w:themeFillShade="40"/>
          </w:tcPr>
          <w:p w14:paraId="363B9D1A" w14:textId="77777777" w:rsidR="007B0B6B" w:rsidRPr="001E5C4B" w:rsidRDefault="007B0B6B" w:rsidP="00AA0904">
            <w:pPr>
              <w:keepNext/>
              <w:jc w:val="center"/>
              <w:rPr>
                <w:b/>
                <w:bCs/>
                <w:color w:val="D6F2FC" w:themeColor="accent1" w:themeTint="1A"/>
              </w:rPr>
            </w:pPr>
            <w:r w:rsidRPr="001E5C4B">
              <w:rPr>
                <w:b/>
                <w:bCs/>
                <w:color w:val="D6F2FC" w:themeColor="accent1" w:themeTint="1A"/>
              </w:rPr>
              <w:t>Input list</w:t>
            </w:r>
          </w:p>
        </w:tc>
        <w:tc>
          <w:tcPr>
            <w:tcW w:w="3265" w:type="dxa"/>
            <w:shd w:val="clear" w:color="auto" w:fill="294C4C" w:themeFill="accent3" w:themeFillShade="40"/>
          </w:tcPr>
          <w:p w14:paraId="2806CC08" w14:textId="77777777" w:rsidR="007B0B6B" w:rsidRPr="001E5C4B" w:rsidRDefault="007B0B6B" w:rsidP="00AA0904">
            <w:pPr>
              <w:keepNext/>
              <w:jc w:val="center"/>
              <w:rPr>
                <w:b/>
                <w:bCs/>
                <w:color w:val="D6F2FC" w:themeColor="accent1" w:themeTint="1A"/>
              </w:rPr>
            </w:pPr>
            <w:r w:rsidRPr="001E5C4B">
              <w:rPr>
                <w:b/>
                <w:bCs/>
                <w:color w:val="D6F2FC" w:themeColor="accent1" w:themeTint="1A"/>
              </w:rPr>
              <w:t>Output list</w:t>
            </w:r>
          </w:p>
        </w:tc>
      </w:tr>
      <w:tr w:rsidR="007B0B6B" w14:paraId="35500DE9" w14:textId="77777777" w:rsidTr="00794C52">
        <w:trPr>
          <w:trHeight w:val="130"/>
        </w:trPr>
        <w:tc>
          <w:tcPr>
            <w:tcW w:w="312" w:type="dxa"/>
            <w:vMerge w:val="restart"/>
            <w:shd w:val="clear" w:color="auto" w:fill="C5E0E0" w:themeFill="accent3" w:themeFillShade="E6"/>
            <w:vAlign w:val="center"/>
          </w:tcPr>
          <w:p w14:paraId="2A3D61BA" w14:textId="77777777" w:rsidR="007B0B6B" w:rsidRDefault="007B0B6B" w:rsidP="00AA0904">
            <w:pPr>
              <w:keepNext/>
              <w:jc w:val="center"/>
            </w:pPr>
            <w:r>
              <w:t>0</w:t>
            </w:r>
          </w:p>
        </w:tc>
        <w:tc>
          <w:tcPr>
            <w:tcW w:w="3256" w:type="dxa"/>
            <w:shd w:val="clear" w:color="auto" w:fill="C5E0E0" w:themeFill="accent3" w:themeFillShade="E6"/>
          </w:tcPr>
          <w:p w14:paraId="0FDAD72B" w14:textId="3D6B327E" w:rsidR="007B0B6B" w:rsidRDefault="007B0B6B" w:rsidP="00AA0904">
            <w:pPr>
              <w:keepNext/>
            </w:pPr>
            <w:r>
              <w:t xml:space="preserve">Outpoint: </w:t>
            </w:r>
            <w:proofErr w:type="spellStart"/>
            <w:r>
              <w:t>Tx</w:t>
            </w:r>
            <w:r w:rsidR="004F39BF">
              <w:t>D</w:t>
            </w:r>
            <w:r w:rsidRPr="00CF39E3">
              <w:rPr>
                <w:i/>
                <w:iCs/>
              </w:rPr>
              <w:t>i</w:t>
            </w:r>
            <w:proofErr w:type="spellEnd"/>
            <w:r>
              <w:t>//0</w:t>
            </w:r>
          </w:p>
        </w:tc>
        <w:tc>
          <w:tcPr>
            <w:tcW w:w="3265" w:type="dxa"/>
            <w:shd w:val="clear" w:color="auto" w:fill="C5E0E0" w:themeFill="accent3" w:themeFillShade="E6"/>
          </w:tcPr>
          <w:p w14:paraId="597D41BE" w14:textId="412CAF90" w:rsidR="007B0B6B" w:rsidRDefault="007B0B6B" w:rsidP="00AA0904">
            <w:pPr>
              <w:keepNext/>
            </w:pPr>
            <w:r>
              <w:t xml:space="preserve">Value: </w:t>
            </w:r>
            <w:r w:rsidR="004F39BF" w:rsidRPr="004F39BF">
              <w:t>0</w:t>
            </w:r>
          </w:p>
        </w:tc>
      </w:tr>
      <w:tr w:rsidR="007B0B6B" w14:paraId="411BF63A" w14:textId="77777777" w:rsidTr="00794C52">
        <w:trPr>
          <w:trHeight w:val="390"/>
        </w:trPr>
        <w:tc>
          <w:tcPr>
            <w:tcW w:w="312" w:type="dxa"/>
            <w:vMerge/>
            <w:shd w:val="clear" w:color="auto" w:fill="C5E0E0" w:themeFill="accent3" w:themeFillShade="E6"/>
            <w:vAlign w:val="center"/>
          </w:tcPr>
          <w:p w14:paraId="5B326F19" w14:textId="77777777" w:rsidR="007B0B6B" w:rsidRDefault="007B0B6B" w:rsidP="00AA0904">
            <w:pPr>
              <w:keepNext/>
              <w:jc w:val="center"/>
            </w:pPr>
          </w:p>
        </w:tc>
        <w:tc>
          <w:tcPr>
            <w:tcW w:w="3256" w:type="dxa"/>
            <w:shd w:val="clear" w:color="auto" w:fill="C5E0E0" w:themeFill="accent3" w:themeFillShade="E6"/>
          </w:tcPr>
          <w:p w14:paraId="38DCE88D" w14:textId="3130E1B7" w:rsidR="007B0B6B" w:rsidRPr="00CF39E3" w:rsidRDefault="007B0B6B" w:rsidP="00AA0904">
            <w:pPr>
              <w:keepNext/>
            </w:pPr>
            <w:r>
              <w:t xml:space="preserve">Unlocking script: SigC0 </w:t>
            </w:r>
            <w:r w:rsidR="004F39BF">
              <w:rPr>
                <w:b/>
                <w:bCs/>
              </w:rPr>
              <w:t>or</w:t>
            </w:r>
            <w:r>
              <w:t xml:space="preserve"> SigS0</w:t>
            </w:r>
          </w:p>
        </w:tc>
        <w:tc>
          <w:tcPr>
            <w:tcW w:w="3265" w:type="dxa"/>
            <w:vMerge w:val="restart"/>
            <w:shd w:val="clear" w:color="auto" w:fill="C5E0E0" w:themeFill="accent3" w:themeFillShade="E6"/>
          </w:tcPr>
          <w:p w14:paraId="0DD2343B" w14:textId="77777777" w:rsidR="007B0B6B" w:rsidRDefault="007B0B6B" w:rsidP="00AA0904">
            <w:pPr>
              <w:keepNext/>
            </w:pPr>
            <w:r>
              <w:t>Locking script:</w:t>
            </w:r>
          </w:p>
          <w:p w14:paraId="79E81E15" w14:textId="77777777" w:rsidR="007B0B6B" w:rsidRPr="001E5C4B" w:rsidRDefault="007B0B6B" w:rsidP="00AA0904">
            <w:pPr>
              <w:keepNext/>
              <w:rPr>
                <w:rFonts w:ascii="Courier New" w:hAnsi="Courier New" w:cs="Courier New"/>
                <w:sz w:val="13"/>
                <w:szCs w:val="13"/>
              </w:rPr>
            </w:pPr>
            <w:r w:rsidRPr="001E5C4B">
              <w:rPr>
                <w:rFonts w:ascii="Courier New" w:hAnsi="Courier New" w:cs="Courier New"/>
                <w:sz w:val="13"/>
                <w:szCs w:val="13"/>
              </w:rPr>
              <w:t>OP_RETURN</w:t>
            </w:r>
          </w:p>
          <w:p w14:paraId="58D702C4" w14:textId="77777777" w:rsidR="007B0B6B" w:rsidRPr="001E5C4B" w:rsidRDefault="007B0B6B" w:rsidP="00AA0904">
            <w:pPr>
              <w:keepNext/>
              <w:rPr>
                <w:rFonts w:ascii="Courier New" w:hAnsi="Courier New" w:cs="Courier New"/>
              </w:rPr>
            </w:pPr>
            <w:r w:rsidRPr="001E5C4B">
              <w:rPr>
                <w:rFonts w:ascii="Courier New" w:hAnsi="Courier New" w:cs="Courier New"/>
              </w:rPr>
              <w:t>BSVDID</w:t>
            </w:r>
          </w:p>
          <w:p w14:paraId="4B91EBB3" w14:textId="77777777" w:rsidR="007B0B6B" w:rsidRDefault="007B0B6B" w:rsidP="00AA0904">
            <w:pPr>
              <w:keepNext/>
            </w:pPr>
            <w:r>
              <w:t>&lt;</w:t>
            </w:r>
            <w:proofErr w:type="spellStart"/>
            <w:r w:rsidRPr="001E5C4B">
              <w:rPr>
                <w:i/>
                <w:iCs/>
              </w:rPr>
              <w:t>identityCode</w:t>
            </w:r>
            <w:proofErr w:type="spellEnd"/>
            <w:r>
              <w:t>&gt;</w:t>
            </w:r>
          </w:p>
          <w:p w14:paraId="380C0B58" w14:textId="1A6B787E" w:rsidR="007B0B6B" w:rsidRPr="0002658D" w:rsidRDefault="004F39BF" w:rsidP="00AA0904">
            <w:pPr>
              <w:keepNext/>
              <w:rPr>
                <w:rFonts w:ascii="Courier New" w:hAnsi="Courier New" w:cs="Courier New"/>
              </w:rPr>
            </w:pPr>
            <w:r>
              <w:rPr>
                <w:rFonts w:ascii="Courier New" w:hAnsi="Courier New" w:cs="Courier New"/>
              </w:rPr>
              <w:t>3</w:t>
            </w:r>
          </w:p>
        </w:tc>
      </w:tr>
      <w:tr w:rsidR="007B0B6B" w14:paraId="0D522530" w14:textId="77777777" w:rsidTr="00794C52">
        <w:trPr>
          <w:trHeight w:val="390"/>
        </w:trPr>
        <w:tc>
          <w:tcPr>
            <w:tcW w:w="312" w:type="dxa"/>
            <w:vMerge/>
            <w:shd w:val="clear" w:color="auto" w:fill="C5E0E0" w:themeFill="accent3" w:themeFillShade="E6"/>
            <w:vAlign w:val="center"/>
          </w:tcPr>
          <w:p w14:paraId="68C1DEF1" w14:textId="77777777" w:rsidR="007B0B6B" w:rsidRDefault="007B0B6B" w:rsidP="00AA0904">
            <w:pPr>
              <w:keepNext/>
              <w:jc w:val="center"/>
            </w:pPr>
          </w:p>
        </w:tc>
        <w:tc>
          <w:tcPr>
            <w:tcW w:w="3256" w:type="dxa"/>
            <w:shd w:val="clear" w:color="auto" w:fill="C5E0E0" w:themeFill="accent3" w:themeFillShade="E6"/>
          </w:tcPr>
          <w:p w14:paraId="7092B584" w14:textId="77777777" w:rsidR="007B0B6B" w:rsidRDefault="007B0B6B" w:rsidP="00AA0904">
            <w:pPr>
              <w:keepNext/>
            </w:pPr>
            <w:r>
              <w:t>Sequence number: 0xFFFFFFFF</w:t>
            </w:r>
          </w:p>
        </w:tc>
        <w:tc>
          <w:tcPr>
            <w:tcW w:w="3265" w:type="dxa"/>
            <w:vMerge/>
            <w:shd w:val="clear" w:color="auto" w:fill="C5E0E0" w:themeFill="accent3" w:themeFillShade="E6"/>
          </w:tcPr>
          <w:p w14:paraId="474A6D5B" w14:textId="77777777" w:rsidR="007B0B6B" w:rsidRDefault="007B0B6B" w:rsidP="00AA0904">
            <w:pPr>
              <w:keepNext/>
            </w:pPr>
          </w:p>
        </w:tc>
      </w:tr>
    </w:tbl>
    <w:p w14:paraId="23694FD9" w14:textId="77777777" w:rsidR="007B0B6B" w:rsidRDefault="007B0B6B" w:rsidP="007B0B6B"/>
    <w:p w14:paraId="64935A38" w14:textId="77777777" w:rsidR="007B0B6B" w:rsidRPr="007B0B6B" w:rsidRDefault="007B0B6B" w:rsidP="007B0B6B">
      <w:pPr>
        <w:rPr>
          <w:ins w:id="739" w:author="Leon Mlakar" w:date="2024-09-25T17:39:00Z" w16du:dateUtc="2024-09-25T15:39:00Z"/>
        </w:rPr>
      </w:pPr>
    </w:p>
    <w:p w14:paraId="1FDB23DB" w14:textId="28B84236" w:rsidR="00C92450" w:rsidRDefault="00C92450" w:rsidP="00C92450">
      <w:pPr>
        <w:pStyle w:val="Heading4"/>
      </w:pPr>
      <w:bookmarkStart w:id="740" w:name="_Ref178253118"/>
      <w:ins w:id="741" w:author="Leon Mlakar" w:date="2024-09-25T17:40:00Z" w16du:dateUtc="2024-09-25T15:40:00Z">
        <w:r>
          <w:t>A.2.4 DID Funding Transaction</w:t>
        </w:r>
      </w:ins>
      <w:bookmarkEnd w:id="740"/>
    </w:p>
    <w:p w14:paraId="06B32436" w14:textId="115FD55F" w:rsidR="007B0B6B" w:rsidRDefault="007B0B6B" w:rsidP="007B0B6B">
      <w:r>
        <w:t xml:space="preserve">The DID funding transaction does not affect the DID state and is used only to bring in additional funds needed to extend the DID transaction chain. IT has two inputs and one output. The first input </w:t>
      </w:r>
      <w:r w:rsidR="00D322E7">
        <w:t>MUST spend</w:t>
      </w:r>
      <w:r>
        <w:t xml:space="preserve"> the out-of-band UTXO provided by the creator of this transaction. This UTXO </w:t>
      </w:r>
      <w:r w:rsidR="00D322E7">
        <w:t>MUST provide enough funds to cover mining fee for two transactions. The second input MUST spend the UTXO of the preceding DID document transaction, which provides funds to cover mining fee for one transaction.</w:t>
      </w:r>
    </w:p>
    <w:p w14:paraId="1C1AFB70" w14:textId="77777777" w:rsidR="00D322E7" w:rsidRDefault="00D322E7" w:rsidP="007B0B6B"/>
    <w:p w14:paraId="136512F2" w14:textId="6549EBA9" w:rsidR="007B0B6B" w:rsidRDefault="007B0B6B" w:rsidP="007B0B6B">
      <w:r>
        <w:t xml:space="preserve">The OTXO of DID </w:t>
      </w:r>
      <w:r w:rsidR="00A34EB8">
        <w:t>funding</w:t>
      </w:r>
      <w:r>
        <w:t xml:space="preserve"> transaction MUST provide funds to cover mining fee for </w:t>
      </w:r>
      <w:r w:rsidR="00A34EB8">
        <w:t>two</w:t>
      </w:r>
      <w:r>
        <w:t xml:space="preserve"> next transaction</w:t>
      </w:r>
      <w:r w:rsidR="00A34EB8">
        <w:t>s</w:t>
      </w:r>
      <w:r>
        <w:t>.</w:t>
      </w:r>
    </w:p>
    <w:p w14:paraId="27948B6F" w14:textId="68B22CC1" w:rsidR="007B0B6B" w:rsidRDefault="007B0B6B" w:rsidP="007B0B6B">
      <w:r>
        <w:t xml:space="preserve">The locking script of DID </w:t>
      </w:r>
      <w:r w:rsidR="00A34EB8">
        <w:t>funding</w:t>
      </w:r>
      <w:r>
        <w:t xml:space="preserve"> transaction MUST require signature by </w:t>
      </w:r>
      <w:r w:rsidR="00A34EB8">
        <w:t>both</w:t>
      </w:r>
      <w:r>
        <w:t xml:space="preserve"> DID controller </w:t>
      </w:r>
      <w:r w:rsidR="00A34EB8">
        <w:t>and</w:t>
      </w:r>
      <w:r>
        <w:t xml:space="preserve"> DID subject to spend it.</w:t>
      </w:r>
    </w:p>
    <w:p w14:paraId="08B5D9AD" w14:textId="7EAFA431" w:rsidR="007B0B6B" w:rsidRDefault="007B0B6B" w:rsidP="007B0B6B">
      <w:r>
        <w:t xml:space="preserve">The first segment of the OP_RETURN data payload </w:t>
      </w:r>
      <w:r w:rsidR="0002658D">
        <w:t>MUST</w:t>
      </w:r>
      <w:r>
        <w:t xml:space="preserve"> be set to the string literal </w:t>
      </w:r>
      <w:r w:rsidRPr="007C54C7">
        <w:rPr>
          <w:rFonts w:ascii="Courier New" w:hAnsi="Courier New" w:cs="Courier New"/>
        </w:rPr>
        <w:t>BSVDID</w:t>
      </w:r>
      <w:r>
        <w:t>.</w:t>
      </w:r>
    </w:p>
    <w:p w14:paraId="436C65BD" w14:textId="6D71F80E" w:rsidR="007B0B6B" w:rsidRDefault="007B0B6B" w:rsidP="007B0B6B">
      <w:r>
        <w:t xml:space="preserve">The second segment of the OP_RETURN payload MUST be set to </w:t>
      </w:r>
      <w:proofErr w:type="spellStart"/>
      <w:r w:rsidR="00954348" w:rsidRPr="00954348">
        <w:rPr>
          <w:i/>
          <w:iCs/>
        </w:rPr>
        <w:t>identityCode</w:t>
      </w:r>
      <w:proofErr w:type="spellEnd"/>
      <w:r>
        <w:t>.</w:t>
      </w:r>
    </w:p>
    <w:p w14:paraId="11CBD629" w14:textId="4B46557F" w:rsidR="00A34EB8" w:rsidRDefault="00A34EB8" w:rsidP="00A34EB8">
      <w:pPr>
        <w:rPr>
          <w:ins w:id="742" w:author="Leon Mlakar" w:date="2024-09-27T10:03:00Z" w16du:dateUtc="2024-09-27T08:03:00Z"/>
        </w:rPr>
      </w:pPr>
      <w:r>
        <w:t xml:space="preserve">The third segment of the OP_RETURN data payload MUST be set to string literal </w:t>
      </w:r>
      <w:r>
        <w:rPr>
          <w:rFonts w:ascii="Courier New" w:hAnsi="Courier New" w:cs="Courier New"/>
        </w:rPr>
        <w:t>2</w:t>
      </w:r>
      <w:r>
        <w:t xml:space="preserve"> (numerical digit 2).</w:t>
      </w:r>
    </w:p>
    <w:p w14:paraId="74BBF19B" w14:textId="1791C8BE" w:rsidR="00166186" w:rsidRDefault="00166186" w:rsidP="00A34EB8">
      <w:ins w:id="743" w:author="Leon Mlakar" w:date="2024-09-27T10:03:00Z" w16du:dateUtc="2024-09-27T08:03:00Z">
        <w:r>
          <w:t>Implementations MAY add more segments for their own use.</w:t>
        </w:r>
      </w:ins>
    </w:p>
    <w:p w14:paraId="6751E8C8" w14:textId="77777777" w:rsidR="007B0B6B" w:rsidRDefault="007B0B6B" w:rsidP="007B0B6B"/>
    <w:tbl>
      <w:tblPr>
        <w:tblStyle w:val="TableGrid"/>
        <w:tblW w:w="0" w:type="auto"/>
        <w:tblInd w:w="988" w:type="dxa"/>
        <w:tblBorders>
          <w:top w:val="single" w:sz="4" w:space="0" w:color="294C4C" w:themeColor="accent3" w:themeShade="40"/>
          <w:left w:val="single" w:sz="4" w:space="0" w:color="294C4C" w:themeColor="accent3" w:themeShade="40"/>
          <w:bottom w:val="single" w:sz="4" w:space="0" w:color="294C4C" w:themeColor="accent3" w:themeShade="40"/>
          <w:right w:val="single" w:sz="4" w:space="0" w:color="294C4C" w:themeColor="accent3" w:themeShade="40"/>
          <w:insideH w:val="single" w:sz="4" w:space="0" w:color="294C4C" w:themeColor="accent3" w:themeShade="40"/>
          <w:insideV w:val="single" w:sz="4" w:space="0" w:color="294C4C" w:themeColor="accent3" w:themeShade="40"/>
        </w:tblBorders>
        <w:tblLook w:val="04A0" w:firstRow="1" w:lastRow="0" w:firstColumn="1" w:lastColumn="0" w:noHBand="0" w:noVBand="1"/>
      </w:tblPr>
      <w:tblGrid>
        <w:gridCol w:w="312"/>
        <w:gridCol w:w="3256"/>
        <w:gridCol w:w="3265"/>
      </w:tblGrid>
      <w:tr w:rsidR="007B0B6B" w14:paraId="08457FB6" w14:textId="77777777" w:rsidTr="00794C52">
        <w:tc>
          <w:tcPr>
            <w:tcW w:w="6833" w:type="dxa"/>
            <w:gridSpan w:val="3"/>
            <w:shd w:val="clear" w:color="auto" w:fill="294C4C" w:themeFill="accent3" w:themeFillShade="40"/>
          </w:tcPr>
          <w:p w14:paraId="4C5C340C" w14:textId="78874B26" w:rsidR="007B0B6B" w:rsidRPr="00630766" w:rsidRDefault="007B0B6B" w:rsidP="00AA0904">
            <w:pPr>
              <w:keepNext/>
              <w:jc w:val="center"/>
              <w:rPr>
                <w:rFonts w:ascii="Courier New" w:hAnsi="Courier New" w:cs="Courier New"/>
                <w:b/>
                <w:bCs/>
              </w:rPr>
            </w:pPr>
            <w:proofErr w:type="spellStart"/>
            <w:r w:rsidRPr="001E5C4B">
              <w:rPr>
                <w:rFonts w:ascii="Courier New" w:hAnsi="Courier New" w:cs="Courier New"/>
                <w:b/>
                <w:bCs/>
                <w:color w:val="D6F2FC" w:themeColor="accent1" w:themeTint="1A"/>
              </w:rPr>
              <w:t>Tx</w:t>
            </w:r>
            <w:r w:rsidR="001F71D3">
              <w:rPr>
                <w:rFonts w:ascii="Courier New" w:hAnsi="Courier New" w:cs="Courier New"/>
                <w:b/>
                <w:bCs/>
                <w:color w:val="D6F2FC" w:themeColor="accent1" w:themeTint="1A"/>
              </w:rPr>
              <w:t>F</w:t>
            </w:r>
            <w:r>
              <w:rPr>
                <w:rFonts w:ascii="Courier New" w:hAnsi="Courier New" w:cs="Courier New"/>
                <w:b/>
                <w:bCs/>
                <w:i/>
                <w:iCs/>
                <w:color w:val="D6F2FC" w:themeColor="accent1" w:themeTint="1A"/>
              </w:rPr>
              <w:t>i</w:t>
            </w:r>
            <w:proofErr w:type="spellEnd"/>
          </w:p>
        </w:tc>
      </w:tr>
      <w:tr w:rsidR="007B0B6B" w14:paraId="7800CD39" w14:textId="77777777" w:rsidTr="00794C52">
        <w:tc>
          <w:tcPr>
            <w:tcW w:w="6833" w:type="dxa"/>
            <w:gridSpan w:val="3"/>
            <w:shd w:val="clear" w:color="auto" w:fill="96C7C7" w:themeFill="accent3" w:themeFillShade="BF"/>
          </w:tcPr>
          <w:p w14:paraId="6D412A4D" w14:textId="77777777" w:rsidR="007B0B6B" w:rsidRDefault="007B0B6B" w:rsidP="00AA0904">
            <w:pPr>
              <w:keepNext/>
            </w:pPr>
            <w:r>
              <w:t>Version: 1</w:t>
            </w:r>
          </w:p>
        </w:tc>
      </w:tr>
      <w:tr w:rsidR="007B0B6B" w14:paraId="4F410D14" w14:textId="77777777" w:rsidTr="00794C52">
        <w:tc>
          <w:tcPr>
            <w:tcW w:w="3568" w:type="dxa"/>
            <w:gridSpan w:val="2"/>
            <w:shd w:val="clear" w:color="auto" w:fill="96C7C7" w:themeFill="accent3" w:themeFillShade="BF"/>
          </w:tcPr>
          <w:p w14:paraId="51CDEA48" w14:textId="7313A805" w:rsidR="007B0B6B" w:rsidRDefault="007B0B6B" w:rsidP="00AA0904">
            <w:pPr>
              <w:keepNext/>
            </w:pPr>
            <w:r>
              <w:t xml:space="preserve">In-count: </w:t>
            </w:r>
            <w:r w:rsidR="0002658D">
              <w:t>2</w:t>
            </w:r>
          </w:p>
        </w:tc>
        <w:tc>
          <w:tcPr>
            <w:tcW w:w="3265" w:type="dxa"/>
            <w:shd w:val="clear" w:color="auto" w:fill="96C7C7" w:themeFill="accent3" w:themeFillShade="BF"/>
          </w:tcPr>
          <w:p w14:paraId="63A1BF9E" w14:textId="77777777" w:rsidR="007B0B6B" w:rsidRDefault="007B0B6B" w:rsidP="00AA0904">
            <w:pPr>
              <w:keepNext/>
            </w:pPr>
            <w:r>
              <w:t>Out-count: 1</w:t>
            </w:r>
          </w:p>
        </w:tc>
      </w:tr>
      <w:tr w:rsidR="007B0B6B" w14:paraId="03562515" w14:textId="77777777" w:rsidTr="00794C52">
        <w:tc>
          <w:tcPr>
            <w:tcW w:w="3568" w:type="dxa"/>
            <w:gridSpan w:val="2"/>
            <w:shd w:val="clear" w:color="auto" w:fill="294C4C" w:themeFill="accent3" w:themeFillShade="40"/>
          </w:tcPr>
          <w:p w14:paraId="0D9F9BB3" w14:textId="77777777" w:rsidR="007B0B6B" w:rsidRPr="001E5C4B" w:rsidRDefault="007B0B6B" w:rsidP="00AA0904">
            <w:pPr>
              <w:keepNext/>
              <w:jc w:val="center"/>
              <w:rPr>
                <w:b/>
                <w:bCs/>
                <w:color w:val="D6F2FC" w:themeColor="accent1" w:themeTint="1A"/>
              </w:rPr>
            </w:pPr>
            <w:r w:rsidRPr="001E5C4B">
              <w:rPr>
                <w:b/>
                <w:bCs/>
                <w:color w:val="D6F2FC" w:themeColor="accent1" w:themeTint="1A"/>
              </w:rPr>
              <w:t>Input list</w:t>
            </w:r>
          </w:p>
        </w:tc>
        <w:tc>
          <w:tcPr>
            <w:tcW w:w="3265" w:type="dxa"/>
            <w:shd w:val="clear" w:color="auto" w:fill="294C4C" w:themeFill="accent3" w:themeFillShade="40"/>
          </w:tcPr>
          <w:p w14:paraId="3F24D6ED" w14:textId="77777777" w:rsidR="007B0B6B" w:rsidRPr="001E5C4B" w:rsidRDefault="007B0B6B" w:rsidP="00AA0904">
            <w:pPr>
              <w:keepNext/>
              <w:jc w:val="center"/>
              <w:rPr>
                <w:b/>
                <w:bCs/>
                <w:color w:val="D6F2FC" w:themeColor="accent1" w:themeTint="1A"/>
              </w:rPr>
            </w:pPr>
            <w:r w:rsidRPr="001E5C4B">
              <w:rPr>
                <w:b/>
                <w:bCs/>
                <w:color w:val="D6F2FC" w:themeColor="accent1" w:themeTint="1A"/>
              </w:rPr>
              <w:t>Output list</w:t>
            </w:r>
          </w:p>
        </w:tc>
      </w:tr>
      <w:tr w:rsidR="001F71D3" w14:paraId="5E8D5CA2" w14:textId="77777777" w:rsidTr="00794C52">
        <w:trPr>
          <w:trHeight w:val="130"/>
        </w:trPr>
        <w:tc>
          <w:tcPr>
            <w:tcW w:w="312" w:type="dxa"/>
            <w:vMerge w:val="restart"/>
            <w:shd w:val="clear" w:color="auto" w:fill="C5E0E0" w:themeFill="accent3" w:themeFillShade="E6"/>
            <w:vAlign w:val="center"/>
          </w:tcPr>
          <w:p w14:paraId="478AEDAF" w14:textId="513A34FC" w:rsidR="001F71D3" w:rsidRDefault="001F71D3" w:rsidP="00AA0904">
            <w:pPr>
              <w:keepNext/>
              <w:jc w:val="center"/>
            </w:pPr>
            <w:r>
              <w:t>0</w:t>
            </w:r>
          </w:p>
        </w:tc>
        <w:tc>
          <w:tcPr>
            <w:tcW w:w="3256" w:type="dxa"/>
            <w:shd w:val="clear" w:color="auto" w:fill="C5E0E0" w:themeFill="accent3" w:themeFillShade="E6"/>
          </w:tcPr>
          <w:p w14:paraId="37CD3029" w14:textId="6EA003A9" w:rsidR="001F71D3" w:rsidRPr="0002658D" w:rsidRDefault="0002658D" w:rsidP="00AA0904">
            <w:pPr>
              <w:keepNext/>
              <w:rPr>
                <w:lang w:val="en-US"/>
              </w:rPr>
            </w:pPr>
            <w:r>
              <w:t>Outpoint</w:t>
            </w:r>
            <w:r>
              <w:rPr>
                <w:lang w:val="en-US"/>
              </w:rPr>
              <w:t xml:space="preserve">: </w:t>
            </w:r>
            <w:r w:rsidRPr="0002658D">
              <w:rPr>
                <w:i/>
                <w:iCs/>
                <w:lang w:val="en-US"/>
              </w:rPr>
              <w:t>funding UTXO</w:t>
            </w:r>
          </w:p>
        </w:tc>
        <w:tc>
          <w:tcPr>
            <w:tcW w:w="3265" w:type="dxa"/>
            <w:shd w:val="clear" w:color="auto" w:fill="C5E0E0" w:themeFill="accent3" w:themeFillShade="E6"/>
          </w:tcPr>
          <w:p w14:paraId="55BD69B6" w14:textId="18DC8C36" w:rsidR="001F71D3" w:rsidRDefault="001F71D3" w:rsidP="00AA0904">
            <w:pPr>
              <w:keepNext/>
            </w:pPr>
            <w:r>
              <w:t xml:space="preserve">Value: </w:t>
            </w:r>
            <w:r w:rsidRPr="00630766">
              <w:rPr>
                <w:i/>
                <w:iCs/>
              </w:rPr>
              <w:t>mining fee</w:t>
            </w:r>
            <w:r>
              <w:rPr>
                <w:i/>
                <w:iCs/>
              </w:rPr>
              <w:t xml:space="preserve"> for two transactions</w:t>
            </w:r>
          </w:p>
        </w:tc>
      </w:tr>
      <w:tr w:rsidR="001F71D3" w14:paraId="4A9C5E45" w14:textId="77777777" w:rsidTr="00794C52">
        <w:trPr>
          <w:trHeight w:val="130"/>
        </w:trPr>
        <w:tc>
          <w:tcPr>
            <w:tcW w:w="312" w:type="dxa"/>
            <w:vMerge/>
            <w:shd w:val="clear" w:color="auto" w:fill="C5E0E0" w:themeFill="accent3" w:themeFillShade="E6"/>
            <w:vAlign w:val="center"/>
          </w:tcPr>
          <w:p w14:paraId="32B09CFE" w14:textId="77777777" w:rsidR="001F71D3" w:rsidRDefault="001F71D3" w:rsidP="00AA0904">
            <w:pPr>
              <w:keepNext/>
              <w:jc w:val="center"/>
            </w:pPr>
          </w:p>
        </w:tc>
        <w:tc>
          <w:tcPr>
            <w:tcW w:w="3256" w:type="dxa"/>
            <w:shd w:val="clear" w:color="auto" w:fill="C5E0E0" w:themeFill="accent3" w:themeFillShade="E6"/>
          </w:tcPr>
          <w:p w14:paraId="3C83991C" w14:textId="31FB531E" w:rsidR="001F71D3" w:rsidRDefault="0002658D" w:rsidP="00AA0904">
            <w:pPr>
              <w:keepNext/>
            </w:pPr>
            <w:r>
              <w:t xml:space="preserve">Unlock </w:t>
            </w:r>
            <w:proofErr w:type="gramStart"/>
            <w:r>
              <w:t>script:</w:t>
            </w:r>
            <w:proofErr w:type="gramEnd"/>
            <w:r>
              <w:t xml:space="preserve"> </w:t>
            </w:r>
            <w:r w:rsidRPr="0002658D">
              <w:rPr>
                <w:i/>
                <w:iCs/>
              </w:rPr>
              <w:t>depends on funding UTXO</w:t>
            </w:r>
          </w:p>
        </w:tc>
        <w:tc>
          <w:tcPr>
            <w:tcW w:w="3265" w:type="dxa"/>
            <w:vMerge w:val="restart"/>
            <w:shd w:val="clear" w:color="auto" w:fill="C5E0E0" w:themeFill="accent3" w:themeFillShade="E6"/>
          </w:tcPr>
          <w:p w14:paraId="583A5AF8" w14:textId="77777777" w:rsidR="001F71D3" w:rsidRDefault="001F71D3" w:rsidP="00AA0904">
            <w:pPr>
              <w:keepNext/>
            </w:pPr>
            <w:r>
              <w:t>Locking script:</w:t>
            </w:r>
          </w:p>
          <w:p w14:paraId="51C0CBD0" w14:textId="77777777" w:rsidR="001F71D3" w:rsidRPr="001E5C4B" w:rsidRDefault="001F71D3" w:rsidP="00AA0904">
            <w:pPr>
              <w:keepNext/>
              <w:rPr>
                <w:rFonts w:ascii="Courier New" w:hAnsi="Courier New" w:cs="Courier New"/>
                <w:sz w:val="13"/>
                <w:szCs w:val="13"/>
              </w:rPr>
            </w:pPr>
            <w:r>
              <w:rPr>
                <w:rFonts w:ascii="Courier New" w:hAnsi="Courier New" w:cs="Courier New"/>
                <w:sz w:val="13"/>
                <w:szCs w:val="13"/>
              </w:rPr>
              <w:t>2</w:t>
            </w:r>
            <w:r w:rsidRPr="001E5C4B">
              <w:rPr>
                <w:rFonts w:ascii="Courier New" w:hAnsi="Courier New" w:cs="Courier New"/>
                <w:sz w:val="13"/>
                <w:szCs w:val="13"/>
              </w:rPr>
              <w:t xml:space="preserve"> </w:t>
            </w:r>
            <w:r w:rsidRPr="006D298C">
              <w:rPr>
                <w:i/>
                <w:iCs/>
                <w:sz w:val="13"/>
                <w:szCs w:val="13"/>
              </w:rPr>
              <w:t>&lt;PKC0&gt; &lt;PKS0&gt;</w:t>
            </w:r>
            <w:r w:rsidRPr="001E5C4B">
              <w:rPr>
                <w:rFonts w:ascii="Courier New" w:hAnsi="Courier New" w:cs="Courier New"/>
                <w:sz w:val="13"/>
                <w:szCs w:val="13"/>
              </w:rPr>
              <w:t xml:space="preserve"> 2 OP_CHECKMULTISIG</w:t>
            </w:r>
          </w:p>
          <w:p w14:paraId="6C57BDBB" w14:textId="77777777" w:rsidR="001F71D3" w:rsidRPr="001E5C4B" w:rsidRDefault="001F71D3" w:rsidP="00AA0904">
            <w:pPr>
              <w:keepNext/>
              <w:rPr>
                <w:rFonts w:ascii="Courier New" w:hAnsi="Courier New" w:cs="Courier New"/>
                <w:sz w:val="13"/>
                <w:szCs w:val="13"/>
              </w:rPr>
            </w:pPr>
            <w:r w:rsidRPr="001E5C4B">
              <w:rPr>
                <w:rFonts w:ascii="Courier New" w:hAnsi="Courier New" w:cs="Courier New"/>
                <w:sz w:val="13"/>
                <w:szCs w:val="13"/>
              </w:rPr>
              <w:t>OP_RETURN</w:t>
            </w:r>
          </w:p>
          <w:p w14:paraId="7D16A099" w14:textId="77777777" w:rsidR="001F71D3" w:rsidRPr="001E5C4B" w:rsidRDefault="001F71D3" w:rsidP="00AA0904">
            <w:pPr>
              <w:keepNext/>
              <w:rPr>
                <w:rFonts w:ascii="Courier New" w:hAnsi="Courier New" w:cs="Courier New"/>
              </w:rPr>
            </w:pPr>
            <w:r w:rsidRPr="001E5C4B">
              <w:rPr>
                <w:rFonts w:ascii="Courier New" w:hAnsi="Courier New" w:cs="Courier New"/>
              </w:rPr>
              <w:t>BSVDID</w:t>
            </w:r>
          </w:p>
          <w:p w14:paraId="681BFC8C" w14:textId="77777777" w:rsidR="001F71D3" w:rsidRDefault="001F71D3" w:rsidP="00AA0904">
            <w:pPr>
              <w:keepNext/>
            </w:pPr>
            <w:r>
              <w:t>&lt;</w:t>
            </w:r>
            <w:proofErr w:type="spellStart"/>
            <w:r w:rsidRPr="001E5C4B">
              <w:rPr>
                <w:i/>
                <w:iCs/>
              </w:rPr>
              <w:t>identityCode</w:t>
            </w:r>
            <w:proofErr w:type="spellEnd"/>
            <w:r>
              <w:t>&gt;</w:t>
            </w:r>
          </w:p>
          <w:p w14:paraId="1F95A309" w14:textId="0051B489" w:rsidR="001F71D3" w:rsidRPr="0002658D" w:rsidRDefault="0002658D" w:rsidP="00AA0904">
            <w:pPr>
              <w:keepNext/>
              <w:rPr>
                <w:rFonts w:ascii="Courier New" w:hAnsi="Courier New" w:cs="Courier New"/>
              </w:rPr>
            </w:pPr>
            <w:r w:rsidRPr="0002658D">
              <w:rPr>
                <w:rFonts w:ascii="Courier New" w:hAnsi="Courier New" w:cs="Courier New"/>
              </w:rPr>
              <w:t>2</w:t>
            </w:r>
          </w:p>
        </w:tc>
      </w:tr>
      <w:tr w:rsidR="001F71D3" w14:paraId="6CAA94E5" w14:textId="77777777" w:rsidTr="00794C52">
        <w:trPr>
          <w:trHeight w:val="130"/>
        </w:trPr>
        <w:tc>
          <w:tcPr>
            <w:tcW w:w="312" w:type="dxa"/>
            <w:vMerge/>
            <w:shd w:val="clear" w:color="auto" w:fill="C5E0E0" w:themeFill="accent3" w:themeFillShade="E6"/>
            <w:vAlign w:val="center"/>
          </w:tcPr>
          <w:p w14:paraId="6F3BFD5A" w14:textId="77777777" w:rsidR="001F71D3" w:rsidRDefault="001F71D3" w:rsidP="00AA0904">
            <w:pPr>
              <w:keepNext/>
              <w:jc w:val="center"/>
            </w:pPr>
          </w:p>
        </w:tc>
        <w:tc>
          <w:tcPr>
            <w:tcW w:w="3256" w:type="dxa"/>
            <w:shd w:val="clear" w:color="auto" w:fill="C5E0E0" w:themeFill="accent3" w:themeFillShade="E6"/>
          </w:tcPr>
          <w:p w14:paraId="6B73551D" w14:textId="2D4CD242" w:rsidR="001F71D3" w:rsidRDefault="0002658D" w:rsidP="00AA0904">
            <w:pPr>
              <w:keepNext/>
            </w:pPr>
            <w:r>
              <w:t>Sequence number: 0xFFFFFFFF</w:t>
            </w:r>
          </w:p>
        </w:tc>
        <w:tc>
          <w:tcPr>
            <w:tcW w:w="3265" w:type="dxa"/>
            <w:vMerge/>
            <w:shd w:val="clear" w:color="auto" w:fill="C5E0E0" w:themeFill="accent3" w:themeFillShade="E6"/>
          </w:tcPr>
          <w:p w14:paraId="42951745" w14:textId="77777777" w:rsidR="001F71D3" w:rsidRDefault="001F71D3" w:rsidP="00AA0904">
            <w:pPr>
              <w:keepNext/>
            </w:pPr>
          </w:p>
        </w:tc>
      </w:tr>
      <w:tr w:rsidR="001F71D3" w14:paraId="1D8550A8" w14:textId="77777777" w:rsidTr="00794C52">
        <w:trPr>
          <w:trHeight w:val="130"/>
        </w:trPr>
        <w:tc>
          <w:tcPr>
            <w:tcW w:w="312" w:type="dxa"/>
            <w:vMerge w:val="restart"/>
            <w:shd w:val="clear" w:color="auto" w:fill="C5E0E0" w:themeFill="accent3" w:themeFillShade="E6"/>
            <w:vAlign w:val="center"/>
          </w:tcPr>
          <w:p w14:paraId="1AD94816" w14:textId="4002984B" w:rsidR="001F71D3" w:rsidRDefault="001F71D3" w:rsidP="00AA0904">
            <w:pPr>
              <w:keepNext/>
              <w:jc w:val="center"/>
            </w:pPr>
            <w:r>
              <w:t>1</w:t>
            </w:r>
          </w:p>
        </w:tc>
        <w:tc>
          <w:tcPr>
            <w:tcW w:w="3256" w:type="dxa"/>
            <w:shd w:val="clear" w:color="auto" w:fill="C5E0E0" w:themeFill="accent3" w:themeFillShade="E6"/>
          </w:tcPr>
          <w:p w14:paraId="1CAF22FA" w14:textId="39162F9A" w:rsidR="001F71D3" w:rsidRDefault="001F71D3" w:rsidP="00AA0904">
            <w:pPr>
              <w:keepNext/>
            </w:pPr>
            <w:r>
              <w:t xml:space="preserve">Outpoint: </w:t>
            </w:r>
            <w:proofErr w:type="spellStart"/>
            <w:r>
              <w:t>Tx</w:t>
            </w:r>
            <w:r w:rsidR="0002658D">
              <w:t>D</w:t>
            </w:r>
            <w:r w:rsidRPr="00CF39E3">
              <w:rPr>
                <w:i/>
                <w:iCs/>
              </w:rPr>
              <w:t>i</w:t>
            </w:r>
            <w:proofErr w:type="spellEnd"/>
            <w:r>
              <w:t>//0</w:t>
            </w:r>
          </w:p>
        </w:tc>
        <w:tc>
          <w:tcPr>
            <w:tcW w:w="3265" w:type="dxa"/>
            <w:vMerge/>
            <w:shd w:val="clear" w:color="auto" w:fill="C5E0E0" w:themeFill="accent3" w:themeFillShade="E6"/>
          </w:tcPr>
          <w:p w14:paraId="05DD8007" w14:textId="75EF83EA" w:rsidR="001F71D3" w:rsidRDefault="001F71D3" w:rsidP="00AA0904">
            <w:pPr>
              <w:keepNext/>
            </w:pPr>
          </w:p>
        </w:tc>
      </w:tr>
      <w:tr w:rsidR="001F71D3" w14:paraId="2FC3E0A9" w14:textId="77777777" w:rsidTr="00794C52">
        <w:trPr>
          <w:trHeight w:val="390"/>
        </w:trPr>
        <w:tc>
          <w:tcPr>
            <w:tcW w:w="312" w:type="dxa"/>
            <w:vMerge/>
            <w:shd w:val="clear" w:color="auto" w:fill="C5E0E0" w:themeFill="accent3" w:themeFillShade="E6"/>
            <w:vAlign w:val="center"/>
          </w:tcPr>
          <w:p w14:paraId="1E73F4C8" w14:textId="77777777" w:rsidR="001F71D3" w:rsidRDefault="001F71D3" w:rsidP="00AA0904">
            <w:pPr>
              <w:keepNext/>
              <w:jc w:val="center"/>
            </w:pPr>
          </w:p>
        </w:tc>
        <w:tc>
          <w:tcPr>
            <w:tcW w:w="3256" w:type="dxa"/>
            <w:shd w:val="clear" w:color="auto" w:fill="C5E0E0" w:themeFill="accent3" w:themeFillShade="E6"/>
          </w:tcPr>
          <w:p w14:paraId="61825586" w14:textId="04ADD259" w:rsidR="001F71D3" w:rsidRPr="00CF39E3" w:rsidRDefault="001F71D3" w:rsidP="00AA0904">
            <w:pPr>
              <w:keepNext/>
            </w:pPr>
            <w:r>
              <w:t xml:space="preserve">Unlocking script: SigC0 </w:t>
            </w:r>
            <w:r w:rsidR="0002658D">
              <w:rPr>
                <w:b/>
                <w:bCs/>
              </w:rPr>
              <w:t>or</w:t>
            </w:r>
            <w:r>
              <w:t xml:space="preserve"> SigS0</w:t>
            </w:r>
          </w:p>
        </w:tc>
        <w:tc>
          <w:tcPr>
            <w:tcW w:w="3265" w:type="dxa"/>
            <w:vMerge/>
            <w:shd w:val="clear" w:color="auto" w:fill="C5E0E0" w:themeFill="accent3" w:themeFillShade="E6"/>
          </w:tcPr>
          <w:p w14:paraId="6A2886AF" w14:textId="0E5EC4C5" w:rsidR="001F71D3" w:rsidRPr="00F73A30" w:rsidRDefault="001F71D3" w:rsidP="00AA0904">
            <w:pPr>
              <w:keepNext/>
              <w:rPr>
                <w:i/>
                <w:iCs/>
              </w:rPr>
            </w:pPr>
          </w:p>
        </w:tc>
      </w:tr>
      <w:tr w:rsidR="001F71D3" w14:paraId="0035AD1D" w14:textId="77777777" w:rsidTr="00794C52">
        <w:trPr>
          <w:trHeight w:val="390"/>
        </w:trPr>
        <w:tc>
          <w:tcPr>
            <w:tcW w:w="312" w:type="dxa"/>
            <w:vMerge/>
            <w:shd w:val="clear" w:color="auto" w:fill="C5E0E0" w:themeFill="accent3" w:themeFillShade="E6"/>
            <w:vAlign w:val="center"/>
          </w:tcPr>
          <w:p w14:paraId="088E7B41" w14:textId="77777777" w:rsidR="001F71D3" w:rsidRDefault="001F71D3" w:rsidP="00AA0904">
            <w:pPr>
              <w:keepNext/>
              <w:jc w:val="center"/>
            </w:pPr>
          </w:p>
        </w:tc>
        <w:tc>
          <w:tcPr>
            <w:tcW w:w="3256" w:type="dxa"/>
            <w:shd w:val="clear" w:color="auto" w:fill="C5E0E0" w:themeFill="accent3" w:themeFillShade="E6"/>
          </w:tcPr>
          <w:p w14:paraId="5D1B2781" w14:textId="77777777" w:rsidR="001F71D3" w:rsidRDefault="001F71D3" w:rsidP="00AA0904">
            <w:pPr>
              <w:keepNext/>
            </w:pPr>
            <w:r>
              <w:t>Sequence number: 0xFFFFFFFF</w:t>
            </w:r>
          </w:p>
        </w:tc>
        <w:tc>
          <w:tcPr>
            <w:tcW w:w="3265" w:type="dxa"/>
            <w:vMerge/>
            <w:shd w:val="clear" w:color="auto" w:fill="C5E0E0" w:themeFill="accent3" w:themeFillShade="E6"/>
          </w:tcPr>
          <w:p w14:paraId="75C77739" w14:textId="77777777" w:rsidR="001F71D3" w:rsidRDefault="001F71D3" w:rsidP="00AA0904">
            <w:pPr>
              <w:keepNext/>
            </w:pPr>
          </w:p>
        </w:tc>
      </w:tr>
    </w:tbl>
    <w:p w14:paraId="2CD97687" w14:textId="77777777" w:rsidR="006D298C" w:rsidRPr="006D298C" w:rsidRDefault="006D298C" w:rsidP="006D298C">
      <w:pPr>
        <w:rPr>
          <w:ins w:id="744" w:author="Leon Mlakar" w:date="2024-09-25T17:40:00Z" w16du:dateUtc="2024-09-25T15:40:00Z"/>
        </w:rPr>
      </w:pPr>
    </w:p>
    <w:p w14:paraId="094697A5" w14:textId="37AAF2E5" w:rsidR="004D622D" w:rsidRDefault="00C92450" w:rsidP="004D622D">
      <w:pPr>
        <w:pStyle w:val="Heading4"/>
        <w:rPr>
          <w:ins w:id="745" w:author="Leon Mlakar" w:date="2024-09-27T11:27:00Z" w16du:dateUtc="2024-09-27T09:27:00Z"/>
        </w:rPr>
      </w:pPr>
      <w:ins w:id="746" w:author="Leon Mlakar" w:date="2024-09-25T17:40:00Z" w16du:dateUtc="2024-09-25T15:40:00Z">
        <w:r>
          <w:t>A.2.5 Example of DID Transaction Chain</w:t>
        </w:r>
      </w:ins>
    </w:p>
    <w:p w14:paraId="67BB1DF4" w14:textId="02F25992" w:rsidR="0043243A" w:rsidRPr="0043243A" w:rsidRDefault="0043243A">
      <w:pPr>
        <w:rPr>
          <w:ins w:id="747" w:author="Leon Mlakar" w:date="2024-09-27T10:57:00Z" w16du:dateUtc="2024-09-27T08:57:00Z"/>
        </w:rPr>
        <w:pPrChange w:id="748" w:author="Leon Mlakar" w:date="2024-09-27T11:27:00Z" w16du:dateUtc="2024-09-27T09:27:00Z">
          <w:pPr>
            <w:pStyle w:val="Heading4"/>
          </w:pPr>
        </w:pPrChange>
      </w:pPr>
      <w:ins w:id="749" w:author="Leon Mlakar" w:date="2024-09-27T11:27:00Z" w16du:dateUtc="2024-09-27T09:27:00Z">
        <w:r>
          <w:t>THIS SECTION IS NOT NORMATIVE</w:t>
        </w:r>
      </w:ins>
    </w:p>
    <w:p w14:paraId="4EE43AD5" w14:textId="410AC484" w:rsidR="004D622D" w:rsidRDefault="0043243A" w:rsidP="004D622D">
      <w:pPr>
        <w:rPr>
          <w:ins w:id="750" w:author="Leon Mlakar" w:date="2024-09-27T10:57:00Z" w16du:dateUtc="2024-09-27T08:57:00Z"/>
        </w:rPr>
      </w:pPr>
      <w:ins w:id="751" w:author="Leon Mlakar" w:date="2024-09-27T11:27:00Z" w16du:dateUtc="2024-09-27T09:27:00Z">
        <w:r>
          <w:t xml:space="preserve">The below example shows the DID transaction chain </w:t>
        </w:r>
      </w:ins>
      <w:ins w:id="752" w:author="Leon Mlakar" w:date="2024-09-27T11:28:00Z" w16du:dateUtc="2024-09-27T09:28:00Z">
        <w:r>
          <w:t>for DID that had one change in DID document and was finally revoked.</w:t>
        </w:r>
      </w:ins>
    </w:p>
    <w:p w14:paraId="58374407" w14:textId="32C6854E" w:rsidR="004D622D" w:rsidRDefault="0043243A" w:rsidP="004D622D">
      <w:pPr>
        <w:rPr>
          <w:ins w:id="753" w:author="Leon Mlakar" w:date="2024-09-27T10:57:00Z" w16du:dateUtc="2024-09-27T08:57:00Z"/>
        </w:rPr>
      </w:pPr>
      <w:ins w:id="754" w:author="Leon Mlakar" w:date="2024-09-27T11:15:00Z" w16du:dateUtc="2024-09-27T09:15:00Z">
        <w:r>
          <w:rPr>
            <w:noProof/>
          </w:rPr>
          <mc:AlternateContent>
            <mc:Choice Requires="wps">
              <w:drawing>
                <wp:anchor distT="0" distB="0" distL="114300" distR="114300" simplePos="0" relativeHeight="251692061" behindDoc="0" locked="0" layoutInCell="1" allowOverlap="1" wp14:anchorId="13A2916C" wp14:editId="2CCD0110">
                  <wp:simplePos x="0" y="0"/>
                  <wp:positionH relativeFrom="column">
                    <wp:posOffset>2659199</wp:posOffset>
                  </wp:positionH>
                  <wp:positionV relativeFrom="paragraph">
                    <wp:posOffset>10341</wp:posOffset>
                  </wp:positionV>
                  <wp:extent cx="162560" cy="398780"/>
                  <wp:effectExtent l="0" t="0" r="27940" b="71120"/>
                  <wp:wrapNone/>
                  <wp:docPr id="1296484462" name="Elbow Connector 21"/>
                  <wp:cNvGraphicFramePr/>
                  <a:graphic xmlns:a="http://schemas.openxmlformats.org/drawingml/2006/main">
                    <a:graphicData uri="http://schemas.microsoft.com/office/word/2010/wordprocessingShape">
                      <wps:wsp>
                        <wps:cNvCnPr/>
                        <wps:spPr>
                          <a:xfrm>
                            <a:off x="0" y="0"/>
                            <a:ext cx="162560" cy="398780"/>
                          </a:xfrm>
                          <a:prstGeom prst="bentConnector3">
                            <a:avLst>
                              <a:gd name="adj1" fmla="val 3125"/>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CB2123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 o:spid="_x0000_s1026" type="#_x0000_t34" style="position:absolute;margin-left:209.4pt;margin-top:.8pt;width:12.8pt;height:31.4pt;z-index:2516920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" adj="675" strokecolor="#064154 [3204]" strokeweight="1.25pt">
                  <v:stroke endarrow="block"/>
                </v:shape>
              </w:pict>
            </mc:Fallback>
          </mc:AlternateContent>
        </w:r>
      </w:ins>
      <w:ins w:id="755" w:author="Leon Mlakar" w:date="2024-09-27T11:12:00Z" w16du:dateUtc="2024-09-27T09:12:00Z">
        <w:r w:rsidR="004D622D">
          <w:rPr>
            <w:noProof/>
          </w:rPr>
          <mc:AlternateContent>
            <mc:Choice Requires="wps">
              <w:drawing>
                <wp:anchor distT="0" distB="0" distL="114300" distR="114300" simplePos="0" relativeHeight="251685917" behindDoc="0" locked="0" layoutInCell="1" allowOverlap="1" wp14:anchorId="0098B52A" wp14:editId="633182F4">
                  <wp:simplePos x="0" y="0"/>
                  <wp:positionH relativeFrom="column">
                    <wp:posOffset>3830320</wp:posOffset>
                  </wp:positionH>
                  <wp:positionV relativeFrom="paragraph">
                    <wp:posOffset>461645</wp:posOffset>
                  </wp:positionV>
                  <wp:extent cx="273050" cy="0"/>
                  <wp:effectExtent l="0" t="63500" r="0" b="76200"/>
                  <wp:wrapNone/>
                  <wp:docPr id="304407889" name="Straight Arrow Connector 20"/>
                  <wp:cNvGraphicFramePr/>
                  <a:graphic xmlns:a="http://schemas.openxmlformats.org/drawingml/2006/main">
                    <a:graphicData uri="http://schemas.microsoft.com/office/word/2010/wordprocessingShape">
                      <wps:wsp>
                        <wps:cNvCnPr/>
                        <wps:spPr>
                          <a:xfrm>
                            <a:off x="0" y="0"/>
                            <a:ext cx="273050" cy="0"/>
                          </a:xfrm>
                          <a:prstGeom prst="straightConnector1">
                            <a:avLst/>
                          </a:prstGeom>
                          <a:ln w="15875">
                            <a:solidFill>
                              <a:schemeClr val="accent3">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8F9DC8" id="_x0000_t32" coordsize="21600,21600" o:spt="32" o:oned="t" path="m,l21600,21600e" filled="f">
                  <v:path arrowok="t" fillok="f" o:connecttype="none"/>
                  <o:lock v:ext="edit" shapetype="t"/>
                </v:shapetype>
                <v:shape id="Straight Arrow Connector 20" o:spid="_x0000_s1026" type="#_x0000_t32" style="position:absolute;margin-left:301.6pt;margin-top:36.35pt;width:21.5pt;height:0;z-index:25168591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" strokecolor="#284b4b [806]" strokeweight="1.25pt">
                  <v:stroke endarrow="block" joinstyle="miter"/>
                </v:shape>
              </w:pict>
            </mc:Fallback>
          </mc:AlternateContent>
        </w:r>
        <w:r w:rsidR="004D622D">
          <w:rPr>
            <w:noProof/>
          </w:rPr>
          <mc:AlternateContent>
            <mc:Choice Requires="wps">
              <w:drawing>
                <wp:anchor distT="0" distB="0" distL="114300" distR="114300" simplePos="0" relativeHeight="251684893" behindDoc="0" locked="0" layoutInCell="1" allowOverlap="1" wp14:anchorId="31A7D648" wp14:editId="7A3C5DC6">
                  <wp:simplePos x="0" y="0"/>
                  <wp:positionH relativeFrom="column">
                    <wp:posOffset>4104640</wp:posOffset>
                  </wp:positionH>
                  <wp:positionV relativeFrom="paragraph">
                    <wp:posOffset>103505</wp:posOffset>
                  </wp:positionV>
                  <wp:extent cx="1004570" cy="203200"/>
                  <wp:effectExtent l="0" t="0" r="11430" b="12700"/>
                  <wp:wrapNone/>
                  <wp:docPr id="1542330803" name="Rectangle 19"/>
                  <wp:cNvGraphicFramePr/>
                  <a:graphic xmlns:a="http://schemas.openxmlformats.org/drawingml/2006/main">
                    <a:graphicData uri="http://schemas.microsoft.com/office/word/2010/wordprocessingShape">
                      <wps:wsp>
                        <wps:cNvSpPr/>
                        <wps:spPr>
                          <a:xfrm>
                            <a:off x="0" y="0"/>
                            <a:ext cx="1004570" cy="203200"/>
                          </a:xfrm>
                          <a:prstGeom prst="rect">
                            <a:avLst/>
                          </a:prstGeom>
                          <a:solidFill>
                            <a:schemeClr val="accent3">
                              <a:lumMod val="2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F6352F4" w14:textId="687A6C24" w:rsidR="004D622D" w:rsidRPr="004D622D" w:rsidRDefault="004D622D">
                              <w:pPr>
                                <w:spacing w:line="240" w:lineRule="auto"/>
                                <w:jc w:val="center"/>
                                <w:rPr>
                                  <w:rFonts w:ascii="Courier New" w:hAnsi="Courier New" w:cs="Courier New"/>
                                  <w:b/>
                                  <w:bCs/>
                                  <w:color w:val="FFFFFF" w:themeColor="background1"/>
                                  <w:sz w:val="13"/>
                                  <w:szCs w:val="13"/>
                                  <w:lang w:val="en-US"/>
                                  <w:rPrChange w:id="756" w:author="Leon Mlakar" w:date="2024-09-27T11:04:00Z" w16du:dateUtc="2024-09-27T09:04:00Z">
                                    <w:rPr/>
                                  </w:rPrChange>
                                </w:rPr>
                                <w:pPrChange w:id="757" w:author="Leon Mlakar" w:date="2024-09-27T11:01:00Z" w16du:dateUtc="2024-09-27T09:01:00Z">
                                  <w:pPr/>
                                </w:pPrChange>
                              </w:pPr>
                              <w:ins w:id="758" w:author="Leon Mlakar" w:date="2024-09-27T11:04:00Z" w16du:dateUtc="2024-09-27T09:04:00Z">
                                <w:r>
                                  <w:rPr>
                                    <w:rFonts w:ascii="Courier New" w:hAnsi="Courier New" w:cs="Courier New"/>
                                    <w:b/>
                                    <w:bCs/>
                                    <w:color w:val="FFFFFF" w:themeColor="background1"/>
                                    <w:sz w:val="13"/>
                                    <w:szCs w:val="13"/>
                                    <w:lang w:val="en-US"/>
                                  </w:rPr>
                                  <w:t>T</w:t>
                                </w:r>
                              </w:ins>
                              <w:ins w:id="759" w:author="Leon Mlakar" w:date="2024-09-27T11:11:00Z" w16du:dateUtc="2024-09-27T09:11:00Z">
                                <w:r>
                                  <w:rPr>
                                    <w:rFonts w:ascii="Courier New" w:hAnsi="Courier New" w:cs="Courier New"/>
                                    <w:b/>
                                    <w:bCs/>
                                    <w:color w:val="FFFFFF" w:themeColor="background1"/>
                                    <w:sz w:val="13"/>
                                    <w:szCs w:val="13"/>
                                    <w:lang w:val="en-US"/>
                                  </w:rPr>
                                  <w:t>xD</w:t>
                                </w:r>
                              </w:ins>
                              <w:ins w:id="760" w:author="Leon Mlakar" w:date="2024-09-27T11:12:00Z" w16du:dateUtc="2024-09-27T09:12:00Z">
                                <w:r>
                                  <w:rPr>
                                    <w:rFonts w:ascii="Courier New" w:hAnsi="Courier New" w:cs="Courier New"/>
                                    <w:b/>
                                    <w:bCs/>
                                    <w:color w:val="FFFFFF" w:themeColor="background1"/>
                                    <w:sz w:val="13"/>
                                    <w:szCs w:val="13"/>
                                    <w:lang w:val="en-US"/>
                                  </w:rPr>
                                  <w:t>2</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7D648" id="Rectangle 19" o:spid="_x0000_s1039" style="position:absolute;margin-left:323.2pt;margin-top:8.15pt;width:79.1pt;height:16pt;z-index:2516848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" fillcolor="#284b4b [806]" strokecolor="#01090c [484]">
                  <v:textbox>
                    <w:txbxContent>
                      <w:p w14:paraId="2F6352F4" w14:textId="687A6C24" w:rsidR="004D622D" w:rsidRPr="004D622D" w:rsidRDefault="004D622D">
                        <w:pPr>
                          <w:spacing w:line="240" w:lineRule="auto"/>
                          <w:jc w:val="center"/>
                          <w:rPr>
                            <w:rFonts w:ascii="Courier New" w:hAnsi="Courier New" w:cs="Courier New"/>
                            <w:b/>
                            <w:bCs/>
                            <w:color w:val="FFFFFF" w:themeColor="background1"/>
                            <w:sz w:val="13"/>
                            <w:szCs w:val="13"/>
                            <w:lang w:val="en-US"/>
                            <w:rPrChange w:id="761" w:author="Leon Mlakar" w:date="2024-09-27T11:04:00Z" w16du:dateUtc="2024-09-27T09:04:00Z">
                              <w:rPr/>
                            </w:rPrChange>
                          </w:rPr>
                          <w:pPrChange w:id="762" w:author="Leon Mlakar" w:date="2024-09-27T11:01:00Z" w16du:dateUtc="2024-09-27T09:01:00Z">
                            <w:pPr/>
                          </w:pPrChange>
                        </w:pPr>
                        <w:ins w:id="763" w:author="Leon Mlakar" w:date="2024-09-27T11:04:00Z" w16du:dateUtc="2024-09-27T09:04:00Z">
                          <w:r>
                            <w:rPr>
                              <w:rFonts w:ascii="Courier New" w:hAnsi="Courier New" w:cs="Courier New"/>
                              <w:b/>
                              <w:bCs/>
                              <w:color w:val="FFFFFF" w:themeColor="background1"/>
                              <w:sz w:val="13"/>
                              <w:szCs w:val="13"/>
                              <w:lang w:val="en-US"/>
                            </w:rPr>
                            <w:t>T</w:t>
                          </w:r>
                        </w:ins>
                        <w:ins w:id="764" w:author="Leon Mlakar" w:date="2024-09-27T11:11:00Z" w16du:dateUtc="2024-09-27T09:11:00Z">
                          <w:r>
                            <w:rPr>
                              <w:rFonts w:ascii="Courier New" w:hAnsi="Courier New" w:cs="Courier New"/>
                              <w:b/>
                              <w:bCs/>
                              <w:color w:val="FFFFFF" w:themeColor="background1"/>
                              <w:sz w:val="13"/>
                              <w:szCs w:val="13"/>
                              <w:lang w:val="en-US"/>
                            </w:rPr>
                            <w:t>xD</w:t>
                          </w:r>
                        </w:ins>
                        <w:ins w:id="765" w:author="Leon Mlakar" w:date="2024-09-27T11:12:00Z" w16du:dateUtc="2024-09-27T09:12:00Z">
                          <w:r>
                            <w:rPr>
                              <w:rFonts w:ascii="Courier New" w:hAnsi="Courier New" w:cs="Courier New"/>
                              <w:b/>
                              <w:bCs/>
                              <w:color w:val="FFFFFF" w:themeColor="background1"/>
                              <w:sz w:val="13"/>
                              <w:szCs w:val="13"/>
                              <w:lang w:val="en-US"/>
                            </w:rPr>
                            <w:t>2</w:t>
                          </w:r>
                        </w:ins>
                      </w:p>
                    </w:txbxContent>
                  </v:textbox>
                </v:rect>
              </w:pict>
            </mc:Fallback>
          </mc:AlternateContent>
        </w:r>
        <w:r w:rsidR="004D622D">
          <w:rPr>
            <w:noProof/>
          </w:rPr>
          <mc:AlternateContent>
            <mc:Choice Requires="wps">
              <w:drawing>
                <wp:anchor distT="0" distB="0" distL="114300" distR="114300" simplePos="0" relativeHeight="251683869" behindDoc="0" locked="0" layoutInCell="1" allowOverlap="1" wp14:anchorId="671A3664" wp14:editId="1309CE4F">
                  <wp:simplePos x="0" y="0"/>
                  <wp:positionH relativeFrom="column">
                    <wp:posOffset>4105910</wp:posOffset>
                  </wp:positionH>
                  <wp:positionV relativeFrom="paragraph">
                    <wp:posOffset>514350</wp:posOffset>
                  </wp:positionV>
                  <wp:extent cx="501650" cy="203200"/>
                  <wp:effectExtent l="0" t="0" r="19050" b="12700"/>
                  <wp:wrapNone/>
                  <wp:docPr id="1961851124" name="Rectangle 19"/>
                  <wp:cNvGraphicFramePr/>
                  <a:graphic xmlns:a="http://schemas.openxmlformats.org/drawingml/2006/main">
                    <a:graphicData uri="http://schemas.microsoft.com/office/word/2010/wordprocessingShape">
                      <wps:wsp>
                        <wps:cNvSpPr/>
                        <wps:spPr>
                          <a:xfrm>
                            <a:off x="0" y="0"/>
                            <a:ext cx="501650" cy="203200"/>
                          </a:xfrm>
                          <a:prstGeom prst="rect">
                            <a:avLst/>
                          </a:prstGeom>
                          <a:solidFill>
                            <a:schemeClr val="accent3">
                              <a:lumMod val="90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A252E05" w14:textId="77777777" w:rsidR="004D622D" w:rsidRPr="004D622D" w:rsidRDefault="004D622D">
                              <w:pPr>
                                <w:spacing w:line="240" w:lineRule="auto"/>
                                <w:jc w:val="center"/>
                                <w:rPr>
                                  <w:sz w:val="13"/>
                                  <w:szCs w:val="13"/>
                                  <w:lang w:val="en-US"/>
                                  <w:rPrChange w:id="766" w:author="Leon Mlakar" w:date="2024-09-27T11:00:00Z" w16du:dateUtc="2024-09-27T09:00:00Z">
                                    <w:rPr/>
                                  </w:rPrChange>
                                </w:rPr>
                                <w:pPrChange w:id="767" w:author="Leon Mlakar" w:date="2024-09-27T11:01:00Z" w16du:dateUtc="2024-09-27T09:01:00Z">
                                  <w:pPr/>
                                </w:pPrChang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A3664" id="_x0000_s1040" style="position:absolute;margin-left:323.3pt;margin-top:40.5pt;width:39.5pt;height:16pt;z-index:2516838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" fillcolor="#c3dfdf [2886]" strokecolor="#01090c [484]">
                  <v:textbox>
                    <w:txbxContent>
                      <w:p w14:paraId="6A252E05" w14:textId="77777777" w:rsidR="004D622D" w:rsidRPr="004D622D" w:rsidRDefault="004D622D">
                        <w:pPr>
                          <w:spacing w:line="240" w:lineRule="auto"/>
                          <w:jc w:val="center"/>
                          <w:rPr>
                            <w:sz w:val="13"/>
                            <w:szCs w:val="13"/>
                            <w:lang w:val="en-US"/>
                            <w:rPrChange w:id="768" w:author="Leon Mlakar" w:date="2024-09-27T11:00:00Z" w16du:dateUtc="2024-09-27T09:00:00Z">
                              <w:rPr/>
                            </w:rPrChange>
                          </w:rPr>
                          <w:pPrChange w:id="769" w:author="Leon Mlakar" w:date="2024-09-27T11:01:00Z" w16du:dateUtc="2024-09-27T09:01:00Z">
                            <w:pPr/>
                          </w:pPrChange>
                        </w:pPr>
                      </w:p>
                    </w:txbxContent>
                  </v:textbox>
                </v:rect>
              </w:pict>
            </mc:Fallback>
          </mc:AlternateContent>
        </w:r>
        <w:r w:rsidR="004D622D">
          <w:rPr>
            <w:noProof/>
          </w:rPr>
          <mc:AlternateContent>
            <mc:Choice Requires="wps">
              <w:drawing>
                <wp:anchor distT="0" distB="0" distL="114300" distR="114300" simplePos="0" relativeHeight="251682845" behindDoc="0" locked="0" layoutInCell="1" allowOverlap="1" wp14:anchorId="7219F316" wp14:editId="395528C5">
                  <wp:simplePos x="0" y="0"/>
                  <wp:positionH relativeFrom="column">
                    <wp:posOffset>4105910</wp:posOffset>
                  </wp:positionH>
                  <wp:positionV relativeFrom="paragraph">
                    <wp:posOffset>311150</wp:posOffset>
                  </wp:positionV>
                  <wp:extent cx="501650" cy="203200"/>
                  <wp:effectExtent l="0" t="0" r="19050" b="12700"/>
                  <wp:wrapNone/>
                  <wp:docPr id="1505116258" name="Rectangle 19"/>
                  <wp:cNvGraphicFramePr/>
                  <a:graphic xmlns:a="http://schemas.openxmlformats.org/drawingml/2006/main">
                    <a:graphicData uri="http://schemas.microsoft.com/office/word/2010/wordprocessingShape">
                      <wps:wsp>
                        <wps:cNvSpPr/>
                        <wps:spPr>
                          <a:xfrm>
                            <a:off x="0" y="0"/>
                            <a:ext cx="501650" cy="203200"/>
                          </a:xfrm>
                          <a:prstGeom prst="rect">
                            <a:avLst/>
                          </a:prstGeom>
                          <a:solidFill>
                            <a:schemeClr val="accent3">
                              <a:lumMod val="7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1D7344DA" w14:textId="77777777" w:rsidR="004D622D" w:rsidRPr="004D622D" w:rsidRDefault="004D622D">
                              <w:pPr>
                                <w:spacing w:line="240" w:lineRule="auto"/>
                                <w:jc w:val="center"/>
                                <w:rPr>
                                  <w:sz w:val="13"/>
                                  <w:szCs w:val="13"/>
                                  <w:lang w:val="en-US"/>
                                  <w:rPrChange w:id="770" w:author="Leon Mlakar" w:date="2024-09-27T11:00:00Z" w16du:dateUtc="2024-09-27T09:00:00Z">
                                    <w:rPr/>
                                  </w:rPrChange>
                                </w:rPr>
                                <w:pPrChange w:id="771" w:author="Leon Mlakar" w:date="2024-09-27T11:01:00Z" w16du:dateUtc="2024-09-27T09:01:00Z">
                                  <w:pPr/>
                                </w:pPrChange>
                              </w:pPr>
                              <w:ins w:id="772" w:author="Leon Mlakar" w:date="2024-09-27T11:01:00Z" w16du:dateUtc="2024-09-27T09:01:00Z">
                                <w:r>
                                  <w:rPr>
                                    <w:sz w:val="13"/>
                                    <w:szCs w:val="13"/>
                                    <w:lang w:val="en-US"/>
                                  </w:rPr>
                                  <w:t>Input 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9F316" id="_x0000_s1041" style="position:absolute;margin-left:323.3pt;margin-top:24.5pt;width:39.5pt;height:16pt;z-index:2516828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" fillcolor="#96c7c7 [2406]" strokecolor="#01090c [484]">
                  <v:textbox>
                    <w:txbxContent>
                      <w:p w14:paraId="1D7344DA" w14:textId="77777777" w:rsidR="004D622D" w:rsidRPr="004D622D" w:rsidRDefault="004D622D">
                        <w:pPr>
                          <w:spacing w:line="240" w:lineRule="auto"/>
                          <w:jc w:val="center"/>
                          <w:rPr>
                            <w:sz w:val="13"/>
                            <w:szCs w:val="13"/>
                            <w:lang w:val="en-US"/>
                            <w:rPrChange w:id="773" w:author="Leon Mlakar" w:date="2024-09-27T11:00:00Z" w16du:dateUtc="2024-09-27T09:00:00Z">
                              <w:rPr/>
                            </w:rPrChange>
                          </w:rPr>
                          <w:pPrChange w:id="774" w:author="Leon Mlakar" w:date="2024-09-27T11:01:00Z" w16du:dateUtc="2024-09-27T09:01:00Z">
                            <w:pPr/>
                          </w:pPrChange>
                        </w:pPr>
                        <w:ins w:id="775" w:author="Leon Mlakar" w:date="2024-09-27T11:01:00Z" w16du:dateUtc="2024-09-27T09:01:00Z">
                          <w:r>
                            <w:rPr>
                              <w:sz w:val="13"/>
                              <w:szCs w:val="13"/>
                              <w:lang w:val="en-US"/>
                            </w:rPr>
                            <w:t>Input 0</w:t>
                          </w:r>
                        </w:ins>
                      </w:p>
                    </w:txbxContent>
                  </v:textbox>
                </v:rect>
              </w:pict>
            </mc:Fallback>
          </mc:AlternateContent>
        </w:r>
        <w:r w:rsidR="004D622D">
          <w:rPr>
            <w:noProof/>
          </w:rPr>
          <mc:AlternateContent>
            <mc:Choice Requires="wps">
              <w:drawing>
                <wp:anchor distT="0" distB="0" distL="114300" distR="114300" simplePos="0" relativeHeight="251681821" behindDoc="0" locked="0" layoutInCell="1" allowOverlap="1" wp14:anchorId="070F52F9" wp14:editId="657E4CCC">
                  <wp:simplePos x="0" y="0"/>
                  <wp:positionH relativeFrom="column">
                    <wp:posOffset>4607560</wp:posOffset>
                  </wp:positionH>
                  <wp:positionV relativeFrom="paragraph">
                    <wp:posOffset>311150</wp:posOffset>
                  </wp:positionV>
                  <wp:extent cx="501650" cy="406400"/>
                  <wp:effectExtent l="0" t="0" r="19050" b="12700"/>
                  <wp:wrapNone/>
                  <wp:docPr id="2003223096" name="Rectangle 19"/>
                  <wp:cNvGraphicFramePr/>
                  <a:graphic xmlns:a="http://schemas.openxmlformats.org/drawingml/2006/main">
                    <a:graphicData uri="http://schemas.microsoft.com/office/word/2010/wordprocessingShape">
                      <wps:wsp>
                        <wps:cNvSpPr/>
                        <wps:spPr>
                          <a:xfrm>
                            <a:off x="0" y="0"/>
                            <a:ext cx="501650" cy="406400"/>
                          </a:xfrm>
                          <a:prstGeom prst="rect">
                            <a:avLst/>
                          </a:prstGeom>
                          <a:solidFill>
                            <a:schemeClr val="accent3">
                              <a:lumMod val="7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741FD8DB" w14:textId="77777777" w:rsidR="004D622D" w:rsidRPr="004D622D" w:rsidRDefault="004D622D">
                              <w:pPr>
                                <w:spacing w:line="240" w:lineRule="auto"/>
                                <w:jc w:val="center"/>
                                <w:rPr>
                                  <w:ins w:id="776" w:author="Leon Mlakar" w:date="2024-09-27T10:59:00Z" w16du:dateUtc="2024-09-27T08:59:00Z"/>
                                  <w:sz w:val="13"/>
                                  <w:szCs w:val="13"/>
                                  <w:lang w:val="en-US"/>
                                </w:rPr>
                                <w:pPrChange w:id="777" w:author="Leon Mlakar" w:date="2024-09-27T11:01:00Z" w16du:dateUtc="2024-09-27T09:01:00Z">
                                  <w:pPr>
                                    <w:jc w:val="center"/>
                                  </w:pPr>
                                </w:pPrChange>
                              </w:pPr>
                              <w:ins w:id="778" w:author="Leon Mlakar" w:date="2024-09-27T10:58:00Z" w16du:dateUtc="2024-09-27T08:58:00Z">
                                <w:r w:rsidRPr="004D622D">
                                  <w:rPr>
                                    <w:sz w:val="13"/>
                                    <w:szCs w:val="13"/>
                                    <w:lang w:val="en-US"/>
                                    <w:rPrChange w:id="779" w:author="Leon Mlakar" w:date="2024-09-27T11:00:00Z" w16du:dateUtc="2024-09-27T09:00:00Z">
                                      <w:rPr>
                                        <w:lang w:val="en-US"/>
                                      </w:rPr>
                                    </w:rPrChange>
                                  </w:rPr>
                                  <w:t>UTX</w:t>
                                </w:r>
                              </w:ins>
                              <w:ins w:id="780" w:author="Leon Mlakar" w:date="2024-09-27T10:59:00Z" w16du:dateUtc="2024-09-27T08:59:00Z">
                                <w:r w:rsidRPr="004D622D">
                                  <w:rPr>
                                    <w:sz w:val="13"/>
                                    <w:szCs w:val="13"/>
                                    <w:lang w:val="en-US"/>
                                  </w:rPr>
                                  <w:t xml:space="preserve"> </w:t>
                                </w:r>
                              </w:ins>
                              <w:ins w:id="781" w:author="Leon Mlakar" w:date="2024-09-27T10:58:00Z" w16du:dateUtc="2024-09-27T08:58:00Z">
                                <w:r w:rsidRPr="004D622D">
                                  <w:rPr>
                                    <w:sz w:val="13"/>
                                    <w:szCs w:val="13"/>
                                    <w:lang w:val="en-US"/>
                                    <w:rPrChange w:id="782" w:author="Leon Mlakar" w:date="2024-09-27T11:00:00Z" w16du:dateUtc="2024-09-27T09:00:00Z">
                                      <w:rPr>
                                        <w:lang w:val="en-US"/>
                                      </w:rPr>
                                    </w:rPrChange>
                                  </w:rPr>
                                  <w:t xml:space="preserve">0 </w:t>
                                </w:r>
                              </w:ins>
                            </w:p>
                            <w:p w14:paraId="04CF3D67" w14:textId="77777777" w:rsidR="004D622D" w:rsidRPr="004D622D" w:rsidRDefault="004D622D">
                              <w:pPr>
                                <w:spacing w:line="240" w:lineRule="auto"/>
                                <w:jc w:val="center"/>
                                <w:rPr>
                                  <w:sz w:val="13"/>
                                  <w:szCs w:val="13"/>
                                  <w:lang w:val="en-US"/>
                                  <w:rPrChange w:id="783" w:author="Leon Mlakar" w:date="2024-09-27T11:00:00Z" w16du:dateUtc="2024-09-27T09:00:00Z">
                                    <w:rPr/>
                                  </w:rPrChange>
                                </w:rPr>
                                <w:pPrChange w:id="784" w:author="Leon Mlakar" w:date="2024-09-27T11:01:00Z" w16du:dateUtc="2024-09-27T09:01:00Z">
                                  <w:pPr/>
                                </w:pPrChange>
                              </w:pPr>
                              <w:ins w:id="785" w:author="Leon Mlakar" w:date="2024-09-27T10:59:00Z" w16du:dateUtc="2024-09-27T08:59:00Z">
                                <w:r w:rsidRPr="004D622D">
                                  <w:rPr>
                                    <w:sz w:val="13"/>
                                    <w:szCs w:val="13"/>
                                    <w:lang w:val="en-US"/>
                                  </w:rPr>
                                  <w:t>Value: $</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F52F9" id="_x0000_s1042" style="position:absolute;margin-left:362.8pt;margin-top:24.5pt;width:39.5pt;height:32pt;z-index:2516818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" fillcolor="#96c7c7 [2406]" strokecolor="#01090c [484]">
                  <v:textbox>
                    <w:txbxContent>
                      <w:p w14:paraId="741FD8DB" w14:textId="77777777" w:rsidR="004D622D" w:rsidRPr="004D622D" w:rsidRDefault="004D622D">
                        <w:pPr>
                          <w:spacing w:line="240" w:lineRule="auto"/>
                          <w:jc w:val="center"/>
                          <w:rPr>
                            <w:ins w:id="786" w:author="Leon Mlakar" w:date="2024-09-27T10:59:00Z" w16du:dateUtc="2024-09-27T08:59:00Z"/>
                            <w:sz w:val="13"/>
                            <w:szCs w:val="13"/>
                            <w:lang w:val="en-US"/>
                          </w:rPr>
                          <w:pPrChange w:id="787" w:author="Leon Mlakar" w:date="2024-09-27T11:01:00Z" w16du:dateUtc="2024-09-27T09:01:00Z">
                            <w:pPr>
                              <w:jc w:val="center"/>
                            </w:pPr>
                          </w:pPrChange>
                        </w:pPr>
                        <w:ins w:id="788" w:author="Leon Mlakar" w:date="2024-09-27T10:58:00Z" w16du:dateUtc="2024-09-27T08:58:00Z">
                          <w:r w:rsidRPr="004D622D">
                            <w:rPr>
                              <w:sz w:val="13"/>
                              <w:szCs w:val="13"/>
                              <w:lang w:val="en-US"/>
                              <w:rPrChange w:id="789" w:author="Leon Mlakar" w:date="2024-09-27T11:00:00Z" w16du:dateUtc="2024-09-27T09:00:00Z">
                                <w:rPr>
                                  <w:lang w:val="en-US"/>
                                </w:rPr>
                              </w:rPrChange>
                            </w:rPr>
                            <w:t>UTX</w:t>
                          </w:r>
                        </w:ins>
                        <w:ins w:id="790" w:author="Leon Mlakar" w:date="2024-09-27T10:59:00Z" w16du:dateUtc="2024-09-27T08:59:00Z">
                          <w:r w:rsidRPr="004D622D">
                            <w:rPr>
                              <w:sz w:val="13"/>
                              <w:szCs w:val="13"/>
                              <w:lang w:val="en-US"/>
                            </w:rPr>
                            <w:t xml:space="preserve"> </w:t>
                          </w:r>
                        </w:ins>
                        <w:ins w:id="791" w:author="Leon Mlakar" w:date="2024-09-27T10:58:00Z" w16du:dateUtc="2024-09-27T08:58:00Z">
                          <w:r w:rsidRPr="004D622D">
                            <w:rPr>
                              <w:sz w:val="13"/>
                              <w:szCs w:val="13"/>
                              <w:lang w:val="en-US"/>
                              <w:rPrChange w:id="792" w:author="Leon Mlakar" w:date="2024-09-27T11:00:00Z" w16du:dateUtc="2024-09-27T09:00:00Z">
                                <w:rPr>
                                  <w:lang w:val="en-US"/>
                                </w:rPr>
                              </w:rPrChange>
                            </w:rPr>
                            <w:t xml:space="preserve">0 </w:t>
                          </w:r>
                        </w:ins>
                      </w:p>
                      <w:p w14:paraId="04CF3D67" w14:textId="77777777" w:rsidR="004D622D" w:rsidRPr="004D622D" w:rsidRDefault="004D622D">
                        <w:pPr>
                          <w:spacing w:line="240" w:lineRule="auto"/>
                          <w:jc w:val="center"/>
                          <w:rPr>
                            <w:sz w:val="13"/>
                            <w:szCs w:val="13"/>
                            <w:lang w:val="en-US"/>
                            <w:rPrChange w:id="793" w:author="Leon Mlakar" w:date="2024-09-27T11:00:00Z" w16du:dateUtc="2024-09-27T09:00:00Z">
                              <w:rPr/>
                            </w:rPrChange>
                          </w:rPr>
                          <w:pPrChange w:id="794" w:author="Leon Mlakar" w:date="2024-09-27T11:01:00Z" w16du:dateUtc="2024-09-27T09:01:00Z">
                            <w:pPr/>
                          </w:pPrChange>
                        </w:pPr>
                        <w:ins w:id="795" w:author="Leon Mlakar" w:date="2024-09-27T10:59:00Z" w16du:dateUtc="2024-09-27T08:59:00Z">
                          <w:r w:rsidRPr="004D622D">
                            <w:rPr>
                              <w:sz w:val="13"/>
                              <w:szCs w:val="13"/>
                              <w:lang w:val="en-US"/>
                            </w:rPr>
                            <w:t>Value: $</w:t>
                          </w:r>
                        </w:ins>
                      </w:p>
                    </w:txbxContent>
                  </v:textbox>
                </v:rect>
              </w:pict>
            </mc:Fallback>
          </mc:AlternateContent>
        </w:r>
        <w:r w:rsidR="004D622D">
          <w:rPr>
            <w:noProof/>
          </w:rPr>
          <mc:AlternateContent>
            <mc:Choice Requires="wps">
              <w:drawing>
                <wp:anchor distT="0" distB="0" distL="114300" distR="114300" simplePos="0" relativeHeight="251678749" behindDoc="0" locked="0" layoutInCell="1" allowOverlap="1" wp14:anchorId="1CAEE7D6" wp14:editId="4D2772CF">
                  <wp:simplePos x="0" y="0"/>
                  <wp:positionH relativeFrom="column">
                    <wp:posOffset>2819400</wp:posOffset>
                  </wp:positionH>
                  <wp:positionV relativeFrom="paragraph">
                    <wp:posOffset>106045</wp:posOffset>
                  </wp:positionV>
                  <wp:extent cx="1004570" cy="203200"/>
                  <wp:effectExtent l="0" t="0" r="11430" b="12700"/>
                  <wp:wrapNone/>
                  <wp:docPr id="877526231" name="Rectangle 19"/>
                  <wp:cNvGraphicFramePr/>
                  <a:graphic xmlns:a="http://schemas.openxmlformats.org/drawingml/2006/main">
                    <a:graphicData uri="http://schemas.microsoft.com/office/word/2010/wordprocessingShape">
                      <wps:wsp>
                        <wps:cNvSpPr/>
                        <wps:spPr>
                          <a:xfrm>
                            <a:off x="0" y="0"/>
                            <a:ext cx="1004570" cy="203200"/>
                          </a:xfrm>
                          <a:prstGeom prst="rect">
                            <a:avLst/>
                          </a:prstGeom>
                          <a:solidFill>
                            <a:schemeClr val="accent3">
                              <a:lumMod val="2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62D1A0D" w14:textId="4E32BEF0" w:rsidR="004D622D" w:rsidRPr="004D622D" w:rsidRDefault="004D622D">
                              <w:pPr>
                                <w:spacing w:line="240" w:lineRule="auto"/>
                                <w:jc w:val="center"/>
                                <w:rPr>
                                  <w:rFonts w:ascii="Courier New" w:hAnsi="Courier New" w:cs="Courier New"/>
                                  <w:b/>
                                  <w:bCs/>
                                  <w:color w:val="FFFFFF" w:themeColor="background1"/>
                                  <w:sz w:val="13"/>
                                  <w:szCs w:val="13"/>
                                  <w:lang w:val="en-US"/>
                                  <w:rPrChange w:id="796" w:author="Leon Mlakar" w:date="2024-09-27T11:04:00Z" w16du:dateUtc="2024-09-27T09:04:00Z">
                                    <w:rPr/>
                                  </w:rPrChange>
                                </w:rPr>
                                <w:pPrChange w:id="797" w:author="Leon Mlakar" w:date="2024-09-27T11:01:00Z" w16du:dateUtc="2024-09-27T09:01:00Z">
                                  <w:pPr/>
                                </w:pPrChange>
                              </w:pPr>
                              <w:ins w:id="798" w:author="Leon Mlakar" w:date="2024-09-27T11:04:00Z" w16du:dateUtc="2024-09-27T09:04:00Z">
                                <w:r>
                                  <w:rPr>
                                    <w:rFonts w:ascii="Courier New" w:hAnsi="Courier New" w:cs="Courier New"/>
                                    <w:b/>
                                    <w:bCs/>
                                    <w:color w:val="FFFFFF" w:themeColor="background1"/>
                                    <w:sz w:val="13"/>
                                    <w:szCs w:val="13"/>
                                    <w:lang w:val="en-US"/>
                                  </w:rPr>
                                  <w:t>T</w:t>
                                </w:r>
                              </w:ins>
                              <w:ins w:id="799" w:author="Leon Mlakar" w:date="2024-09-27T11:11:00Z" w16du:dateUtc="2024-09-27T09:11:00Z">
                                <w:r>
                                  <w:rPr>
                                    <w:rFonts w:ascii="Courier New" w:hAnsi="Courier New" w:cs="Courier New"/>
                                    <w:b/>
                                    <w:bCs/>
                                    <w:color w:val="FFFFFF" w:themeColor="background1"/>
                                    <w:sz w:val="13"/>
                                    <w:szCs w:val="13"/>
                                    <w:lang w:val="en-US"/>
                                  </w:rPr>
                                  <w:t>x</w:t>
                                </w:r>
                              </w:ins>
                              <w:ins w:id="800" w:author="Leon Mlakar" w:date="2024-09-27T11:13:00Z" w16du:dateUtc="2024-09-27T09:13:00Z">
                                <w:r>
                                  <w:rPr>
                                    <w:rFonts w:ascii="Courier New" w:hAnsi="Courier New" w:cs="Courier New"/>
                                    <w:b/>
                                    <w:bCs/>
                                    <w:color w:val="FFFFFF" w:themeColor="background1"/>
                                    <w:sz w:val="13"/>
                                    <w:szCs w:val="13"/>
                                    <w:lang w:val="en-US"/>
                                  </w:rPr>
                                  <w:t>F1</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EE7D6" id="_x0000_s1043" style="position:absolute;margin-left:222pt;margin-top:8.35pt;width:79.1pt;height:16pt;z-index:2516787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" fillcolor="#284b4b [806]" strokecolor="#01090c [484]">
                  <v:textbox>
                    <w:txbxContent>
                      <w:p w14:paraId="662D1A0D" w14:textId="4E32BEF0" w:rsidR="004D622D" w:rsidRPr="004D622D" w:rsidRDefault="004D622D">
                        <w:pPr>
                          <w:spacing w:line="240" w:lineRule="auto"/>
                          <w:jc w:val="center"/>
                          <w:rPr>
                            <w:rFonts w:ascii="Courier New" w:hAnsi="Courier New" w:cs="Courier New"/>
                            <w:b/>
                            <w:bCs/>
                            <w:color w:val="FFFFFF" w:themeColor="background1"/>
                            <w:sz w:val="13"/>
                            <w:szCs w:val="13"/>
                            <w:lang w:val="en-US"/>
                            <w:rPrChange w:id="801" w:author="Leon Mlakar" w:date="2024-09-27T11:04:00Z" w16du:dateUtc="2024-09-27T09:04:00Z">
                              <w:rPr/>
                            </w:rPrChange>
                          </w:rPr>
                          <w:pPrChange w:id="802" w:author="Leon Mlakar" w:date="2024-09-27T11:01:00Z" w16du:dateUtc="2024-09-27T09:01:00Z">
                            <w:pPr/>
                          </w:pPrChange>
                        </w:pPr>
                        <w:ins w:id="803" w:author="Leon Mlakar" w:date="2024-09-27T11:04:00Z" w16du:dateUtc="2024-09-27T09:04:00Z">
                          <w:r>
                            <w:rPr>
                              <w:rFonts w:ascii="Courier New" w:hAnsi="Courier New" w:cs="Courier New"/>
                              <w:b/>
                              <w:bCs/>
                              <w:color w:val="FFFFFF" w:themeColor="background1"/>
                              <w:sz w:val="13"/>
                              <w:szCs w:val="13"/>
                              <w:lang w:val="en-US"/>
                            </w:rPr>
                            <w:t>T</w:t>
                          </w:r>
                        </w:ins>
                        <w:ins w:id="804" w:author="Leon Mlakar" w:date="2024-09-27T11:11:00Z" w16du:dateUtc="2024-09-27T09:11:00Z">
                          <w:r>
                            <w:rPr>
                              <w:rFonts w:ascii="Courier New" w:hAnsi="Courier New" w:cs="Courier New"/>
                              <w:b/>
                              <w:bCs/>
                              <w:color w:val="FFFFFF" w:themeColor="background1"/>
                              <w:sz w:val="13"/>
                              <w:szCs w:val="13"/>
                              <w:lang w:val="en-US"/>
                            </w:rPr>
                            <w:t>x</w:t>
                          </w:r>
                        </w:ins>
                        <w:ins w:id="805" w:author="Leon Mlakar" w:date="2024-09-27T11:13:00Z" w16du:dateUtc="2024-09-27T09:13:00Z">
                          <w:r>
                            <w:rPr>
                              <w:rFonts w:ascii="Courier New" w:hAnsi="Courier New" w:cs="Courier New"/>
                              <w:b/>
                              <w:bCs/>
                              <w:color w:val="FFFFFF" w:themeColor="background1"/>
                              <w:sz w:val="13"/>
                              <w:szCs w:val="13"/>
                              <w:lang w:val="en-US"/>
                            </w:rPr>
                            <w:t>F1</w:t>
                          </w:r>
                        </w:ins>
                      </w:p>
                    </w:txbxContent>
                  </v:textbox>
                </v:rect>
              </w:pict>
            </mc:Fallback>
          </mc:AlternateContent>
        </w:r>
        <w:r w:rsidR="004D622D">
          <w:rPr>
            <w:noProof/>
          </w:rPr>
          <mc:AlternateContent>
            <mc:Choice Requires="wps">
              <w:drawing>
                <wp:anchor distT="0" distB="0" distL="114300" distR="114300" simplePos="0" relativeHeight="251677725" behindDoc="0" locked="0" layoutInCell="1" allowOverlap="1" wp14:anchorId="1AE154A3" wp14:editId="331DA4D7">
                  <wp:simplePos x="0" y="0"/>
                  <wp:positionH relativeFrom="column">
                    <wp:posOffset>2820670</wp:posOffset>
                  </wp:positionH>
                  <wp:positionV relativeFrom="paragraph">
                    <wp:posOffset>516890</wp:posOffset>
                  </wp:positionV>
                  <wp:extent cx="501650" cy="203200"/>
                  <wp:effectExtent l="0" t="0" r="19050" b="12700"/>
                  <wp:wrapNone/>
                  <wp:docPr id="1133422155" name="Rectangle 19"/>
                  <wp:cNvGraphicFramePr/>
                  <a:graphic xmlns:a="http://schemas.openxmlformats.org/drawingml/2006/main">
                    <a:graphicData uri="http://schemas.microsoft.com/office/word/2010/wordprocessingShape">
                      <wps:wsp>
                        <wps:cNvSpPr/>
                        <wps:spPr>
                          <a:xfrm>
                            <a:off x="0" y="0"/>
                            <a:ext cx="501650" cy="203200"/>
                          </a:xfrm>
                          <a:prstGeom prst="rect">
                            <a:avLst/>
                          </a:prstGeom>
                          <a:solidFill>
                            <a:schemeClr val="accent3">
                              <a:lumMod val="7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090983D" w14:textId="12338E37" w:rsidR="004D622D" w:rsidRPr="0043243A" w:rsidRDefault="0043243A">
                              <w:pPr>
                                <w:spacing w:line="240" w:lineRule="auto"/>
                                <w:jc w:val="center"/>
                                <w:rPr>
                                  <w:color w:val="294C4C" w:themeColor="accent3" w:themeShade="40"/>
                                  <w:sz w:val="13"/>
                                  <w:szCs w:val="13"/>
                                  <w:lang w:val="en-US"/>
                                  <w:rPrChange w:id="806" w:author="Leon Mlakar" w:date="2024-09-27T11:26:00Z" w16du:dateUtc="2024-09-27T09:26:00Z">
                                    <w:rPr/>
                                  </w:rPrChange>
                                </w:rPr>
                                <w:pPrChange w:id="807" w:author="Leon Mlakar" w:date="2024-09-27T11:01:00Z" w16du:dateUtc="2024-09-27T09:01:00Z">
                                  <w:pPr/>
                                </w:pPrChange>
                              </w:pPr>
                              <w:ins w:id="808" w:author="Leon Mlakar" w:date="2024-09-27T11:26:00Z" w16du:dateUtc="2024-09-27T09:26:00Z">
                                <w:r>
                                  <w:rPr>
                                    <w:color w:val="294C4C" w:themeColor="accent3" w:themeShade="40"/>
                                    <w:sz w:val="13"/>
                                    <w:szCs w:val="13"/>
                                    <w:lang w:val="en-US"/>
                                  </w:rPr>
                                  <w:t>Input 1</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154A3" id="_x0000_s1044" style="position:absolute;margin-left:222.1pt;margin-top:40.7pt;width:39.5pt;height:16pt;z-index:2516777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" fillcolor="#96c7c7 [2406]" strokecolor="#01090c [484]">
                  <v:textbox>
                    <w:txbxContent>
                      <w:p w14:paraId="2090983D" w14:textId="12338E37" w:rsidR="004D622D" w:rsidRPr="0043243A" w:rsidRDefault="0043243A">
                        <w:pPr>
                          <w:spacing w:line="240" w:lineRule="auto"/>
                          <w:jc w:val="center"/>
                          <w:rPr>
                            <w:color w:val="294C4C" w:themeColor="accent3" w:themeShade="40"/>
                            <w:sz w:val="13"/>
                            <w:szCs w:val="13"/>
                            <w:lang w:val="en-US"/>
                            <w:rPrChange w:id="809" w:author="Leon Mlakar" w:date="2024-09-27T11:26:00Z" w16du:dateUtc="2024-09-27T09:26:00Z">
                              <w:rPr/>
                            </w:rPrChange>
                          </w:rPr>
                          <w:pPrChange w:id="810" w:author="Leon Mlakar" w:date="2024-09-27T11:01:00Z" w16du:dateUtc="2024-09-27T09:01:00Z">
                            <w:pPr/>
                          </w:pPrChange>
                        </w:pPr>
                        <w:ins w:id="811" w:author="Leon Mlakar" w:date="2024-09-27T11:26:00Z" w16du:dateUtc="2024-09-27T09:26:00Z">
                          <w:r>
                            <w:rPr>
                              <w:color w:val="294C4C" w:themeColor="accent3" w:themeShade="40"/>
                              <w:sz w:val="13"/>
                              <w:szCs w:val="13"/>
                              <w:lang w:val="en-US"/>
                            </w:rPr>
                            <w:t>Input 1</w:t>
                          </w:r>
                        </w:ins>
                      </w:p>
                    </w:txbxContent>
                  </v:textbox>
                </v:rect>
              </w:pict>
            </mc:Fallback>
          </mc:AlternateContent>
        </w:r>
        <w:r w:rsidR="004D622D">
          <w:rPr>
            <w:noProof/>
          </w:rPr>
          <mc:AlternateContent>
            <mc:Choice Requires="wps">
              <w:drawing>
                <wp:anchor distT="0" distB="0" distL="114300" distR="114300" simplePos="0" relativeHeight="251676701" behindDoc="0" locked="0" layoutInCell="1" allowOverlap="1" wp14:anchorId="539D9810" wp14:editId="56CCECEB">
                  <wp:simplePos x="0" y="0"/>
                  <wp:positionH relativeFrom="column">
                    <wp:posOffset>2820670</wp:posOffset>
                  </wp:positionH>
                  <wp:positionV relativeFrom="paragraph">
                    <wp:posOffset>313690</wp:posOffset>
                  </wp:positionV>
                  <wp:extent cx="501650" cy="203200"/>
                  <wp:effectExtent l="0" t="0" r="19050" b="12700"/>
                  <wp:wrapNone/>
                  <wp:docPr id="213381304" name="Rectangle 19"/>
                  <wp:cNvGraphicFramePr/>
                  <a:graphic xmlns:a="http://schemas.openxmlformats.org/drawingml/2006/main">
                    <a:graphicData uri="http://schemas.microsoft.com/office/word/2010/wordprocessingShape">
                      <wps:wsp>
                        <wps:cNvSpPr/>
                        <wps:spPr>
                          <a:xfrm>
                            <a:off x="0" y="0"/>
                            <a:ext cx="501650" cy="203200"/>
                          </a:xfrm>
                          <a:prstGeom prst="rect">
                            <a:avLst/>
                          </a:prstGeom>
                          <a:solidFill>
                            <a:schemeClr val="accent3">
                              <a:lumMod val="7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8D8CF2C" w14:textId="77777777" w:rsidR="004D622D" w:rsidRPr="004D622D" w:rsidRDefault="004D622D">
                              <w:pPr>
                                <w:spacing w:line="240" w:lineRule="auto"/>
                                <w:jc w:val="center"/>
                                <w:rPr>
                                  <w:sz w:val="13"/>
                                  <w:szCs w:val="13"/>
                                  <w:lang w:val="en-US"/>
                                  <w:rPrChange w:id="812" w:author="Leon Mlakar" w:date="2024-09-27T11:00:00Z" w16du:dateUtc="2024-09-27T09:00:00Z">
                                    <w:rPr/>
                                  </w:rPrChange>
                                </w:rPr>
                                <w:pPrChange w:id="813" w:author="Leon Mlakar" w:date="2024-09-27T11:01:00Z" w16du:dateUtc="2024-09-27T09:01:00Z">
                                  <w:pPr/>
                                </w:pPrChange>
                              </w:pPr>
                              <w:ins w:id="814" w:author="Leon Mlakar" w:date="2024-09-27T11:01:00Z" w16du:dateUtc="2024-09-27T09:01:00Z">
                                <w:r>
                                  <w:rPr>
                                    <w:sz w:val="13"/>
                                    <w:szCs w:val="13"/>
                                    <w:lang w:val="en-US"/>
                                  </w:rPr>
                                  <w:t>Input 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D9810" id="_x0000_s1045" style="position:absolute;margin-left:222.1pt;margin-top:24.7pt;width:39.5pt;height:16pt;z-index:2516767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" fillcolor="#96c7c7 [2406]" strokecolor="#01090c [484]">
                  <v:textbox>
                    <w:txbxContent>
                      <w:p w14:paraId="28D8CF2C" w14:textId="77777777" w:rsidR="004D622D" w:rsidRPr="004D622D" w:rsidRDefault="004D622D">
                        <w:pPr>
                          <w:spacing w:line="240" w:lineRule="auto"/>
                          <w:jc w:val="center"/>
                          <w:rPr>
                            <w:sz w:val="13"/>
                            <w:szCs w:val="13"/>
                            <w:lang w:val="en-US"/>
                            <w:rPrChange w:id="815" w:author="Leon Mlakar" w:date="2024-09-27T11:00:00Z" w16du:dateUtc="2024-09-27T09:00:00Z">
                              <w:rPr/>
                            </w:rPrChange>
                          </w:rPr>
                          <w:pPrChange w:id="816" w:author="Leon Mlakar" w:date="2024-09-27T11:01:00Z" w16du:dateUtc="2024-09-27T09:01:00Z">
                            <w:pPr/>
                          </w:pPrChange>
                        </w:pPr>
                        <w:ins w:id="817" w:author="Leon Mlakar" w:date="2024-09-27T11:01:00Z" w16du:dateUtc="2024-09-27T09:01:00Z">
                          <w:r>
                            <w:rPr>
                              <w:sz w:val="13"/>
                              <w:szCs w:val="13"/>
                              <w:lang w:val="en-US"/>
                            </w:rPr>
                            <w:t>Input 0</w:t>
                          </w:r>
                        </w:ins>
                      </w:p>
                    </w:txbxContent>
                  </v:textbox>
                </v:rect>
              </w:pict>
            </mc:Fallback>
          </mc:AlternateContent>
        </w:r>
        <w:r w:rsidR="004D622D">
          <w:rPr>
            <w:noProof/>
          </w:rPr>
          <mc:AlternateContent>
            <mc:Choice Requires="wps">
              <w:drawing>
                <wp:anchor distT="0" distB="0" distL="114300" distR="114300" simplePos="0" relativeHeight="251675677" behindDoc="0" locked="0" layoutInCell="1" allowOverlap="1" wp14:anchorId="0D99A9A9" wp14:editId="0EA9CF50">
                  <wp:simplePos x="0" y="0"/>
                  <wp:positionH relativeFrom="column">
                    <wp:posOffset>3322320</wp:posOffset>
                  </wp:positionH>
                  <wp:positionV relativeFrom="paragraph">
                    <wp:posOffset>313690</wp:posOffset>
                  </wp:positionV>
                  <wp:extent cx="501650" cy="406400"/>
                  <wp:effectExtent l="0" t="0" r="19050" b="12700"/>
                  <wp:wrapNone/>
                  <wp:docPr id="332757780" name="Rectangle 19"/>
                  <wp:cNvGraphicFramePr/>
                  <a:graphic xmlns:a="http://schemas.openxmlformats.org/drawingml/2006/main">
                    <a:graphicData uri="http://schemas.microsoft.com/office/word/2010/wordprocessingShape">
                      <wps:wsp>
                        <wps:cNvSpPr/>
                        <wps:spPr>
                          <a:xfrm>
                            <a:off x="0" y="0"/>
                            <a:ext cx="501650" cy="406400"/>
                          </a:xfrm>
                          <a:prstGeom prst="rect">
                            <a:avLst/>
                          </a:prstGeom>
                          <a:solidFill>
                            <a:schemeClr val="accent3">
                              <a:lumMod val="7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3CCB36EB" w14:textId="77777777" w:rsidR="004D622D" w:rsidRPr="004D622D" w:rsidRDefault="004D622D">
                              <w:pPr>
                                <w:spacing w:line="240" w:lineRule="auto"/>
                                <w:jc w:val="center"/>
                                <w:rPr>
                                  <w:ins w:id="818" w:author="Leon Mlakar" w:date="2024-09-27T10:59:00Z" w16du:dateUtc="2024-09-27T08:59:00Z"/>
                                  <w:sz w:val="13"/>
                                  <w:szCs w:val="13"/>
                                  <w:lang w:val="en-US"/>
                                </w:rPr>
                                <w:pPrChange w:id="819" w:author="Leon Mlakar" w:date="2024-09-27T11:01:00Z" w16du:dateUtc="2024-09-27T09:01:00Z">
                                  <w:pPr>
                                    <w:jc w:val="center"/>
                                  </w:pPr>
                                </w:pPrChange>
                              </w:pPr>
                              <w:ins w:id="820" w:author="Leon Mlakar" w:date="2024-09-27T10:58:00Z" w16du:dateUtc="2024-09-27T08:58:00Z">
                                <w:r w:rsidRPr="004D622D">
                                  <w:rPr>
                                    <w:sz w:val="13"/>
                                    <w:szCs w:val="13"/>
                                    <w:lang w:val="en-US"/>
                                    <w:rPrChange w:id="821" w:author="Leon Mlakar" w:date="2024-09-27T11:00:00Z" w16du:dateUtc="2024-09-27T09:00:00Z">
                                      <w:rPr>
                                        <w:lang w:val="en-US"/>
                                      </w:rPr>
                                    </w:rPrChange>
                                  </w:rPr>
                                  <w:t>UTX</w:t>
                                </w:r>
                              </w:ins>
                              <w:ins w:id="822" w:author="Leon Mlakar" w:date="2024-09-27T10:59:00Z" w16du:dateUtc="2024-09-27T08:59:00Z">
                                <w:r w:rsidRPr="004D622D">
                                  <w:rPr>
                                    <w:sz w:val="13"/>
                                    <w:szCs w:val="13"/>
                                    <w:lang w:val="en-US"/>
                                  </w:rPr>
                                  <w:t xml:space="preserve"> </w:t>
                                </w:r>
                              </w:ins>
                              <w:ins w:id="823" w:author="Leon Mlakar" w:date="2024-09-27T10:58:00Z" w16du:dateUtc="2024-09-27T08:58:00Z">
                                <w:r w:rsidRPr="004D622D">
                                  <w:rPr>
                                    <w:sz w:val="13"/>
                                    <w:szCs w:val="13"/>
                                    <w:lang w:val="en-US"/>
                                    <w:rPrChange w:id="824" w:author="Leon Mlakar" w:date="2024-09-27T11:00:00Z" w16du:dateUtc="2024-09-27T09:00:00Z">
                                      <w:rPr>
                                        <w:lang w:val="en-US"/>
                                      </w:rPr>
                                    </w:rPrChange>
                                  </w:rPr>
                                  <w:t xml:space="preserve">0 </w:t>
                                </w:r>
                              </w:ins>
                            </w:p>
                            <w:p w14:paraId="5B06A445" w14:textId="77777777" w:rsidR="004D622D" w:rsidRPr="004D622D" w:rsidRDefault="004D622D">
                              <w:pPr>
                                <w:spacing w:line="240" w:lineRule="auto"/>
                                <w:jc w:val="center"/>
                                <w:rPr>
                                  <w:sz w:val="13"/>
                                  <w:szCs w:val="13"/>
                                  <w:lang w:val="en-US"/>
                                  <w:rPrChange w:id="825" w:author="Leon Mlakar" w:date="2024-09-27T11:00:00Z" w16du:dateUtc="2024-09-27T09:00:00Z">
                                    <w:rPr/>
                                  </w:rPrChange>
                                </w:rPr>
                                <w:pPrChange w:id="826" w:author="Leon Mlakar" w:date="2024-09-27T11:01:00Z" w16du:dateUtc="2024-09-27T09:01:00Z">
                                  <w:pPr/>
                                </w:pPrChange>
                              </w:pPr>
                              <w:ins w:id="827" w:author="Leon Mlakar" w:date="2024-09-27T10:59:00Z" w16du:dateUtc="2024-09-27T08:59:00Z">
                                <w:r w:rsidRPr="004D622D">
                                  <w:rPr>
                                    <w:sz w:val="13"/>
                                    <w:szCs w:val="13"/>
                                    <w:lang w:val="en-US"/>
                                  </w:rPr>
                                  <w:t>Value: $</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9A9A9" id="_x0000_s1046" style="position:absolute;margin-left:261.6pt;margin-top:24.7pt;width:39.5pt;height:32pt;z-index:2516756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" fillcolor="#96c7c7 [2406]" strokecolor="#01090c [484]">
                  <v:textbox>
                    <w:txbxContent>
                      <w:p w14:paraId="3CCB36EB" w14:textId="77777777" w:rsidR="004D622D" w:rsidRPr="004D622D" w:rsidRDefault="004D622D">
                        <w:pPr>
                          <w:spacing w:line="240" w:lineRule="auto"/>
                          <w:jc w:val="center"/>
                          <w:rPr>
                            <w:ins w:id="828" w:author="Leon Mlakar" w:date="2024-09-27T10:59:00Z" w16du:dateUtc="2024-09-27T08:59:00Z"/>
                            <w:sz w:val="13"/>
                            <w:szCs w:val="13"/>
                            <w:lang w:val="en-US"/>
                          </w:rPr>
                          <w:pPrChange w:id="829" w:author="Leon Mlakar" w:date="2024-09-27T11:01:00Z" w16du:dateUtc="2024-09-27T09:01:00Z">
                            <w:pPr>
                              <w:jc w:val="center"/>
                            </w:pPr>
                          </w:pPrChange>
                        </w:pPr>
                        <w:ins w:id="830" w:author="Leon Mlakar" w:date="2024-09-27T10:58:00Z" w16du:dateUtc="2024-09-27T08:58:00Z">
                          <w:r w:rsidRPr="004D622D">
                            <w:rPr>
                              <w:sz w:val="13"/>
                              <w:szCs w:val="13"/>
                              <w:lang w:val="en-US"/>
                              <w:rPrChange w:id="831" w:author="Leon Mlakar" w:date="2024-09-27T11:00:00Z" w16du:dateUtc="2024-09-27T09:00:00Z">
                                <w:rPr>
                                  <w:lang w:val="en-US"/>
                                </w:rPr>
                              </w:rPrChange>
                            </w:rPr>
                            <w:t>UTX</w:t>
                          </w:r>
                        </w:ins>
                        <w:ins w:id="832" w:author="Leon Mlakar" w:date="2024-09-27T10:59:00Z" w16du:dateUtc="2024-09-27T08:59:00Z">
                          <w:r w:rsidRPr="004D622D">
                            <w:rPr>
                              <w:sz w:val="13"/>
                              <w:szCs w:val="13"/>
                              <w:lang w:val="en-US"/>
                            </w:rPr>
                            <w:t xml:space="preserve"> </w:t>
                          </w:r>
                        </w:ins>
                        <w:ins w:id="833" w:author="Leon Mlakar" w:date="2024-09-27T10:58:00Z" w16du:dateUtc="2024-09-27T08:58:00Z">
                          <w:r w:rsidRPr="004D622D">
                            <w:rPr>
                              <w:sz w:val="13"/>
                              <w:szCs w:val="13"/>
                              <w:lang w:val="en-US"/>
                              <w:rPrChange w:id="834" w:author="Leon Mlakar" w:date="2024-09-27T11:00:00Z" w16du:dateUtc="2024-09-27T09:00:00Z">
                                <w:rPr>
                                  <w:lang w:val="en-US"/>
                                </w:rPr>
                              </w:rPrChange>
                            </w:rPr>
                            <w:t xml:space="preserve">0 </w:t>
                          </w:r>
                        </w:ins>
                      </w:p>
                      <w:p w14:paraId="5B06A445" w14:textId="77777777" w:rsidR="004D622D" w:rsidRPr="004D622D" w:rsidRDefault="004D622D">
                        <w:pPr>
                          <w:spacing w:line="240" w:lineRule="auto"/>
                          <w:jc w:val="center"/>
                          <w:rPr>
                            <w:sz w:val="13"/>
                            <w:szCs w:val="13"/>
                            <w:lang w:val="en-US"/>
                            <w:rPrChange w:id="835" w:author="Leon Mlakar" w:date="2024-09-27T11:00:00Z" w16du:dateUtc="2024-09-27T09:00:00Z">
                              <w:rPr/>
                            </w:rPrChange>
                          </w:rPr>
                          <w:pPrChange w:id="836" w:author="Leon Mlakar" w:date="2024-09-27T11:01:00Z" w16du:dateUtc="2024-09-27T09:01:00Z">
                            <w:pPr/>
                          </w:pPrChange>
                        </w:pPr>
                        <w:ins w:id="837" w:author="Leon Mlakar" w:date="2024-09-27T10:59:00Z" w16du:dateUtc="2024-09-27T08:59:00Z">
                          <w:r w:rsidRPr="004D622D">
                            <w:rPr>
                              <w:sz w:val="13"/>
                              <w:szCs w:val="13"/>
                              <w:lang w:val="en-US"/>
                            </w:rPr>
                            <w:t>Value: $</w:t>
                          </w:r>
                        </w:ins>
                      </w:p>
                    </w:txbxContent>
                  </v:textbox>
                </v:rect>
              </w:pict>
            </mc:Fallback>
          </mc:AlternateContent>
        </w:r>
      </w:ins>
      <w:ins w:id="838" w:author="Leon Mlakar" w:date="2024-09-27T11:08:00Z" w16du:dateUtc="2024-09-27T09:08:00Z">
        <w:r w:rsidR="004D622D">
          <w:rPr>
            <w:noProof/>
          </w:rPr>
          <mc:AlternateContent>
            <mc:Choice Requires="wps">
              <w:drawing>
                <wp:anchor distT="0" distB="0" distL="114300" distR="114300" simplePos="0" relativeHeight="251671581" behindDoc="0" locked="0" layoutInCell="1" allowOverlap="1" wp14:anchorId="4D5BA003" wp14:editId="2382DEAC">
                  <wp:simplePos x="0" y="0"/>
                  <wp:positionH relativeFrom="column">
                    <wp:posOffset>1521460</wp:posOffset>
                  </wp:positionH>
                  <wp:positionV relativeFrom="paragraph">
                    <wp:posOffset>115570</wp:posOffset>
                  </wp:positionV>
                  <wp:extent cx="1004570" cy="203200"/>
                  <wp:effectExtent l="0" t="0" r="11430" b="12700"/>
                  <wp:wrapNone/>
                  <wp:docPr id="1430075668" name="Rectangle 19"/>
                  <wp:cNvGraphicFramePr/>
                  <a:graphic xmlns:a="http://schemas.openxmlformats.org/drawingml/2006/main">
                    <a:graphicData uri="http://schemas.microsoft.com/office/word/2010/wordprocessingShape">
                      <wps:wsp>
                        <wps:cNvSpPr/>
                        <wps:spPr>
                          <a:xfrm>
                            <a:off x="0" y="0"/>
                            <a:ext cx="1004570" cy="203200"/>
                          </a:xfrm>
                          <a:prstGeom prst="rect">
                            <a:avLst/>
                          </a:prstGeom>
                          <a:solidFill>
                            <a:schemeClr val="accent3">
                              <a:lumMod val="2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73E5FCB9" w14:textId="19BAAD41" w:rsidR="004D622D" w:rsidRPr="004D622D" w:rsidRDefault="004D622D">
                              <w:pPr>
                                <w:spacing w:line="240" w:lineRule="auto"/>
                                <w:jc w:val="center"/>
                                <w:rPr>
                                  <w:rFonts w:ascii="Courier New" w:hAnsi="Courier New" w:cs="Courier New"/>
                                  <w:b/>
                                  <w:bCs/>
                                  <w:color w:val="FFFFFF" w:themeColor="background1"/>
                                  <w:sz w:val="13"/>
                                  <w:szCs w:val="13"/>
                                  <w:lang w:val="en-US"/>
                                  <w:rPrChange w:id="839" w:author="Leon Mlakar" w:date="2024-09-27T11:04:00Z" w16du:dateUtc="2024-09-27T09:04:00Z">
                                    <w:rPr/>
                                  </w:rPrChange>
                                </w:rPr>
                                <w:pPrChange w:id="840" w:author="Leon Mlakar" w:date="2024-09-27T11:01:00Z" w16du:dateUtc="2024-09-27T09:01:00Z">
                                  <w:pPr/>
                                </w:pPrChange>
                              </w:pPr>
                              <w:ins w:id="841" w:author="Leon Mlakar" w:date="2024-09-27T11:04:00Z" w16du:dateUtc="2024-09-27T09:04:00Z">
                                <w:r>
                                  <w:rPr>
                                    <w:rFonts w:ascii="Courier New" w:hAnsi="Courier New" w:cs="Courier New"/>
                                    <w:b/>
                                    <w:bCs/>
                                    <w:color w:val="FFFFFF" w:themeColor="background1"/>
                                    <w:sz w:val="13"/>
                                    <w:szCs w:val="13"/>
                                    <w:lang w:val="en-US"/>
                                  </w:rPr>
                                  <w:t>T</w:t>
                                </w:r>
                              </w:ins>
                              <w:ins w:id="842" w:author="Leon Mlakar" w:date="2024-09-27T11:11:00Z" w16du:dateUtc="2024-09-27T09:11:00Z">
                                <w:r>
                                  <w:rPr>
                                    <w:rFonts w:ascii="Courier New" w:hAnsi="Courier New" w:cs="Courier New"/>
                                    <w:b/>
                                    <w:bCs/>
                                    <w:color w:val="FFFFFF" w:themeColor="background1"/>
                                    <w:sz w:val="13"/>
                                    <w:szCs w:val="13"/>
                                    <w:lang w:val="en-US"/>
                                  </w:rPr>
                                  <w:t>xD1</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BA003" id="_x0000_s1047" style="position:absolute;margin-left:119.8pt;margin-top:9.1pt;width:79.1pt;height:16pt;z-index:2516715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" fillcolor="#284b4b [806]" strokecolor="#01090c [484]">
                  <v:textbox>
                    <w:txbxContent>
                      <w:p w14:paraId="73E5FCB9" w14:textId="19BAAD41" w:rsidR="004D622D" w:rsidRPr="004D622D" w:rsidRDefault="004D622D">
                        <w:pPr>
                          <w:spacing w:line="240" w:lineRule="auto"/>
                          <w:jc w:val="center"/>
                          <w:rPr>
                            <w:rFonts w:ascii="Courier New" w:hAnsi="Courier New" w:cs="Courier New"/>
                            <w:b/>
                            <w:bCs/>
                            <w:color w:val="FFFFFF" w:themeColor="background1"/>
                            <w:sz w:val="13"/>
                            <w:szCs w:val="13"/>
                            <w:lang w:val="en-US"/>
                            <w:rPrChange w:id="843" w:author="Leon Mlakar" w:date="2024-09-27T11:04:00Z" w16du:dateUtc="2024-09-27T09:04:00Z">
                              <w:rPr/>
                            </w:rPrChange>
                          </w:rPr>
                          <w:pPrChange w:id="844" w:author="Leon Mlakar" w:date="2024-09-27T11:01:00Z" w16du:dateUtc="2024-09-27T09:01:00Z">
                            <w:pPr/>
                          </w:pPrChange>
                        </w:pPr>
                        <w:ins w:id="845" w:author="Leon Mlakar" w:date="2024-09-27T11:04:00Z" w16du:dateUtc="2024-09-27T09:04:00Z">
                          <w:r>
                            <w:rPr>
                              <w:rFonts w:ascii="Courier New" w:hAnsi="Courier New" w:cs="Courier New"/>
                              <w:b/>
                              <w:bCs/>
                              <w:color w:val="FFFFFF" w:themeColor="background1"/>
                              <w:sz w:val="13"/>
                              <w:szCs w:val="13"/>
                              <w:lang w:val="en-US"/>
                            </w:rPr>
                            <w:t>T</w:t>
                          </w:r>
                        </w:ins>
                        <w:ins w:id="846" w:author="Leon Mlakar" w:date="2024-09-27T11:11:00Z" w16du:dateUtc="2024-09-27T09:11:00Z">
                          <w:r>
                            <w:rPr>
                              <w:rFonts w:ascii="Courier New" w:hAnsi="Courier New" w:cs="Courier New"/>
                              <w:b/>
                              <w:bCs/>
                              <w:color w:val="FFFFFF" w:themeColor="background1"/>
                              <w:sz w:val="13"/>
                              <w:szCs w:val="13"/>
                              <w:lang w:val="en-US"/>
                            </w:rPr>
                            <w:t>xD1</w:t>
                          </w:r>
                        </w:ins>
                      </w:p>
                    </w:txbxContent>
                  </v:textbox>
                </v:rect>
              </w:pict>
            </mc:Fallback>
          </mc:AlternateContent>
        </w:r>
      </w:ins>
      <w:ins w:id="847" w:author="Leon Mlakar" w:date="2024-09-27T11:02:00Z" w16du:dateUtc="2024-09-27T09:02:00Z">
        <w:r w:rsidR="004D622D">
          <w:rPr>
            <w:noProof/>
          </w:rPr>
          <mc:AlternateContent>
            <mc:Choice Requires="wps">
              <w:drawing>
                <wp:anchor distT="0" distB="0" distL="114300" distR="114300" simplePos="0" relativeHeight="251665437" behindDoc="0" locked="0" layoutInCell="1" allowOverlap="1" wp14:anchorId="49E79377" wp14:editId="6EA51F35">
                  <wp:simplePos x="0" y="0"/>
                  <wp:positionH relativeFrom="column">
                    <wp:posOffset>242570</wp:posOffset>
                  </wp:positionH>
                  <wp:positionV relativeFrom="paragraph">
                    <wp:posOffset>115570</wp:posOffset>
                  </wp:positionV>
                  <wp:extent cx="1005840" cy="203200"/>
                  <wp:effectExtent l="0" t="0" r="10160" b="12700"/>
                  <wp:wrapNone/>
                  <wp:docPr id="1074117368" name="Rectangle 19"/>
                  <wp:cNvGraphicFramePr/>
                  <a:graphic xmlns:a="http://schemas.openxmlformats.org/drawingml/2006/main">
                    <a:graphicData uri="http://schemas.microsoft.com/office/word/2010/wordprocessingShape">
                      <wps:wsp>
                        <wps:cNvSpPr/>
                        <wps:spPr>
                          <a:xfrm>
                            <a:off x="0" y="0"/>
                            <a:ext cx="1005840" cy="203200"/>
                          </a:xfrm>
                          <a:prstGeom prst="rect">
                            <a:avLst/>
                          </a:prstGeom>
                          <a:solidFill>
                            <a:schemeClr val="accent3">
                              <a:lumMod val="2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513BC050" w14:textId="75ADFBE8" w:rsidR="004D622D" w:rsidRPr="004D622D" w:rsidRDefault="004D622D">
                              <w:pPr>
                                <w:spacing w:line="240" w:lineRule="auto"/>
                                <w:jc w:val="center"/>
                                <w:rPr>
                                  <w:rFonts w:ascii="Courier New" w:hAnsi="Courier New" w:cs="Courier New"/>
                                  <w:b/>
                                  <w:bCs/>
                                  <w:color w:val="FFFFFF" w:themeColor="background1"/>
                                  <w:sz w:val="13"/>
                                  <w:szCs w:val="13"/>
                                  <w:lang w:val="en-US"/>
                                  <w:rPrChange w:id="848" w:author="Leon Mlakar" w:date="2024-09-27T11:04:00Z" w16du:dateUtc="2024-09-27T09:04:00Z">
                                    <w:rPr/>
                                  </w:rPrChange>
                                </w:rPr>
                                <w:pPrChange w:id="849" w:author="Leon Mlakar" w:date="2024-09-27T11:01:00Z" w16du:dateUtc="2024-09-27T09:01:00Z">
                                  <w:pPr/>
                                </w:pPrChange>
                              </w:pPr>
                              <w:ins w:id="850" w:author="Leon Mlakar" w:date="2024-09-27T11:04:00Z" w16du:dateUtc="2024-09-27T09:04:00Z">
                                <w:r>
                                  <w:rPr>
                                    <w:rFonts w:ascii="Courier New" w:hAnsi="Courier New" w:cs="Courier New"/>
                                    <w:b/>
                                    <w:bCs/>
                                    <w:color w:val="FFFFFF" w:themeColor="background1"/>
                                    <w:sz w:val="13"/>
                                    <w:szCs w:val="13"/>
                                    <w:lang w:val="en-US"/>
                                  </w:rPr>
                                  <w:t>T</w:t>
                                </w:r>
                              </w:ins>
                              <w:ins w:id="851" w:author="Leon Mlakar" w:date="2024-09-27T11:05:00Z" w16du:dateUtc="2024-09-27T09:05:00Z">
                                <w:r>
                                  <w:rPr>
                                    <w:rFonts w:ascii="Courier New" w:hAnsi="Courier New" w:cs="Courier New"/>
                                    <w:b/>
                                    <w:bCs/>
                                    <w:color w:val="FFFFFF" w:themeColor="background1"/>
                                    <w:sz w:val="13"/>
                                    <w:szCs w:val="13"/>
                                    <w:lang w:val="en-US"/>
                                  </w:rPr>
                                  <w:t>x0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79377" id="_x0000_s1048" style="position:absolute;margin-left:19.1pt;margin-top:9.1pt;width:79.2pt;height:16pt;z-index:2516654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" fillcolor="#284b4b [806]" strokecolor="#01090c [484]">
                  <v:textbox>
                    <w:txbxContent>
                      <w:p w14:paraId="513BC050" w14:textId="75ADFBE8" w:rsidR="004D622D" w:rsidRPr="004D622D" w:rsidRDefault="004D622D">
                        <w:pPr>
                          <w:spacing w:line="240" w:lineRule="auto"/>
                          <w:jc w:val="center"/>
                          <w:rPr>
                            <w:rFonts w:ascii="Courier New" w:hAnsi="Courier New" w:cs="Courier New"/>
                            <w:b/>
                            <w:bCs/>
                            <w:color w:val="FFFFFF" w:themeColor="background1"/>
                            <w:sz w:val="13"/>
                            <w:szCs w:val="13"/>
                            <w:lang w:val="en-US"/>
                            <w:rPrChange w:id="852" w:author="Leon Mlakar" w:date="2024-09-27T11:04:00Z" w16du:dateUtc="2024-09-27T09:04:00Z">
                              <w:rPr/>
                            </w:rPrChange>
                          </w:rPr>
                          <w:pPrChange w:id="853" w:author="Leon Mlakar" w:date="2024-09-27T11:01:00Z" w16du:dateUtc="2024-09-27T09:01:00Z">
                            <w:pPr/>
                          </w:pPrChange>
                        </w:pPr>
                        <w:ins w:id="854" w:author="Leon Mlakar" w:date="2024-09-27T11:04:00Z" w16du:dateUtc="2024-09-27T09:04:00Z">
                          <w:r>
                            <w:rPr>
                              <w:rFonts w:ascii="Courier New" w:hAnsi="Courier New" w:cs="Courier New"/>
                              <w:b/>
                              <w:bCs/>
                              <w:color w:val="FFFFFF" w:themeColor="background1"/>
                              <w:sz w:val="13"/>
                              <w:szCs w:val="13"/>
                              <w:lang w:val="en-US"/>
                            </w:rPr>
                            <w:t>T</w:t>
                          </w:r>
                        </w:ins>
                        <w:ins w:id="855" w:author="Leon Mlakar" w:date="2024-09-27T11:05:00Z" w16du:dateUtc="2024-09-27T09:05:00Z">
                          <w:r>
                            <w:rPr>
                              <w:rFonts w:ascii="Courier New" w:hAnsi="Courier New" w:cs="Courier New"/>
                              <w:b/>
                              <w:bCs/>
                              <w:color w:val="FFFFFF" w:themeColor="background1"/>
                              <w:sz w:val="13"/>
                              <w:szCs w:val="13"/>
                              <w:lang w:val="en-US"/>
                            </w:rPr>
                            <w:t>x0</w:t>
                          </w:r>
                        </w:ins>
                      </w:p>
                    </w:txbxContent>
                  </v:textbox>
                </v:rect>
              </w:pict>
            </mc:Fallback>
          </mc:AlternateContent>
        </w:r>
      </w:ins>
      <w:ins w:id="856" w:author="Leon Mlakar" w:date="2024-09-27T10:57:00Z" w16du:dateUtc="2024-09-27T08:57:00Z">
        <w:r w:rsidR="004D622D">
          <w:rPr>
            <w:noProof/>
          </w:rPr>
          <mc:AlternateContent>
            <mc:Choice Requires="wps">
              <w:drawing>
                <wp:anchor distT="0" distB="0" distL="114300" distR="114300" simplePos="0" relativeHeight="251659293" behindDoc="0" locked="0" layoutInCell="1" allowOverlap="1" wp14:anchorId="788E7ADD" wp14:editId="4FAB3355">
                  <wp:simplePos x="0" y="0"/>
                  <wp:positionH relativeFrom="column">
                    <wp:posOffset>744220</wp:posOffset>
                  </wp:positionH>
                  <wp:positionV relativeFrom="paragraph">
                    <wp:posOffset>325120</wp:posOffset>
                  </wp:positionV>
                  <wp:extent cx="501650" cy="406400"/>
                  <wp:effectExtent l="0" t="0" r="19050" b="12700"/>
                  <wp:wrapNone/>
                  <wp:docPr id="1685859258" name="Rectangle 19"/>
                  <wp:cNvGraphicFramePr/>
                  <a:graphic xmlns:a="http://schemas.openxmlformats.org/drawingml/2006/main">
                    <a:graphicData uri="http://schemas.microsoft.com/office/word/2010/wordprocessingShape">
                      <wps:wsp>
                        <wps:cNvSpPr/>
                        <wps:spPr>
                          <a:xfrm>
                            <a:off x="0" y="0"/>
                            <a:ext cx="501650" cy="406400"/>
                          </a:xfrm>
                          <a:prstGeom prst="rect">
                            <a:avLst/>
                          </a:prstGeom>
                          <a:solidFill>
                            <a:schemeClr val="accent3">
                              <a:lumMod val="7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4CA0F620" w14:textId="77777777" w:rsidR="004D622D" w:rsidRPr="004D622D" w:rsidRDefault="004D622D">
                              <w:pPr>
                                <w:spacing w:line="240" w:lineRule="auto"/>
                                <w:jc w:val="center"/>
                                <w:rPr>
                                  <w:ins w:id="857" w:author="Leon Mlakar" w:date="2024-09-27T10:59:00Z" w16du:dateUtc="2024-09-27T08:59:00Z"/>
                                  <w:sz w:val="13"/>
                                  <w:szCs w:val="13"/>
                                  <w:lang w:val="en-US"/>
                                </w:rPr>
                                <w:pPrChange w:id="858" w:author="Leon Mlakar" w:date="2024-09-27T11:01:00Z" w16du:dateUtc="2024-09-27T09:01:00Z">
                                  <w:pPr>
                                    <w:jc w:val="center"/>
                                  </w:pPr>
                                </w:pPrChange>
                              </w:pPr>
                              <w:ins w:id="859" w:author="Leon Mlakar" w:date="2024-09-27T10:58:00Z" w16du:dateUtc="2024-09-27T08:58:00Z">
                                <w:r w:rsidRPr="004D622D">
                                  <w:rPr>
                                    <w:sz w:val="13"/>
                                    <w:szCs w:val="13"/>
                                    <w:lang w:val="en-US"/>
                                    <w:rPrChange w:id="860" w:author="Leon Mlakar" w:date="2024-09-27T11:00:00Z" w16du:dateUtc="2024-09-27T09:00:00Z">
                                      <w:rPr>
                                        <w:lang w:val="en-US"/>
                                      </w:rPr>
                                    </w:rPrChange>
                                  </w:rPr>
                                  <w:t>UTX</w:t>
                                </w:r>
                              </w:ins>
                              <w:ins w:id="861" w:author="Leon Mlakar" w:date="2024-09-27T10:59:00Z" w16du:dateUtc="2024-09-27T08:59:00Z">
                                <w:r w:rsidRPr="004D622D">
                                  <w:rPr>
                                    <w:sz w:val="13"/>
                                    <w:szCs w:val="13"/>
                                    <w:lang w:val="en-US"/>
                                  </w:rPr>
                                  <w:t xml:space="preserve"> </w:t>
                                </w:r>
                              </w:ins>
                              <w:ins w:id="862" w:author="Leon Mlakar" w:date="2024-09-27T10:58:00Z" w16du:dateUtc="2024-09-27T08:58:00Z">
                                <w:r w:rsidRPr="004D622D">
                                  <w:rPr>
                                    <w:sz w:val="13"/>
                                    <w:szCs w:val="13"/>
                                    <w:lang w:val="en-US"/>
                                    <w:rPrChange w:id="863" w:author="Leon Mlakar" w:date="2024-09-27T11:00:00Z" w16du:dateUtc="2024-09-27T09:00:00Z">
                                      <w:rPr>
                                        <w:lang w:val="en-US"/>
                                      </w:rPr>
                                    </w:rPrChange>
                                  </w:rPr>
                                  <w:t xml:space="preserve">0 </w:t>
                                </w:r>
                              </w:ins>
                            </w:p>
                            <w:p w14:paraId="225DD965" w14:textId="5A2372D3" w:rsidR="004D622D" w:rsidRPr="004D622D" w:rsidRDefault="004D622D">
                              <w:pPr>
                                <w:spacing w:line="240" w:lineRule="auto"/>
                                <w:jc w:val="center"/>
                                <w:rPr>
                                  <w:sz w:val="13"/>
                                  <w:szCs w:val="13"/>
                                  <w:lang w:val="en-US"/>
                                  <w:rPrChange w:id="864" w:author="Leon Mlakar" w:date="2024-09-27T11:00:00Z" w16du:dateUtc="2024-09-27T09:00:00Z">
                                    <w:rPr/>
                                  </w:rPrChange>
                                </w:rPr>
                                <w:pPrChange w:id="865" w:author="Leon Mlakar" w:date="2024-09-27T11:01:00Z" w16du:dateUtc="2024-09-27T09:01:00Z">
                                  <w:pPr/>
                                </w:pPrChange>
                              </w:pPr>
                              <w:ins w:id="866" w:author="Leon Mlakar" w:date="2024-09-27T10:59:00Z" w16du:dateUtc="2024-09-27T08:59:00Z">
                                <w:r w:rsidRPr="004D622D">
                                  <w:rPr>
                                    <w:sz w:val="13"/>
                                    <w:szCs w:val="13"/>
                                    <w:lang w:val="en-US"/>
                                  </w:rPr>
                                  <w:t>Value: $</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E7ADD" id="_x0000_s1049" style="position:absolute;margin-left:58.6pt;margin-top:25.6pt;width:39.5pt;height:32pt;z-index:251659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" fillcolor="#96c7c7 [2406]" strokecolor="#01090c [484]">
                  <v:textbox>
                    <w:txbxContent>
                      <w:p w14:paraId="4CA0F620" w14:textId="77777777" w:rsidR="004D622D" w:rsidRPr="004D622D" w:rsidRDefault="004D622D">
                        <w:pPr>
                          <w:spacing w:line="240" w:lineRule="auto"/>
                          <w:jc w:val="center"/>
                          <w:rPr>
                            <w:ins w:id="867" w:author="Leon Mlakar" w:date="2024-09-27T10:59:00Z" w16du:dateUtc="2024-09-27T08:59:00Z"/>
                            <w:sz w:val="13"/>
                            <w:szCs w:val="13"/>
                            <w:lang w:val="en-US"/>
                          </w:rPr>
                          <w:pPrChange w:id="868" w:author="Leon Mlakar" w:date="2024-09-27T11:01:00Z" w16du:dateUtc="2024-09-27T09:01:00Z">
                            <w:pPr>
                              <w:jc w:val="center"/>
                            </w:pPr>
                          </w:pPrChange>
                        </w:pPr>
                        <w:ins w:id="869" w:author="Leon Mlakar" w:date="2024-09-27T10:58:00Z" w16du:dateUtc="2024-09-27T08:58:00Z">
                          <w:r w:rsidRPr="004D622D">
                            <w:rPr>
                              <w:sz w:val="13"/>
                              <w:szCs w:val="13"/>
                              <w:lang w:val="en-US"/>
                              <w:rPrChange w:id="870" w:author="Leon Mlakar" w:date="2024-09-27T11:00:00Z" w16du:dateUtc="2024-09-27T09:00:00Z">
                                <w:rPr>
                                  <w:lang w:val="en-US"/>
                                </w:rPr>
                              </w:rPrChange>
                            </w:rPr>
                            <w:t>UTX</w:t>
                          </w:r>
                        </w:ins>
                        <w:ins w:id="871" w:author="Leon Mlakar" w:date="2024-09-27T10:59:00Z" w16du:dateUtc="2024-09-27T08:59:00Z">
                          <w:r w:rsidRPr="004D622D">
                            <w:rPr>
                              <w:sz w:val="13"/>
                              <w:szCs w:val="13"/>
                              <w:lang w:val="en-US"/>
                            </w:rPr>
                            <w:t xml:space="preserve"> </w:t>
                          </w:r>
                        </w:ins>
                        <w:ins w:id="872" w:author="Leon Mlakar" w:date="2024-09-27T10:58:00Z" w16du:dateUtc="2024-09-27T08:58:00Z">
                          <w:r w:rsidRPr="004D622D">
                            <w:rPr>
                              <w:sz w:val="13"/>
                              <w:szCs w:val="13"/>
                              <w:lang w:val="en-US"/>
                              <w:rPrChange w:id="873" w:author="Leon Mlakar" w:date="2024-09-27T11:00:00Z" w16du:dateUtc="2024-09-27T09:00:00Z">
                                <w:rPr>
                                  <w:lang w:val="en-US"/>
                                </w:rPr>
                              </w:rPrChange>
                            </w:rPr>
                            <w:t xml:space="preserve">0 </w:t>
                          </w:r>
                        </w:ins>
                      </w:p>
                      <w:p w14:paraId="225DD965" w14:textId="5A2372D3" w:rsidR="004D622D" w:rsidRPr="004D622D" w:rsidRDefault="004D622D">
                        <w:pPr>
                          <w:spacing w:line="240" w:lineRule="auto"/>
                          <w:jc w:val="center"/>
                          <w:rPr>
                            <w:sz w:val="13"/>
                            <w:szCs w:val="13"/>
                            <w:lang w:val="en-US"/>
                            <w:rPrChange w:id="874" w:author="Leon Mlakar" w:date="2024-09-27T11:00:00Z" w16du:dateUtc="2024-09-27T09:00:00Z">
                              <w:rPr/>
                            </w:rPrChange>
                          </w:rPr>
                          <w:pPrChange w:id="875" w:author="Leon Mlakar" w:date="2024-09-27T11:01:00Z" w16du:dateUtc="2024-09-27T09:01:00Z">
                            <w:pPr/>
                          </w:pPrChange>
                        </w:pPr>
                        <w:ins w:id="876" w:author="Leon Mlakar" w:date="2024-09-27T10:59:00Z" w16du:dateUtc="2024-09-27T08:59:00Z">
                          <w:r w:rsidRPr="004D622D">
                            <w:rPr>
                              <w:sz w:val="13"/>
                              <w:szCs w:val="13"/>
                              <w:lang w:val="en-US"/>
                            </w:rPr>
                            <w:t>Value: $</w:t>
                          </w:r>
                        </w:ins>
                      </w:p>
                    </w:txbxContent>
                  </v:textbox>
                </v:rect>
              </w:pict>
            </mc:Fallback>
          </mc:AlternateContent>
        </w:r>
      </w:ins>
      <w:ins w:id="877" w:author="Leon Mlakar" w:date="2024-09-27T11:01:00Z" w16du:dateUtc="2024-09-27T09:01:00Z">
        <w:r w:rsidR="004D622D">
          <w:rPr>
            <w:noProof/>
          </w:rPr>
          <mc:AlternateContent>
            <mc:Choice Requires="wps">
              <w:drawing>
                <wp:anchor distT="0" distB="0" distL="114300" distR="114300" simplePos="0" relativeHeight="251661341" behindDoc="0" locked="0" layoutInCell="1" allowOverlap="1" wp14:anchorId="338DB16D" wp14:editId="75DD201D">
                  <wp:simplePos x="0" y="0"/>
                  <wp:positionH relativeFrom="column">
                    <wp:posOffset>242570</wp:posOffset>
                  </wp:positionH>
                  <wp:positionV relativeFrom="paragraph">
                    <wp:posOffset>325120</wp:posOffset>
                  </wp:positionV>
                  <wp:extent cx="501650" cy="203200"/>
                  <wp:effectExtent l="0" t="0" r="19050" b="12700"/>
                  <wp:wrapNone/>
                  <wp:docPr id="1369762115" name="Rectangle 19"/>
                  <wp:cNvGraphicFramePr/>
                  <a:graphic xmlns:a="http://schemas.openxmlformats.org/drawingml/2006/main">
                    <a:graphicData uri="http://schemas.microsoft.com/office/word/2010/wordprocessingShape">
                      <wps:wsp>
                        <wps:cNvSpPr/>
                        <wps:spPr>
                          <a:xfrm>
                            <a:off x="0" y="0"/>
                            <a:ext cx="501650" cy="203200"/>
                          </a:xfrm>
                          <a:prstGeom prst="rect">
                            <a:avLst/>
                          </a:prstGeom>
                          <a:solidFill>
                            <a:schemeClr val="accent3">
                              <a:lumMod val="7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1C3E9804" w14:textId="1185C2F6" w:rsidR="004D622D" w:rsidRPr="004D622D" w:rsidRDefault="004D622D">
                              <w:pPr>
                                <w:spacing w:line="240" w:lineRule="auto"/>
                                <w:jc w:val="center"/>
                                <w:rPr>
                                  <w:sz w:val="13"/>
                                  <w:szCs w:val="13"/>
                                  <w:lang w:val="en-US"/>
                                  <w:rPrChange w:id="878" w:author="Leon Mlakar" w:date="2024-09-27T11:00:00Z" w16du:dateUtc="2024-09-27T09:00:00Z">
                                    <w:rPr/>
                                  </w:rPrChange>
                                </w:rPr>
                                <w:pPrChange w:id="879" w:author="Leon Mlakar" w:date="2024-09-27T11:01:00Z" w16du:dateUtc="2024-09-27T09:01:00Z">
                                  <w:pPr/>
                                </w:pPrChange>
                              </w:pPr>
                              <w:ins w:id="880" w:author="Leon Mlakar" w:date="2024-09-27T11:01:00Z" w16du:dateUtc="2024-09-27T09:01:00Z">
                                <w:r>
                                  <w:rPr>
                                    <w:sz w:val="13"/>
                                    <w:szCs w:val="13"/>
                                    <w:lang w:val="en-US"/>
                                  </w:rPr>
                                  <w:t>Input 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DB16D" id="_x0000_s1050" style="position:absolute;margin-left:19.1pt;margin-top:25.6pt;width:39.5pt;height:16pt;z-index:251661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" fillcolor="#96c7c7 [2406]" strokecolor="#01090c [484]">
                  <v:textbox>
                    <w:txbxContent>
                      <w:p w14:paraId="1C3E9804" w14:textId="1185C2F6" w:rsidR="004D622D" w:rsidRPr="004D622D" w:rsidRDefault="004D622D">
                        <w:pPr>
                          <w:spacing w:line="240" w:lineRule="auto"/>
                          <w:jc w:val="center"/>
                          <w:rPr>
                            <w:sz w:val="13"/>
                            <w:szCs w:val="13"/>
                            <w:lang w:val="en-US"/>
                            <w:rPrChange w:id="881" w:author="Leon Mlakar" w:date="2024-09-27T11:00:00Z" w16du:dateUtc="2024-09-27T09:00:00Z">
                              <w:rPr/>
                            </w:rPrChange>
                          </w:rPr>
                          <w:pPrChange w:id="882" w:author="Leon Mlakar" w:date="2024-09-27T11:01:00Z" w16du:dateUtc="2024-09-27T09:01:00Z">
                            <w:pPr/>
                          </w:pPrChange>
                        </w:pPr>
                        <w:ins w:id="883" w:author="Leon Mlakar" w:date="2024-09-27T11:01:00Z" w16du:dateUtc="2024-09-27T09:01:00Z">
                          <w:r>
                            <w:rPr>
                              <w:sz w:val="13"/>
                              <w:szCs w:val="13"/>
                              <w:lang w:val="en-US"/>
                            </w:rPr>
                            <w:t>Input 0</w:t>
                          </w:r>
                        </w:ins>
                      </w:p>
                    </w:txbxContent>
                  </v:textbox>
                </v:rect>
              </w:pict>
            </mc:Fallback>
          </mc:AlternateContent>
        </w:r>
      </w:ins>
      <w:ins w:id="884" w:author="Leon Mlakar" w:date="2024-09-27T11:02:00Z" w16du:dateUtc="2024-09-27T09:02:00Z">
        <w:r w:rsidR="004D622D">
          <w:rPr>
            <w:noProof/>
          </w:rPr>
          <mc:AlternateContent>
            <mc:Choice Requires="wps">
              <w:drawing>
                <wp:anchor distT="0" distB="0" distL="114300" distR="114300" simplePos="0" relativeHeight="251663389" behindDoc="0" locked="0" layoutInCell="1" allowOverlap="1" wp14:anchorId="650525CB" wp14:editId="3F25E961">
                  <wp:simplePos x="0" y="0"/>
                  <wp:positionH relativeFrom="column">
                    <wp:posOffset>242570</wp:posOffset>
                  </wp:positionH>
                  <wp:positionV relativeFrom="paragraph">
                    <wp:posOffset>528320</wp:posOffset>
                  </wp:positionV>
                  <wp:extent cx="501650" cy="203200"/>
                  <wp:effectExtent l="0" t="0" r="19050" b="12700"/>
                  <wp:wrapNone/>
                  <wp:docPr id="1458284789" name="Rectangle 19"/>
                  <wp:cNvGraphicFramePr/>
                  <a:graphic xmlns:a="http://schemas.openxmlformats.org/drawingml/2006/main">
                    <a:graphicData uri="http://schemas.microsoft.com/office/word/2010/wordprocessingShape">
                      <wps:wsp>
                        <wps:cNvSpPr/>
                        <wps:spPr>
                          <a:xfrm>
                            <a:off x="0" y="0"/>
                            <a:ext cx="501650" cy="203200"/>
                          </a:xfrm>
                          <a:prstGeom prst="rect">
                            <a:avLst/>
                          </a:prstGeom>
                          <a:solidFill>
                            <a:schemeClr val="accent3">
                              <a:lumMod val="90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BBFEEC6" w14:textId="57C51DB5" w:rsidR="004D622D" w:rsidRPr="004D622D" w:rsidRDefault="004D622D">
                              <w:pPr>
                                <w:spacing w:line="240" w:lineRule="auto"/>
                                <w:jc w:val="center"/>
                                <w:rPr>
                                  <w:sz w:val="13"/>
                                  <w:szCs w:val="13"/>
                                  <w:lang w:val="en-US"/>
                                  <w:rPrChange w:id="885" w:author="Leon Mlakar" w:date="2024-09-27T11:00:00Z" w16du:dateUtc="2024-09-27T09:00:00Z">
                                    <w:rPr/>
                                  </w:rPrChange>
                                </w:rPr>
                                <w:pPrChange w:id="886" w:author="Leon Mlakar" w:date="2024-09-27T11:01:00Z" w16du:dateUtc="2024-09-27T09:01:00Z">
                                  <w:pPr/>
                                </w:pPrChang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525CB" id="_x0000_s1051" style="position:absolute;margin-left:19.1pt;margin-top:41.6pt;width:39.5pt;height:16pt;z-index:2516633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" fillcolor="#c3dfdf [2886]" strokecolor="#01090c [484]">
                  <v:textbox>
                    <w:txbxContent>
                      <w:p w14:paraId="2BBFEEC6" w14:textId="57C51DB5" w:rsidR="004D622D" w:rsidRPr="004D622D" w:rsidRDefault="004D622D">
                        <w:pPr>
                          <w:spacing w:line="240" w:lineRule="auto"/>
                          <w:jc w:val="center"/>
                          <w:rPr>
                            <w:sz w:val="13"/>
                            <w:szCs w:val="13"/>
                            <w:lang w:val="en-US"/>
                            <w:rPrChange w:id="887" w:author="Leon Mlakar" w:date="2024-09-27T11:00:00Z" w16du:dateUtc="2024-09-27T09:00:00Z">
                              <w:rPr/>
                            </w:rPrChange>
                          </w:rPr>
                          <w:pPrChange w:id="888" w:author="Leon Mlakar" w:date="2024-09-27T11:01:00Z" w16du:dateUtc="2024-09-27T09:01:00Z">
                            <w:pPr/>
                          </w:pPrChange>
                        </w:pPr>
                      </w:p>
                    </w:txbxContent>
                  </v:textbox>
                </v:rect>
              </w:pict>
            </mc:Fallback>
          </mc:AlternateContent>
        </w:r>
      </w:ins>
    </w:p>
    <w:p w14:paraId="50651F6A" w14:textId="60B98C04" w:rsidR="004D622D" w:rsidRDefault="004D622D" w:rsidP="004D622D">
      <w:pPr>
        <w:rPr>
          <w:ins w:id="889" w:author="Leon Mlakar" w:date="2024-09-27T10:57:00Z" w16du:dateUtc="2024-09-27T08:57:00Z"/>
        </w:rPr>
      </w:pPr>
      <w:ins w:id="890" w:author="Leon Mlakar" w:date="2024-09-27T11:08:00Z" w16du:dateUtc="2024-09-27T09:08:00Z">
        <w:r>
          <w:rPr>
            <w:noProof/>
          </w:rPr>
          <mc:AlternateContent>
            <mc:Choice Requires="wps">
              <w:drawing>
                <wp:anchor distT="0" distB="0" distL="114300" distR="114300" simplePos="0" relativeHeight="251670557" behindDoc="0" locked="0" layoutInCell="1" allowOverlap="1" wp14:anchorId="0D982596" wp14:editId="502EC0E2">
                  <wp:simplePos x="0" y="0"/>
                  <wp:positionH relativeFrom="column">
                    <wp:posOffset>1522730</wp:posOffset>
                  </wp:positionH>
                  <wp:positionV relativeFrom="paragraph">
                    <wp:posOffset>361315</wp:posOffset>
                  </wp:positionV>
                  <wp:extent cx="501650" cy="203200"/>
                  <wp:effectExtent l="0" t="0" r="19050" b="12700"/>
                  <wp:wrapNone/>
                  <wp:docPr id="1055382505" name="Rectangle 19"/>
                  <wp:cNvGraphicFramePr/>
                  <a:graphic xmlns:a="http://schemas.openxmlformats.org/drawingml/2006/main">
                    <a:graphicData uri="http://schemas.microsoft.com/office/word/2010/wordprocessingShape">
                      <wps:wsp>
                        <wps:cNvSpPr/>
                        <wps:spPr>
                          <a:xfrm>
                            <a:off x="0" y="0"/>
                            <a:ext cx="501650" cy="203200"/>
                          </a:xfrm>
                          <a:prstGeom prst="rect">
                            <a:avLst/>
                          </a:prstGeom>
                          <a:solidFill>
                            <a:schemeClr val="accent3">
                              <a:lumMod val="90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7E573DAC" w14:textId="77777777" w:rsidR="004D622D" w:rsidRPr="004D622D" w:rsidRDefault="004D622D">
                              <w:pPr>
                                <w:spacing w:line="240" w:lineRule="auto"/>
                                <w:jc w:val="center"/>
                                <w:rPr>
                                  <w:sz w:val="13"/>
                                  <w:szCs w:val="13"/>
                                  <w:lang w:val="en-US"/>
                                  <w:rPrChange w:id="891" w:author="Leon Mlakar" w:date="2024-09-27T11:00:00Z" w16du:dateUtc="2024-09-27T09:00:00Z">
                                    <w:rPr/>
                                  </w:rPrChange>
                                </w:rPr>
                                <w:pPrChange w:id="892" w:author="Leon Mlakar" w:date="2024-09-27T11:01:00Z" w16du:dateUtc="2024-09-27T09:01:00Z">
                                  <w:pPr/>
                                </w:pPrChang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82596" id="_x0000_s1052" style="position:absolute;margin-left:119.9pt;margin-top:28.45pt;width:39.5pt;height:16pt;z-index:2516705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" fillcolor="#c3dfdf [2886]" strokecolor="#01090c [484]">
                  <v:textbox>
                    <w:txbxContent>
                      <w:p w14:paraId="7E573DAC" w14:textId="77777777" w:rsidR="004D622D" w:rsidRPr="004D622D" w:rsidRDefault="004D622D">
                        <w:pPr>
                          <w:spacing w:line="240" w:lineRule="auto"/>
                          <w:jc w:val="center"/>
                          <w:rPr>
                            <w:sz w:val="13"/>
                            <w:szCs w:val="13"/>
                            <w:lang w:val="en-US"/>
                            <w:rPrChange w:id="893" w:author="Leon Mlakar" w:date="2024-09-27T11:00:00Z" w16du:dateUtc="2024-09-27T09:00:00Z">
                              <w:rPr/>
                            </w:rPrChange>
                          </w:rPr>
                          <w:pPrChange w:id="894" w:author="Leon Mlakar" w:date="2024-09-27T11:01:00Z" w16du:dateUtc="2024-09-27T09:01:00Z">
                            <w:pPr/>
                          </w:pPrChange>
                        </w:pPr>
                      </w:p>
                    </w:txbxContent>
                  </v:textbox>
                </v:rect>
              </w:pict>
            </mc:Fallback>
          </mc:AlternateContent>
        </w:r>
        <w:r>
          <w:rPr>
            <w:noProof/>
          </w:rPr>
          <mc:AlternateContent>
            <mc:Choice Requires="wps">
              <w:drawing>
                <wp:anchor distT="0" distB="0" distL="114300" distR="114300" simplePos="0" relativeHeight="251669533" behindDoc="0" locked="0" layoutInCell="1" allowOverlap="1" wp14:anchorId="0361E9B0" wp14:editId="131EDA36">
                  <wp:simplePos x="0" y="0"/>
                  <wp:positionH relativeFrom="column">
                    <wp:posOffset>1522730</wp:posOffset>
                  </wp:positionH>
                  <wp:positionV relativeFrom="paragraph">
                    <wp:posOffset>158115</wp:posOffset>
                  </wp:positionV>
                  <wp:extent cx="501650" cy="203200"/>
                  <wp:effectExtent l="0" t="0" r="19050" b="12700"/>
                  <wp:wrapNone/>
                  <wp:docPr id="2129227483" name="Rectangle 19"/>
                  <wp:cNvGraphicFramePr/>
                  <a:graphic xmlns:a="http://schemas.openxmlformats.org/drawingml/2006/main">
                    <a:graphicData uri="http://schemas.microsoft.com/office/word/2010/wordprocessingShape">
                      <wps:wsp>
                        <wps:cNvSpPr/>
                        <wps:spPr>
                          <a:xfrm>
                            <a:off x="0" y="0"/>
                            <a:ext cx="501650" cy="203200"/>
                          </a:xfrm>
                          <a:prstGeom prst="rect">
                            <a:avLst/>
                          </a:prstGeom>
                          <a:solidFill>
                            <a:schemeClr val="accent3">
                              <a:lumMod val="7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3ED4A1FD" w14:textId="77777777" w:rsidR="004D622D" w:rsidRPr="004D622D" w:rsidRDefault="004D622D">
                              <w:pPr>
                                <w:spacing w:line="240" w:lineRule="auto"/>
                                <w:jc w:val="center"/>
                                <w:rPr>
                                  <w:sz w:val="13"/>
                                  <w:szCs w:val="13"/>
                                  <w:lang w:val="en-US"/>
                                  <w:rPrChange w:id="895" w:author="Leon Mlakar" w:date="2024-09-27T11:00:00Z" w16du:dateUtc="2024-09-27T09:00:00Z">
                                    <w:rPr/>
                                  </w:rPrChange>
                                </w:rPr>
                                <w:pPrChange w:id="896" w:author="Leon Mlakar" w:date="2024-09-27T11:01:00Z" w16du:dateUtc="2024-09-27T09:01:00Z">
                                  <w:pPr/>
                                </w:pPrChange>
                              </w:pPr>
                              <w:ins w:id="897" w:author="Leon Mlakar" w:date="2024-09-27T11:01:00Z" w16du:dateUtc="2024-09-27T09:01:00Z">
                                <w:r>
                                  <w:rPr>
                                    <w:sz w:val="13"/>
                                    <w:szCs w:val="13"/>
                                    <w:lang w:val="en-US"/>
                                  </w:rPr>
                                  <w:t>Input 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1E9B0" id="_x0000_s1053" style="position:absolute;margin-left:119.9pt;margin-top:12.45pt;width:39.5pt;height:16pt;z-index:2516695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" fillcolor="#96c7c7 [2406]" strokecolor="#01090c [484]">
                  <v:textbox>
                    <w:txbxContent>
                      <w:p w14:paraId="3ED4A1FD" w14:textId="77777777" w:rsidR="004D622D" w:rsidRPr="004D622D" w:rsidRDefault="004D622D">
                        <w:pPr>
                          <w:spacing w:line="240" w:lineRule="auto"/>
                          <w:jc w:val="center"/>
                          <w:rPr>
                            <w:sz w:val="13"/>
                            <w:szCs w:val="13"/>
                            <w:lang w:val="en-US"/>
                            <w:rPrChange w:id="898" w:author="Leon Mlakar" w:date="2024-09-27T11:00:00Z" w16du:dateUtc="2024-09-27T09:00:00Z">
                              <w:rPr/>
                            </w:rPrChange>
                          </w:rPr>
                          <w:pPrChange w:id="899" w:author="Leon Mlakar" w:date="2024-09-27T11:01:00Z" w16du:dateUtc="2024-09-27T09:01:00Z">
                            <w:pPr/>
                          </w:pPrChange>
                        </w:pPr>
                        <w:ins w:id="900" w:author="Leon Mlakar" w:date="2024-09-27T11:01:00Z" w16du:dateUtc="2024-09-27T09:01:00Z">
                          <w:r>
                            <w:rPr>
                              <w:sz w:val="13"/>
                              <w:szCs w:val="13"/>
                              <w:lang w:val="en-US"/>
                            </w:rPr>
                            <w:t>Input 0</w:t>
                          </w:r>
                        </w:ins>
                      </w:p>
                    </w:txbxContent>
                  </v:textbox>
                </v:rect>
              </w:pict>
            </mc:Fallback>
          </mc:AlternateContent>
        </w:r>
        <w:r>
          <w:rPr>
            <w:noProof/>
          </w:rPr>
          <mc:AlternateContent>
            <mc:Choice Requires="wps">
              <w:drawing>
                <wp:anchor distT="0" distB="0" distL="114300" distR="114300" simplePos="0" relativeHeight="251668509" behindDoc="0" locked="0" layoutInCell="1" allowOverlap="1" wp14:anchorId="4F8186FB" wp14:editId="21A60291">
                  <wp:simplePos x="0" y="0"/>
                  <wp:positionH relativeFrom="column">
                    <wp:posOffset>2024380</wp:posOffset>
                  </wp:positionH>
                  <wp:positionV relativeFrom="paragraph">
                    <wp:posOffset>158115</wp:posOffset>
                  </wp:positionV>
                  <wp:extent cx="501650" cy="406400"/>
                  <wp:effectExtent l="0" t="0" r="19050" b="12700"/>
                  <wp:wrapNone/>
                  <wp:docPr id="1934896326" name="Rectangle 19"/>
                  <wp:cNvGraphicFramePr/>
                  <a:graphic xmlns:a="http://schemas.openxmlformats.org/drawingml/2006/main">
                    <a:graphicData uri="http://schemas.microsoft.com/office/word/2010/wordprocessingShape">
                      <wps:wsp>
                        <wps:cNvSpPr/>
                        <wps:spPr>
                          <a:xfrm>
                            <a:off x="0" y="0"/>
                            <a:ext cx="501650" cy="406400"/>
                          </a:xfrm>
                          <a:prstGeom prst="rect">
                            <a:avLst/>
                          </a:prstGeom>
                          <a:solidFill>
                            <a:schemeClr val="accent3">
                              <a:lumMod val="7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40C7B55C" w14:textId="77777777" w:rsidR="004D622D" w:rsidRPr="004D622D" w:rsidRDefault="004D622D">
                              <w:pPr>
                                <w:spacing w:line="240" w:lineRule="auto"/>
                                <w:jc w:val="center"/>
                                <w:rPr>
                                  <w:ins w:id="901" w:author="Leon Mlakar" w:date="2024-09-27T10:59:00Z" w16du:dateUtc="2024-09-27T08:59:00Z"/>
                                  <w:sz w:val="13"/>
                                  <w:szCs w:val="13"/>
                                  <w:lang w:val="en-US"/>
                                </w:rPr>
                                <w:pPrChange w:id="902" w:author="Leon Mlakar" w:date="2024-09-27T11:01:00Z" w16du:dateUtc="2024-09-27T09:01:00Z">
                                  <w:pPr>
                                    <w:jc w:val="center"/>
                                  </w:pPr>
                                </w:pPrChange>
                              </w:pPr>
                              <w:ins w:id="903" w:author="Leon Mlakar" w:date="2024-09-27T10:58:00Z" w16du:dateUtc="2024-09-27T08:58:00Z">
                                <w:r w:rsidRPr="004D622D">
                                  <w:rPr>
                                    <w:sz w:val="13"/>
                                    <w:szCs w:val="13"/>
                                    <w:lang w:val="en-US"/>
                                    <w:rPrChange w:id="904" w:author="Leon Mlakar" w:date="2024-09-27T11:00:00Z" w16du:dateUtc="2024-09-27T09:00:00Z">
                                      <w:rPr>
                                        <w:lang w:val="en-US"/>
                                      </w:rPr>
                                    </w:rPrChange>
                                  </w:rPr>
                                  <w:t>UTX</w:t>
                                </w:r>
                              </w:ins>
                              <w:ins w:id="905" w:author="Leon Mlakar" w:date="2024-09-27T10:59:00Z" w16du:dateUtc="2024-09-27T08:59:00Z">
                                <w:r w:rsidRPr="004D622D">
                                  <w:rPr>
                                    <w:sz w:val="13"/>
                                    <w:szCs w:val="13"/>
                                    <w:lang w:val="en-US"/>
                                  </w:rPr>
                                  <w:t xml:space="preserve"> </w:t>
                                </w:r>
                              </w:ins>
                              <w:ins w:id="906" w:author="Leon Mlakar" w:date="2024-09-27T10:58:00Z" w16du:dateUtc="2024-09-27T08:58:00Z">
                                <w:r w:rsidRPr="004D622D">
                                  <w:rPr>
                                    <w:sz w:val="13"/>
                                    <w:szCs w:val="13"/>
                                    <w:lang w:val="en-US"/>
                                    <w:rPrChange w:id="907" w:author="Leon Mlakar" w:date="2024-09-27T11:00:00Z" w16du:dateUtc="2024-09-27T09:00:00Z">
                                      <w:rPr>
                                        <w:lang w:val="en-US"/>
                                      </w:rPr>
                                    </w:rPrChange>
                                  </w:rPr>
                                  <w:t xml:space="preserve">0 </w:t>
                                </w:r>
                              </w:ins>
                            </w:p>
                            <w:p w14:paraId="488559D8" w14:textId="77777777" w:rsidR="004D622D" w:rsidRPr="004D622D" w:rsidRDefault="004D622D">
                              <w:pPr>
                                <w:spacing w:line="240" w:lineRule="auto"/>
                                <w:jc w:val="center"/>
                                <w:rPr>
                                  <w:sz w:val="13"/>
                                  <w:szCs w:val="13"/>
                                  <w:lang w:val="en-US"/>
                                  <w:rPrChange w:id="908" w:author="Leon Mlakar" w:date="2024-09-27T11:00:00Z" w16du:dateUtc="2024-09-27T09:00:00Z">
                                    <w:rPr/>
                                  </w:rPrChange>
                                </w:rPr>
                                <w:pPrChange w:id="909" w:author="Leon Mlakar" w:date="2024-09-27T11:01:00Z" w16du:dateUtc="2024-09-27T09:01:00Z">
                                  <w:pPr/>
                                </w:pPrChange>
                              </w:pPr>
                              <w:ins w:id="910" w:author="Leon Mlakar" w:date="2024-09-27T10:59:00Z" w16du:dateUtc="2024-09-27T08:59:00Z">
                                <w:r w:rsidRPr="004D622D">
                                  <w:rPr>
                                    <w:sz w:val="13"/>
                                    <w:szCs w:val="13"/>
                                    <w:lang w:val="en-US"/>
                                  </w:rPr>
                                  <w:t>Value: $</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186FB" id="_x0000_s1054" style="position:absolute;margin-left:159.4pt;margin-top:12.45pt;width:39.5pt;height:32pt;z-index:2516685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" fillcolor="#96c7c7 [2406]" strokecolor="#01090c [484]">
                  <v:textbox>
                    <w:txbxContent>
                      <w:p w14:paraId="40C7B55C" w14:textId="77777777" w:rsidR="004D622D" w:rsidRPr="004D622D" w:rsidRDefault="004D622D">
                        <w:pPr>
                          <w:spacing w:line="240" w:lineRule="auto"/>
                          <w:jc w:val="center"/>
                          <w:rPr>
                            <w:ins w:id="911" w:author="Leon Mlakar" w:date="2024-09-27T10:59:00Z" w16du:dateUtc="2024-09-27T08:59:00Z"/>
                            <w:sz w:val="13"/>
                            <w:szCs w:val="13"/>
                            <w:lang w:val="en-US"/>
                          </w:rPr>
                          <w:pPrChange w:id="912" w:author="Leon Mlakar" w:date="2024-09-27T11:01:00Z" w16du:dateUtc="2024-09-27T09:01:00Z">
                            <w:pPr>
                              <w:jc w:val="center"/>
                            </w:pPr>
                          </w:pPrChange>
                        </w:pPr>
                        <w:ins w:id="913" w:author="Leon Mlakar" w:date="2024-09-27T10:58:00Z" w16du:dateUtc="2024-09-27T08:58:00Z">
                          <w:r w:rsidRPr="004D622D">
                            <w:rPr>
                              <w:sz w:val="13"/>
                              <w:szCs w:val="13"/>
                              <w:lang w:val="en-US"/>
                              <w:rPrChange w:id="914" w:author="Leon Mlakar" w:date="2024-09-27T11:00:00Z" w16du:dateUtc="2024-09-27T09:00:00Z">
                                <w:rPr>
                                  <w:lang w:val="en-US"/>
                                </w:rPr>
                              </w:rPrChange>
                            </w:rPr>
                            <w:t>UTX</w:t>
                          </w:r>
                        </w:ins>
                        <w:ins w:id="915" w:author="Leon Mlakar" w:date="2024-09-27T10:59:00Z" w16du:dateUtc="2024-09-27T08:59:00Z">
                          <w:r w:rsidRPr="004D622D">
                            <w:rPr>
                              <w:sz w:val="13"/>
                              <w:szCs w:val="13"/>
                              <w:lang w:val="en-US"/>
                            </w:rPr>
                            <w:t xml:space="preserve"> </w:t>
                          </w:r>
                        </w:ins>
                        <w:ins w:id="916" w:author="Leon Mlakar" w:date="2024-09-27T10:58:00Z" w16du:dateUtc="2024-09-27T08:58:00Z">
                          <w:r w:rsidRPr="004D622D">
                            <w:rPr>
                              <w:sz w:val="13"/>
                              <w:szCs w:val="13"/>
                              <w:lang w:val="en-US"/>
                              <w:rPrChange w:id="917" w:author="Leon Mlakar" w:date="2024-09-27T11:00:00Z" w16du:dateUtc="2024-09-27T09:00:00Z">
                                <w:rPr>
                                  <w:lang w:val="en-US"/>
                                </w:rPr>
                              </w:rPrChange>
                            </w:rPr>
                            <w:t xml:space="preserve">0 </w:t>
                          </w:r>
                        </w:ins>
                      </w:p>
                      <w:p w14:paraId="488559D8" w14:textId="77777777" w:rsidR="004D622D" w:rsidRPr="004D622D" w:rsidRDefault="004D622D">
                        <w:pPr>
                          <w:spacing w:line="240" w:lineRule="auto"/>
                          <w:jc w:val="center"/>
                          <w:rPr>
                            <w:sz w:val="13"/>
                            <w:szCs w:val="13"/>
                            <w:lang w:val="en-US"/>
                            <w:rPrChange w:id="918" w:author="Leon Mlakar" w:date="2024-09-27T11:00:00Z" w16du:dateUtc="2024-09-27T09:00:00Z">
                              <w:rPr/>
                            </w:rPrChange>
                          </w:rPr>
                          <w:pPrChange w:id="919" w:author="Leon Mlakar" w:date="2024-09-27T11:01:00Z" w16du:dateUtc="2024-09-27T09:01:00Z">
                            <w:pPr/>
                          </w:pPrChange>
                        </w:pPr>
                        <w:ins w:id="920" w:author="Leon Mlakar" w:date="2024-09-27T10:59:00Z" w16du:dateUtc="2024-09-27T08:59:00Z">
                          <w:r w:rsidRPr="004D622D">
                            <w:rPr>
                              <w:sz w:val="13"/>
                              <w:szCs w:val="13"/>
                              <w:lang w:val="en-US"/>
                            </w:rPr>
                            <w:t>Value: $</w:t>
                          </w:r>
                        </w:ins>
                      </w:p>
                    </w:txbxContent>
                  </v:textbox>
                </v:rect>
              </w:pict>
            </mc:Fallback>
          </mc:AlternateContent>
        </w:r>
      </w:ins>
    </w:p>
    <w:p w14:paraId="69F5DD70" w14:textId="596DE60C" w:rsidR="004D622D" w:rsidRDefault="004D622D" w:rsidP="004D622D">
      <w:pPr>
        <w:rPr>
          <w:ins w:id="921" w:author="Leon Mlakar" w:date="2024-09-27T10:57:00Z" w16du:dateUtc="2024-09-27T08:57:00Z"/>
        </w:rPr>
      </w:pPr>
      <w:ins w:id="922" w:author="Leon Mlakar" w:date="2024-09-27T11:10:00Z" w16du:dateUtc="2024-09-27T09:10:00Z">
        <w:r>
          <w:rPr>
            <w:noProof/>
          </w:rPr>
          <mc:AlternateContent>
            <mc:Choice Requires="wps">
              <w:drawing>
                <wp:anchor distT="0" distB="0" distL="114300" distR="114300" simplePos="0" relativeHeight="251673629" behindDoc="0" locked="0" layoutInCell="1" allowOverlap="1" wp14:anchorId="20641B93" wp14:editId="13ABD177">
                  <wp:simplePos x="0" y="0"/>
                  <wp:positionH relativeFrom="column">
                    <wp:posOffset>1247140</wp:posOffset>
                  </wp:positionH>
                  <wp:positionV relativeFrom="paragraph">
                    <wp:posOffset>80010</wp:posOffset>
                  </wp:positionV>
                  <wp:extent cx="273050" cy="0"/>
                  <wp:effectExtent l="0" t="63500" r="0" b="76200"/>
                  <wp:wrapNone/>
                  <wp:docPr id="856370068" name="Straight Arrow Connector 20"/>
                  <wp:cNvGraphicFramePr/>
                  <a:graphic xmlns:a="http://schemas.openxmlformats.org/drawingml/2006/main">
                    <a:graphicData uri="http://schemas.microsoft.com/office/word/2010/wordprocessingShape">
                      <wps:wsp>
                        <wps:cNvCnPr/>
                        <wps:spPr>
                          <a:xfrm>
                            <a:off x="0" y="0"/>
                            <a:ext cx="273050" cy="0"/>
                          </a:xfrm>
                          <a:prstGeom prst="straightConnector1">
                            <a:avLst/>
                          </a:prstGeom>
                          <a:ln w="15875">
                            <a:solidFill>
                              <a:schemeClr val="accent3">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6712A7" id="Straight Arrow Connector 20" o:spid="_x0000_s1026" type="#_x0000_t32" style="position:absolute;margin-left:98.2pt;margin-top:6.3pt;width:21.5pt;height:0;z-index:25167362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" strokecolor="#284b4b [806]" strokeweight="1.25pt">
                  <v:stroke endarrow="block" joinstyle="miter"/>
                </v:shape>
              </w:pict>
            </mc:Fallback>
          </mc:AlternateContent>
        </w:r>
      </w:ins>
      <w:ins w:id="923" w:author="Leon Mlakar" w:date="2024-09-27T11:06:00Z" w16du:dateUtc="2024-09-27T09:06:00Z">
        <w:r>
          <w:rPr>
            <w:noProof/>
          </w:rPr>
          <mc:AlternateContent>
            <mc:Choice Requires="wps">
              <w:drawing>
                <wp:anchor distT="0" distB="0" distL="114300" distR="114300" simplePos="0" relativeHeight="251666461" behindDoc="0" locked="0" layoutInCell="1" allowOverlap="1" wp14:anchorId="1999AE43" wp14:editId="1DF84CA4">
                  <wp:simplePos x="0" y="0"/>
                  <wp:positionH relativeFrom="column">
                    <wp:posOffset>-30480</wp:posOffset>
                  </wp:positionH>
                  <wp:positionV relativeFrom="paragraph">
                    <wp:posOffset>77470</wp:posOffset>
                  </wp:positionV>
                  <wp:extent cx="273050" cy="0"/>
                  <wp:effectExtent l="0" t="63500" r="0" b="76200"/>
                  <wp:wrapNone/>
                  <wp:docPr id="1673318459" name="Straight Arrow Connector 20"/>
                  <wp:cNvGraphicFramePr/>
                  <a:graphic xmlns:a="http://schemas.openxmlformats.org/drawingml/2006/main">
                    <a:graphicData uri="http://schemas.microsoft.com/office/word/2010/wordprocessingShape">
                      <wps:wsp>
                        <wps:cNvCnPr/>
                        <wps:spPr>
                          <a:xfrm>
                            <a:off x="0" y="0"/>
                            <a:ext cx="273050" cy="0"/>
                          </a:xfrm>
                          <a:prstGeom prst="straightConnector1">
                            <a:avLst/>
                          </a:prstGeom>
                          <a:ln w="15875">
                            <a:solidFill>
                              <a:schemeClr val="accent3">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958115" id="Straight Arrow Connector 20" o:spid="_x0000_s1026" type="#_x0000_t32" style="position:absolute;margin-left:-2.4pt;margin-top:6.1pt;width:21.5pt;height:0;z-index:25166646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" strokecolor="#284b4b [806]" strokeweight="1.25pt">
                  <v:stroke endarrow="block" joinstyle="miter"/>
                </v:shape>
              </w:pict>
            </mc:Fallback>
          </mc:AlternateContent>
        </w:r>
      </w:ins>
    </w:p>
    <w:p w14:paraId="7657D25D" w14:textId="5642E983" w:rsidR="004D622D" w:rsidRDefault="0043243A" w:rsidP="004D622D">
      <w:pPr>
        <w:rPr>
          <w:ins w:id="924" w:author="Leon Mlakar" w:date="2024-09-27T10:57:00Z" w16du:dateUtc="2024-09-27T08:57:00Z"/>
        </w:rPr>
      </w:pPr>
      <w:ins w:id="925" w:author="Leon Mlakar" w:date="2024-09-27T11:12:00Z" w16du:dateUtc="2024-09-27T09:12:00Z">
        <w:r>
          <w:rPr>
            <w:noProof/>
          </w:rPr>
          <mc:AlternateContent>
            <mc:Choice Requires="wps">
              <w:drawing>
                <wp:anchor distT="0" distB="0" distL="114300" distR="114300" simplePos="0" relativeHeight="251679773" behindDoc="0" locked="0" layoutInCell="1" allowOverlap="1" wp14:anchorId="219FC18C" wp14:editId="57578855">
                  <wp:simplePos x="0" y="0"/>
                  <wp:positionH relativeFrom="column">
                    <wp:posOffset>2546713</wp:posOffset>
                  </wp:positionH>
                  <wp:positionV relativeFrom="paragraph">
                    <wp:posOffset>122555</wp:posOffset>
                  </wp:positionV>
                  <wp:extent cx="273050" cy="0"/>
                  <wp:effectExtent l="0" t="63500" r="0" b="76200"/>
                  <wp:wrapNone/>
                  <wp:docPr id="807621444" name="Straight Arrow Connector 20"/>
                  <wp:cNvGraphicFramePr/>
                  <a:graphic xmlns:a="http://schemas.openxmlformats.org/drawingml/2006/main">
                    <a:graphicData uri="http://schemas.microsoft.com/office/word/2010/wordprocessingShape">
                      <wps:wsp>
                        <wps:cNvCnPr/>
                        <wps:spPr>
                          <a:xfrm>
                            <a:off x="0" y="0"/>
                            <a:ext cx="273050" cy="0"/>
                          </a:xfrm>
                          <a:prstGeom prst="straightConnector1">
                            <a:avLst/>
                          </a:prstGeom>
                          <a:ln w="15875">
                            <a:solidFill>
                              <a:schemeClr val="accent3">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0FD8C" id="Straight Arrow Connector 20" o:spid="_x0000_s1026" type="#_x0000_t32" style="position:absolute;margin-left:200.55pt;margin-top:9.65pt;width:21.5pt;height:0;z-index:2516797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" strokecolor="#284b4b [806]" strokeweight="1.25pt">
                  <v:stroke endarrow="block" joinstyle="miter"/>
                </v:shape>
              </w:pict>
            </mc:Fallback>
          </mc:AlternateContent>
        </w:r>
      </w:ins>
      <w:ins w:id="926" w:author="Leon Mlakar" w:date="2024-09-27T11:17:00Z" w16du:dateUtc="2024-09-27T09:17:00Z">
        <w:r w:rsidR="004D622D">
          <w:rPr>
            <w:noProof/>
          </w:rPr>
          <mc:AlternateContent>
            <mc:Choice Requires="wps">
              <w:drawing>
                <wp:anchor distT="0" distB="0" distL="114300" distR="114300" simplePos="0" relativeHeight="251695133" behindDoc="0" locked="0" layoutInCell="1" allowOverlap="1" wp14:anchorId="080A81C5" wp14:editId="02AD463E">
                  <wp:simplePos x="0" y="0"/>
                  <wp:positionH relativeFrom="column">
                    <wp:posOffset>5358130</wp:posOffset>
                  </wp:positionH>
                  <wp:positionV relativeFrom="paragraph">
                    <wp:posOffset>16510</wp:posOffset>
                  </wp:positionV>
                  <wp:extent cx="0" cy="340360"/>
                  <wp:effectExtent l="0" t="0" r="12700" b="15240"/>
                  <wp:wrapNone/>
                  <wp:docPr id="1326204505" name="Straight Connector 25"/>
                  <wp:cNvGraphicFramePr/>
                  <a:graphic xmlns:a="http://schemas.openxmlformats.org/drawingml/2006/main">
                    <a:graphicData uri="http://schemas.microsoft.com/office/word/2010/wordprocessingShape">
                      <wps:wsp>
                        <wps:cNvCnPr/>
                        <wps:spPr>
                          <a:xfrm>
                            <a:off x="0" y="0"/>
                            <a:ext cx="0" cy="340360"/>
                          </a:xfrm>
                          <a:prstGeom prst="line">
                            <a:avLst/>
                          </a:prstGeom>
                          <a:ln w="15875">
                            <a:solidFill>
                              <a:schemeClr val="accent3">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416229" id="Straight Connector 25" o:spid="_x0000_s1026" style="position:absolute;z-index:251695133;visibility:visible;mso-wrap-style:square;mso-wrap-distance-left:9pt;mso-wrap-distance-top:0;mso-wrap-distance-right:9pt;mso-wrap-distance-bottom:0;mso-position-horizontal:absolute;mso-position-horizontal-relative:text;mso-position-vertical:absolute;mso-position-vertical-relative:text" from="421.9pt,1.3pt" to="421.9pt,2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" strokecolor="#284b4b [806]" strokeweight="1.25pt">
                  <v:stroke joinstyle="miter"/>
                </v:line>
              </w:pict>
            </mc:Fallback>
          </mc:AlternateContent>
        </w:r>
        <w:r w:rsidR="004D622D">
          <w:rPr>
            <w:noProof/>
          </w:rPr>
          <mc:AlternateContent>
            <mc:Choice Requires="wps">
              <w:drawing>
                <wp:anchor distT="0" distB="0" distL="114300" distR="114300" simplePos="0" relativeHeight="251694109" behindDoc="0" locked="0" layoutInCell="1" allowOverlap="1" wp14:anchorId="4E830C35" wp14:editId="35446FBF">
                  <wp:simplePos x="0" y="0"/>
                  <wp:positionH relativeFrom="column">
                    <wp:posOffset>5107940</wp:posOffset>
                  </wp:positionH>
                  <wp:positionV relativeFrom="paragraph">
                    <wp:posOffset>16510</wp:posOffset>
                  </wp:positionV>
                  <wp:extent cx="250190" cy="0"/>
                  <wp:effectExtent l="0" t="0" r="16510" b="12700"/>
                  <wp:wrapNone/>
                  <wp:docPr id="8741169" name="Straight Connector 24"/>
                  <wp:cNvGraphicFramePr/>
                  <a:graphic xmlns:a="http://schemas.openxmlformats.org/drawingml/2006/main">
                    <a:graphicData uri="http://schemas.microsoft.com/office/word/2010/wordprocessingShape">
                      <wps:wsp>
                        <wps:cNvCnPr/>
                        <wps:spPr>
                          <a:xfrm>
                            <a:off x="0" y="0"/>
                            <a:ext cx="250190" cy="0"/>
                          </a:xfrm>
                          <a:prstGeom prst="line">
                            <a:avLst/>
                          </a:prstGeom>
                          <a:ln w="15875">
                            <a:solidFill>
                              <a:schemeClr val="accent3">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438127" id="Straight Connector 24" o:spid="_x0000_s1026" style="position:absolute;z-index:251694109;visibility:visible;mso-wrap-style:square;mso-wrap-distance-left:9pt;mso-wrap-distance-top:0;mso-wrap-distance-right:9pt;mso-wrap-distance-bottom:0;mso-position-horizontal:absolute;mso-position-horizontal-relative:text;mso-position-vertical:absolute;mso-position-vertical-relative:text" from="402.2pt,1.3pt" to="421.9pt,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" strokecolor="#284b4b [806]" strokeweight="1.25pt">
                  <v:stroke joinstyle="miter"/>
                </v:line>
              </w:pict>
            </mc:Fallback>
          </mc:AlternateContent>
        </w:r>
      </w:ins>
    </w:p>
    <w:p w14:paraId="193A35C7" w14:textId="62EC2358" w:rsidR="004D622D" w:rsidRDefault="004D622D" w:rsidP="004D622D">
      <w:pPr>
        <w:rPr>
          <w:ins w:id="927" w:author="Leon Mlakar" w:date="2024-09-27T10:57:00Z" w16du:dateUtc="2024-09-27T08:57:00Z"/>
        </w:rPr>
      </w:pPr>
    </w:p>
    <w:p w14:paraId="1D5A37CA" w14:textId="1178EC56" w:rsidR="004D622D" w:rsidRDefault="004D622D" w:rsidP="004D622D">
      <w:pPr>
        <w:rPr>
          <w:ins w:id="928" w:author="Leon Mlakar" w:date="2024-09-27T10:57:00Z" w16du:dateUtc="2024-09-27T08:57:00Z"/>
        </w:rPr>
      </w:pPr>
      <w:ins w:id="929" w:author="Leon Mlakar" w:date="2024-09-27T11:18:00Z" w16du:dateUtc="2024-09-27T09:18:00Z">
        <w:r>
          <w:rPr>
            <w:noProof/>
          </w:rPr>
          <mc:AlternateContent>
            <mc:Choice Requires="wps">
              <w:drawing>
                <wp:anchor distT="0" distB="0" distL="114300" distR="114300" simplePos="0" relativeHeight="251696157" behindDoc="0" locked="0" layoutInCell="1" allowOverlap="1" wp14:anchorId="670F575D" wp14:editId="77FDD418">
                  <wp:simplePos x="0" y="0"/>
                  <wp:positionH relativeFrom="column">
                    <wp:posOffset>-6350</wp:posOffset>
                  </wp:positionH>
                  <wp:positionV relativeFrom="paragraph">
                    <wp:posOffset>26670</wp:posOffset>
                  </wp:positionV>
                  <wp:extent cx="0" cy="441960"/>
                  <wp:effectExtent l="0" t="0" r="12700" b="15240"/>
                  <wp:wrapNone/>
                  <wp:docPr id="747031596" name="Straight Connector 26"/>
                  <wp:cNvGraphicFramePr/>
                  <a:graphic xmlns:a="http://schemas.openxmlformats.org/drawingml/2006/main">
                    <a:graphicData uri="http://schemas.microsoft.com/office/word/2010/wordprocessingShape">
                      <wps:wsp>
                        <wps:cNvCnPr/>
                        <wps:spPr>
                          <a:xfrm>
                            <a:off x="0" y="0"/>
                            <a:ext cx="0" cy="441960"/>
                          </a:xfrm>
                          <a:prstGeom prst="line">
                            <a:avLst/>
                          </a:prstGeom>
                          <a:ln w="15875">
                            <a:solidFill>
                              <a:schemeClr val="accent3">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027207" id="Straight Connector 26" o:spid="_x0000_s1026" style="position:absolute;z-index:251696157;visibility:visible;mso-wrap-style:square;mso-wrap-distance-left:9pt;mso-wrap-distance-top:0;mso-wrap-distance-right:9pt;mso-wrap-distance-bottom:0;mso-position-horizontal:absolute;mso-position-horizontal-relative:text;mso-position-vertical:absolute;mso-position-vertical-relative:text" from="-.5pt,2.1pt" to="-.5pt,3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" strokecolor="#284b4b [806]" strokeweight="1.25pt">
                  <v:stroke joinstyle="miter"/>
                </v:line>
              </w:pict>
            </mc:Fallback>
          </mc:AlternateContent>
        </w:r>
      </w:ins>
      <w:ins w:id="930" w:author="Leon Mlakar" w:date="2024-09-27T11:17:00Z" w16du:dateUtc="2024-09-27T09:17:00Z">
        <w:r>
          <w:rPr>
            <w:noProof/>
          </w:rPr>
          <mc:AlternateContent>
            <mc:Choice Requires="wps">
              <w:drawing>
                <wp:anchor distT="0" distB="0" distL="114300" distR="114300" simplePos="0" relativeHeight="251693085" behindDoc="0" locked="0" layoutInCell="1" allowOverlap="1" wp14:anchorId="16B946E2" wp14:editId="20A0914A">
                  <wp:simplePos x="0" y="0"/>
                  <wp:positionH relativeFrom="column">
                    <wp:posOffset>-6350</wp:posOffset>
                  </wp:positionH>
                  <wp:positionV relativeFrom="paragraph">
                    <wp:posOffset>26670</wp:posOffset>
                  </wp:positionV>
                  <wp:extent cx="5364480" cy="0"/>
                  <wp:effectExtent l="0" t="0" r="7620" b="12700"/>
                  <wp:wrapNone/>
                  <wp:docPr id="199286588" name="Straight Connector 23"/>
                  <wp:cNvGraphicFramePr/>
                  <a:graphic xmlns:a="http://schemas.openxmlformats.org/drawingml/2006/main">
                    <a:graphicData uri="http://schemas.microsoft.com/office/word/2010/wordprocessingShape">
                      <wps:wsp>
                        <wps:cNvCnPr/>
                        <wps:spPr>
                          <a:xfrm>
                            <a:off x="0" y="0"/>
                            <a:ext cx="5364480"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E2C318" id="Straight Connector 23" o:spid="_x0000_s1026" style="position:absolute;z-index:251693085;visibility:visible;mso-wrap-style:square;mso-wrap-distance-left:9pt;mso-wrap-distance-top:0;mso-wrap-distance-right:9pt;mso-wrap-distance-bottom:0;mso-position-horizontal:absolute;mso-position-horizontal-relative:text;mso-position-vertical:absolute;mso-position-vertical-relative:text" from="-.5pt,2.1pt" to="421.9pt,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" strokecolor="#064154 [3204]" strokeweight="1.25pt">
                  <v:stroke joinstyle="miter"/>
                </v:line>
              </w:pict>
            </mc:Fallback>
          </mc:AlternateContent>
        </w:r>
      </w:ins>
      <w:ins w:id="931" w:author="Leon Mlakar" w:date="2024-09-27T11:14:00Z" w16du:dateUtc="2024-09-27T09:14:00Z">
        <w:r>
          <w:rPr>
            <w:noProof/>
          </w:rPr>
          <mc:AlternateContent>
            <mc:Choice Requires="wps">
              <w:drawing>
                <wp:anchor distT="0" distB="0" distL="114300" distR="114300" simplePos="0" relativeHeight="251691037" behindDoc="0" locked="0" layoutInCell="1" allowOverlap="1" wp14:anchorId="51C7E560" wp14:editId="625F964C">
                  <wp:simplePos x="0" y="0"/>
                  <wp:positionH relativeFrom="column">
                    <wp:posOffset>245110</wp:posOffset>
                  </wp:positionH>
                  <wp:positionV relativeFrom="paragraph">
                    <wp:posOffset>164465</wp:posOffset>
                  </wp:positionV>
                  <wp:extent cx="1004570" cy="203200"/>
                  <wp:effectExtent l="0" t="0" r="11430" b="12700"/>
                  <wp:wrapNone/>
                  <wp:docPr id="879048175" name="Rectangle 19"/>
                  <wp:cNvGraphicFramePr/>
                  <a:graphic xmlns:a="http://schemas.openxmlformats.org/drawingml/2006/main">
                    <a:graphicData uri="http://schemas.microsoft.com/office/word/2010/wordprocessingShape">
                      <wps:wsp>
                        <wps:cNvSpPr/>
                        <wps:spPr>
                          <a:xfrm>
                            <a:off x="0" y="0"/>
                            <a:ext cx="1004570" cy="203200"/>
                          </a:xfrm>
                          <a:prstGeom prst="rect">
                            <a:avLst/>
                          </a:prstGeom>
                          <a:solidFill>
                            <a:schemeClr val="accent3">
                              <a:lumMod val="2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787FEB4F" w14:textId="0B9EC9A2" w:rsidR="004D622D" w:rsidRPr="004D622D" w:rsidRDefault="004D622D">
                              <w:pPr>
                                <w:spacing w:line="240" w:lineRule="auto"/>
                                <w:jc w:val="center"/>
                                <w:rPr>
                                  <w:rFonts w:ascii="Courier New" w:hAnsi="Courier New" w:cs="Courier New"/>
                                  <w:b/>
                                  <w:bCs/>
                                  <w:color w:val="FFFFFF" w:themeColor="background1"/>
                                  <w:sz w:val="13"/>
                                  <w:szCs w:val="13"/>
                                  <w:lang w:val="en-US"/>
                                  <w:rPrChange w:id="932" w:author="Leon Mlakar" w:date="2024-09-27T11:04:00Z" w16du:dateUtc="2024-09-27T09:04:00Z">
                                    <w:rPr/>
                                  </w:rPrChange>
                                </w:rPr>
                                <w:pPrChange w:id="933" w:author="Leon Mlakar" w:date="2024-09-27T11:01:00Z" w16du:dateUtc="2024-09-27T09:01:00Z">
                                  <w:pPr/>
                                </w:pPrChange>
                              </w:pPr>
                              <w:proofErr w:type="spellStart"/>
                              <w:ins w:id="934" w:author="Leon Mlakar" w:date="2024-09-27T11:04:00Z" w16du:dateUtc="2024-09-27T09:04:00Z">
                                <w:r>
                                  <w:rPr>
                                    <w:rFonts w:ascii="Courier New" w:hAnsi="Courier New" w:cs="Courier New"/>
                                    <w:b/>
                                    <w:bCs/>
                                    <w:color w:val="FFFFFF" w:themeColor="background1"/>
                                    <w:sz w:val="13"/>
                                    <w:szCs w:val="13"/>
                                    <w:lang w:val="en-US"/>
                                  </w:rPr>
                                  <w:t>T</w:t>
                                </w:r>
                              </w:ins>
                              <w:ins w:id="935" w:author="Leon Mlakar" w:date="2024-09-27T11:11:00Z" w16du:dateUtc="2024-09-27T09:11:00Z">
                                <w:r>
                                  <w:rPr>
                                    <w:rFonts w:ascii="Courier New" w:hAnsi="Courier New" w:cs="Courier New"/>
                                    <w:b/>
                                    <w:bCs/>
                                    <w:color w:val="FFFFFF" w:themeColor="background1"/>
                                    <w:sz w:val="13"/>
                                    <w:szCs w:val="13"/>
                                    <w:lang w:val="en-US"/>
                                  </w:rPr>
                                  <w:t>x</w:t>
                                </w:r>
                              </w:ins>
                              <w:ins w:id="936" w:author="Leon Mlakar" w:date="2024-09-27T11:14:00Z" w16du:dateUtc="2024-09-27T09:14:00Z">
                                <w:r>
                                  <w:rPr>
                                    <w:rFonts w:ascii="Courier New" w:hAnsi="Courier New" w:cs="Courier New"/>
                                    <w:b/>
                                    <w:bCs/>
                                    <w:color w:val="FFFFFF" w:themeColor="background1"/>
                                    <w:sz w:val="13"/>
                                    <w:szCs w:val="13"/>
                                    <w:lang w:val="en-US"/>
                                  </w:rPr>
                                  <w:t>R</w:t>
                                </w:r>
                              </w:ins>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7E560" id="_x0000_s1055" style="position:absolute;margin-left:19.3pt;margin-top:12.95pt;width:79.1pt;height:16pt;z-index:2516910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" fillcolor="#284b4b [806]" strokecolor="#01090c [484]">
                  <v:textbox>
                    <w:txbxContent>
                      <w:p w14:paraId="787FEB4F" w14:textId="0B9EC9A2" w:rsidR="004D622D" w:rsidRPr="004D622D" w:rsidRDefault="004D622D">
                        <w:pPr>
                          <w:spacing w:line="240" w:lineRule="auto"/>
                          <w:jc w:val="center"/>
                          <w:rPr>
                            <w:rFonts w:ascii="Courier New" w:hAnsi="Courier New" w:cs="Courier New"/>
                            <w:b/>
                            <w:bCs/>
                            <w:color w:val="FFFFFF" w:themeColor="background1"/>
                            <w:sz w:val="13"/>
                            <w:szCs w:val="13"/>
                            <w:lang w:val="en-US"/>
                            <w:rPrChange w:id="937" w:author="Leon Mlakar" w:date="2024-09-27T11:04:00Z" w16du:dateUtc="2024-09-27T09:04:00Z">
                              <w:rPr/>
                            </w:rPrChange>
                          </w:rPr>
                          <w:pPrChange w:id="938" w:author="Leon Mlakar" w:date="2024-09-27T11:01:00Z" w16du:dateUtc="2024-09-27T09:01:00Z">
                            <w:pPr/>
                          </w:pPrChange>
                        </w:pPr>
                        <w:proofErr w:type="spellStart"/>
                        <w:ins w:id="939" w:author="Leon Mlakar" w:date="2024-09-27T11:04:00Z" w16du:dateUtc="2024-09-27T09:04:00Z">
                          <w:r>
                            <w:rPr>
                              <w:rFonts w:ascii="Courier New" w:hAnsi="Courier New" w:cs="Courier New"/>
                              <w:b/>
                              <w:bCs/>
                              <w:color w:val="FFFFFF" w:themeColor="background1"/>
                              <w:sz w:val="13"/>
                              <w:szCs w:val="13"/>
                              <w:lang w:val="en-US"/>
                            </w:rPr>
                            <w:t>T</w:t>
                          </w:r>
                        </w:ins>
                        <w:ins w:id="940" w:author="Leon Mlakar" w:date="2024-09-27T11:11:00Z" w16du:dateUtc="2024-09-27T09:11:00Z">
                          <w:r>
                            <w:rPr>
                              <w:rFonts w:ascii="Courier New" w:hAnsi="Courier New" w:cs="Courier New"/>
                              <w:b/>
                              <w:bCs/>
                              <w:color w:val="FFFFFF" w:themeColor="background1"/>
                              <w:sz w:val="13"/>
                              <w:szCs w:val="13"/>
                              <w:lang w:val="en-US"/>
                            </w:rPr>
                            <w:t>x</w:t>
                          </w:r>
                        </w:ins>
                        <w:ins w:id="941" w:author="Leon Mlakar" w:date="2024-09-27T11:14:00Z" w16du:dateUtc="2024-09-27T09:14:00Z">
                          <w:r>
                            <w:rPr>
                              <w:rFonts w:ascii="Courier New" w:hAnsi="Courier New" w:cs="Courier New"/>
                              <w:b/>
                              <w:bCs/>
                              <w:color w:val="FFFFFF" w:themeColor="background1"/>
                              <w:sz w:val="13"/>
                              <w:szCs w:val="13"/>
                              <w:lang w:val="en-US"/>
                            </w:rPr>
                            <w:t>R</w:t>
                          </w:r>
                        </w:ins>
                        <w:proofErr w:type="spellEnd"/>
                      </w:p>
                    </w:txbxContent>
                  </v:textbox>
                </v:rect>
              </w:pict>
            </mc:Fallback>
          </mc:AlternateContent>
        </w:r>
      </w:ins>
    </w:p>
    <w:p w14:paraId="32EDF98D" w14:textId="4119E998" w:rsidR="004D622D" w:rsidRDefault="004D622D" w:rsidP="004D622D">
      <w:pPr>
        <w:rPr>
          <w:ins w:id="942" w:author="Leon Mlakar" w:date="2024-09-27T10:57:00Z" w16du:dateUtc="2024-09-27T08:57:00Z"/>
        </w:rPr>
      </w:pPr>
    </w:p>
    <w:p w14:paraId="75CCEDB0" w14:textId="792BAE1A" w:rsidR="004D622D" w:rsidRDefault="004D622D" w:rsidP="004D622D">
      <w:pPr>
        <w:rPr>
          <w:ins w:id="943" w:author="Leon Mlakar" w:date="2024-09-27T10:57:00Z" w16du:dateUtc="2024-09-27T08:57:00Z"/>
        </w:rPr>
      </w:pPr>
      <w:ins w:id="944" w:author="Leon Mlakar" w:date="2024-09-27T11:18:00Z" w16du:dateUtc="2024-09-27T09:18:00Z">
        <w:r>
          <w:rPr>
            <w:noProof/>
          </w:rPr>
          <mc:AlternateContent>
            <mc:Choice Requires="wps">
              <w:drawing>
                <wp:anchor distT="0" distB="0" distL="114300" distR="114300" simplePos="0" relativeHeight="251697181" behindDoc="0" locked="0" layoutInCell="1" allowOverlap="1" wp14:anchorId="1BC30D7D" wp14:editId="6B4416BD">
                  <wp:simplePos x="0" y="0"/>
                  <wp:positionH relativeFrom="column">
                    <wp:posOffset>-6350</wp:posOffset>
                  </wp:positionH>
                  <wp:positionV relativeFrom="paragraph">
                    <wp:posOffset>138430</wp:posOffset>
                  </wp:positionV>
                  <wp:extent cx="254000" cy="0"/>
                  <wp:effectExtent l="0" t="63500" r="0" b="63500"/>
                  <wp:wrapNone/>
                  <wp:docPr id="432169956" name="Straight Arrow Connector 27"/>
                  <wp:cNvGraphicFramePr/>
                  <a:graphic xmlns:a="http://schemas.openxmlformats.org/drawingml/2006/main">
                    <a:graphicData uri="http://schemas.microsoft.com/office/word/2010/wordprocessingShape">
                      <wps:wsp>
                        <wps:cNvCnPr/>
                        <wps:spPr>
                          <a:xfrm>
                            <a:off x="0" y="0"/>
                            <a:ext cx="254000" cy="0"/>
                          </a:xfrm>
                          <a:prstGeom prst="straightConnector1">
                            <a:avLst/>
                          </a:prstGeom>
                          <a:ln w="15875">
                            <a:solidFill>
                              <a:schemeClr val="accent3">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29E05" id="Straight Arrow Connector 27" o:spid="_x0000_s1026" type="#_x0000_t32" style="position:absolute;margin-left:-.5pt;margin-top:10.9pt;width:20pt;height:0;z-index:25169718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" strokecolor="#284b4b [806]" strokeweight="1.25pt">
                  <v:stroke endarrow="block" joinstyle="miter"/>
                </v:shape>
              </w:pict>
            </mc:Fallback>
          </mc:AlternateContent>
        </w:r>
      </w:ins>
      <w:ins w:id="945" w:author="Leon Mlakar" w:date="2024-09-27T11:14:00Z" w16du:dateUtc="2024-09-27T09:14:00Z">
        <w:r>
          <w:rPr>
            <w:noProof/>
          </w:rPr>
          <mc:AlternateContent>
            <mc:Choice Requires="wps">
              <w:drawing>
                <wp:anchor distT="0" distB="0" distL="114300" distR="114300" simplePos="0" relativeHeight="251690013" behindDoc="0" locked="0" layoutInCell="1" allowOverlap="1" wp14:anchorId="7C70D5E0" wp14:editId="06C86A8A">
                  <wp:simplePos x="0" y="0"/>
                  <wp:positionH relativeFrom="column">
                    <wp:posOffset>246380</wp:posOffset>
                  </wp:positionH>
                  <wp:positionV relativeFrom="paragraph">
                    <wp:posOffset>245110</wp:posOffset>
                  </wp:positionV>
                  <wp:extent cx="501650" cy="203200"/>
                  <wp:effectExtent l="0" t="0" r="19050" b="12700"/>
                  <wp:wrapNone/>
                  <wp:docPr id="83370727" name="Rectangle 19"/>
                  <wp:cNvGraphicFramePr/>
                  <a:graphic xmlns:a="http://schemas.openxmlformats.org/drawingml/2006/main">
                    <a:graphicData uri="http://schemas.microsoft.com/office/word/2010/wordprocessingShape">
                      <wps:wsp>
                        <wps:cNvSpPr/>
                        <wps:spPr>
                          <a:xfrm>
                            <a:off x="0" y="0"/>
                            <a:ext cx="501650" cy="203200"/>
                          </a:xfrm>
                          <a:prstGeom prst="rect">
                            <a:avLst/>
                          </a:prstGeom>
                          <a:solidFill>
                            <a:schemeClr val="accent3">
                              <a:lumMod val="90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140A6CCF" w14:textId="77777777" w:rsidR="004D622D" w:rsidRPr="004D622D" w:rsidRDefault="004D622D">
                              <w:pPr>
                                <w:spacing w:line="240" w:lineRule="auto"/>
                                <w:jc w:val="center"/>
                                <w:rPr>
                                  <w:sz w:val="13"/>
                                  <w:szCs w:val="13"/>
                                  <w:lang w:val="en-US"/>
                                  <w:rPrChange w:id="946" w:author="Leon Mlakar" w:date="2024-09-27T11:00:00Z" w16du:dateUtc="2024-09-27T09:00:00Z">
                                    <w:rPr/>
                                  </w:rPrChange>
                                </w:rPr>
                                <w:pPrChange w:id="947" w:author="Leon Mlakar" w:date="2024-09-27T11:01:00Z" w16du:dateUtc="2024-09-27T09:01:00Z">
                                  <w:pPr/>
                                </w:pPrChang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0D5E0" id="_x0000_s1056" style="position:absolute;margin-left:19.4pt;margin-top:19.3pt;width:39.5pt;height:16pt;z-index:2516900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" fillcolor="#c3dfdf [2886]" strokecolor="#01090c [484]">
                  <v:textbox>
                    <w:txbxContent>
                      <w:p w14:paraId="140A6CCF" w14:textId="77777777" w:rsidR="004D622D" w:rsidRPr="004D622D" w:rsidRDefault="004D622D">
                        <w:pPr>
                          <w:spacing w:line="240" w:lineRule="auto"/>
                          <w:jc w:val="center"/>
                          <w:rPr>
                            <w:sz w:val="13"/>
                            <w:szCs w:val="13"/>
                            <w:lang w:val="en-US"/>
                            <w:rPrChange w:id="948" w:author="Leon Mlakar" w:date="2024-09-27T11:00:00Z" w16du:dateUtc="2024-09-27T09:00:00Z">
                              <w:rPr/>
                            </w:rPrChange>
                          </w:rPr>
                          <w:pPrChange w:id="949" w:author="Leon Mlakar" w:date="2024-09-27T11:01:00Z" w16du:dateUtc="2024-09-27T09:01:00Z">
                            <w:pPr/>
                          </w:pPrChange>
                        </w:pPr>
                      </w:p>
                    </w:txbxContent>
                  </v:textbox>
                </v:rect>
              </w:pict>
            </mc:Fallback>
          </mc:AlternateContent>
        </w:r>
        <w:r>
          <w:rPr>
            <w:noProof/>
          </w:rPr>
          <mc:AlternateContent>
            <mc:Choice Requires="wps">
              <w:drawing>
                <wp:anchor distT="0" distB="0" distL="114300" distR="114300" simplePos="0" relativeHeight="251688989" behindDoc="0" locked="0" layoutInCell="1" allowOverlap="1" wp14:anchorId="54FDC2D7" wp14:editId="40187EE2">
                  <wp:simplePos x="0" y="0"/>
                  <wp:positionH relativeFrom="column">
                    <wp:posOffset>246380</wp:posOffset>
                  </wp:positionH>
                  <wp:positionV relativeFrom="paragraph">
                    <wp:posOffset>41910</wp:posOffset>
                  </wp:positionV>
                  <wp:extent cx="501650" cy="203200"/>
                  <wp:effectExtent l="0" t="0" r="19050" b="12700"/>
                  <wp:wrapNone/>
                  <wp:docPr id="1985938906" name="Rectangle 19"/>
                  <wp:cNvGraphicFramePr/>
                  <a:graphic xmlns:a="http://schemas.openxmlformats.org/drawingml/2006/main">
                    <a:graphicData uri="http://schemas.microsoft.com/office/word/2010/wordprocessingShape">
                      <wps:wsp>
                        <wps:cNvSpPr/>
                        <wps:spPr>
                          <a:xfrm>
                            <a:off x="0" y="0"/>
                            <a:ext cx="501650" cy="203200"/>
                          </a:xfrm>
                          <a:prstGeom prst="rect">
                            <a:avLst/>
                          </a:prstGeom>
                          <a:solidFill>
                            <a:schemeClr val="accent3">
                              <a:lumMod val="7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1BE752AD" w14:textId="77777777" w:rsidR="004D622D" w:rsidRPr="004D622D" w:rsidRDefault="004D622D">
                              <w:pPr>
                                <w:spacing w:line="240" w:lineRule="auto"/>
                                <w:jc w:val="center"/>
                                <w:rPr>
                                  <w:sz w:val="13"/>
                                  <w:szCs w:val="13"/>
                                  <w:lang w:val="en-US"/>
                                  <w:rPrChange w:id="950" w:author="Leon Mlakar" w:date="2024-09-27T11:00:00Z" w16du:dateUtc="2024-09-27T09:00:00Z">
                                    <w:rPr/>
                                  </w:rPrChange>
                                </w:rPr>
                                <w:pPrChange w:id="951" w:author="Leon Mlakar" w:date="2024-09-27T11:01:00Z" w16du:dateUtc="2024-09-27T09:01:00Z">
                                  <w:pPr/>
                                </w:pPrChange>
                              </w:pPr>
                              <w:ins w:id="952" w:author="Leon Mlakar" w:date="2024-09-27T11:01:00Z" w16du:dateUtc="2024-09-27T09:01:00Z">
                                <w:r>
                                  <w:rPr>
                                    <w:sz w:val="13"/>
                                    <w:szCs w:val="13"/>
                                    <w:lang w:val="en-US"/>
                                  </w:rPr>
                                  <w:t>Input 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DC2D7" id="_x0000_s1057" style="position:absolute;margin-left:19.4pt;margin-top:3.3pt;width:39.5pt;height:16pt;z-index:2516889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" fillcolor="#96c7c7 [2406]" strokecolor="#01090c [484]">
                  <v:textbox>
                    <w:txbxContent>
                      <w:p w14:paraId="1BE752AD" w14:textId="77777777" w:rsidR="004D622D" w:rsidRPr="004D622D" w:rsidRDefault="004D622D">
                        <w:pPr>
                          <w:spacing w:line="240" w:lineRule="auto"/>
                          <w:jc w:val="center"/>
                          <w:rPr>
                            <w:sz w:val="13"/>
                            <w:szCs w:val="13"/>
                            <w:lang w:val="en-US"/>
                            <w:rPrChange w:id="953" w:author="Leon Mlakar" w:date="2024-09-27T11:00:00Z" w16du:dateUtc="2024-09-27T09:00:00Z">
                              <w:rPr/>
                            </w:rPrChange>
                          </w:rPr>
                          <w:pPrChange w:id="954" w:author="Leon Mlakar" w:date="2024-09-27T11:01:00Z" w16du:dateUtc="2024-09-27T09:01:00Z">
                            <w:pPr/>
                          </w:pPrChange>
                        </w:pPr>
                        <w:ins w:id="955" w:author="Leon Mlakar" w:date="2024-09-27T11:01:00Z" w16du:dateUtc="2024-09-27T09:01:00Z">
                          <w:r>
                            <w:rPr>
                              <w:sz w:val="13"/>
                              <w:szCs w:val="13"/>
                              <w:lang w:val="en-US"/>
                            </w:rPr>
                            <w:t>Input 0</w:t>
                          </w:r>
                        </w:ins>
                      </w:p>
                    </w:txbxContent>
                  </v:textbox>
                </v:rect>
              </w:pict>
            </mc:Fallback>
          </mc:AlternateContent>
        </w:r>
        <w:r>
          <w:rPr>
            <w:noProof/>
          </w:rPr>
          <mc:AlternateContent>
            <mc:Choice Requires="wps">
              <w:drawing>
                <wp:anchor distT="0" distB="0" distL="114300" distR="114300" simplePos="0" relativeHeight="251687965" behindDoc="0" locked="0" layoutInCell="1" allowOverlap="1" wp14:anchorId="64B355B7" wp14:editId="73CFD1FA">
                  <wp:simplePos x="0" y="0"/>
                  <wp:positionH relativeFrom="column">
                    <wp:posOffset>748030</wp:posOffset>
                  </wp:positionH>
                  <wp:positionV relativeFrom="paragraph">
                    <wp:posOffset>41910</wp:posOffset>
                  </wp:positionV>
                  <wp:extent cx="501650" cy="406400"/>
                  <wp:effectExtent l="0" t="0" r="19050" b="12700"/>
                  <wp:wrapNone/>
                  <wp:docPr id="785027475" name="Rectangle 19"/>
                  <wp:cNvGraphicFramePr/>
                  <a:graphic xmlns:a="http://schemas.openxmlformats.org/drawingml/2006/main">
                    <a:graphicData uri="http://schemas.microsoft.com/office/word/2010/wordprocessingShape">
                      <wps:wsp>
                        <wps:cNvSpPr/>
                        <wps:spPr>
                          <a:xfrm>
                            <a:off x="0" y="0"/>
                            <a:ext cx="501650" cy="406400"/>
                          </a:xfrm>
                          <a:prstGeom prst="rect">
                            <a:avLst/>
                          </a:prstGeom>
                          <a:solidFill>
                            <a:schemeClr val="accent3">
                              <a:lumMod val="75000"/>
                            </a:schemeClr>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FC52436" w14:textId="77777777" w:rsidR="004D622D" w:rsidRPr="004D622D" w:rsidRDefault="004D622D">
                              <w:pPr>
                                <w:spacing w:line="240" w:lineRule="auto"/>
                                <w:jc w:val="center"/>
                                <w:rPr>
                                  <w:ins w:id="956" w:author="Leon Mlakar" w:date="2024-09-27T10:59:00Z" w16du:dateUtc="2024-09-27T08:59:00Z"/>
                                  <w:sz w:val="13"/>
                                  <w:szCs w:val="13"/>
                                  <w:lang w:val="en-US"/>
                                </w:rPr>
                                <w:pPrChange w:id="957" w:author="Leon Mlakar" w:date="2024-09-27T11:01:00Z" w16du:dateUtc="2024-09-27T09:01:00Z">
                                  <w:pPr>
                                    <w:jc w:val="center"/>
                                  </w:pPr>
                                </w:pPrChange>
                              </w:pPr>
                              <w:ins w:id="958" w:author="Leon Mlakar" w:date="2024-09-27T10:58:00Z" w16du:dateUtc="2024-09-27T08:58:00Z">
                                <w:r w:rsidRPr="004D622D">
                                  <w:rPr>
                                    <w:sz w:val="13"/>
                                    <w:szCs w:val="13"/>
                                    <w:lang w:val="en-US"/>
                                    <w:rPrChange w:id="959" w:author="Leon Mlakar" w:date="2024-09-27T11:00:00Z" w16du:dateUtc="2024-09-27T09:00:00Z">
                                      <w:rPr>
                                        <w:lang w:val="en-US"/>
                                      </w:rPr>
                                    </w:rPrChange>
                                  </w:rPr>
                                  <w:t>UTX</w:t>
                                </w:r>
                              </w:ins>
                              <w:ins w:id="960" w:author="Leon Mlakar" w:date="2024-09-27T10:59:00Z" w16du:dateUtc="2024-09-27T08:59:00Z">
                                <w:r w:rsidRPr="004D622D">
                                  <w:rPr>
                                    <w:sz w:val="13"/>
                                    <w:szCs w:val="13"/>
                                    <w:lang w:val="en-US"/>
                                  </w:rPr>
                                  <w:t xml:space="preserve"> </w:t>
                                </w:r>
                              </w:ins>
                              <w:ins w:id="961" w:author="Leon Mlakar" w:date="2024-09-27T10:58:00Z" w16du:dateUtc="2024-09-27T08:58:00Z">
                                <w:r w:rsidRPr="004D622D">
                                  <w:rPr>
                                    <w:sz w:val="13"/>
                                    <w:szCs w:val="13"/>
                                    <w:lang w:val="en-US"/>
                                    <w:rPrChange w:id="962" w:author="Leon Mlakar" w:date="2024-09-27T11:00:00Z" w16du:dateUtc="2024-09-27T09:00:00Z">
                                      <w:rPr>
                                        <w:lang w:val="en-US"/>
                                      </w:rPr>
                                    </w:rPrChange>
                                  </w:rPr>
                                  <w:t xml:space="preserve">0 </w:t>
                                </w:r>
                              </w:ins>
                            </w:p>
                            <w:p w14:paraId="390B02C2" w14:textId="43E8148B" w:rsidR="004D622D" w:rsidRPr="004D622D" w:rsidRDefault="004D622D">
                              <w:pPr>
                                <w:spacing w:line="240" w:lineRule="auto"/>
                                <w:jc w:val="center"/>
                                <w:rPr>
                                  <w:sz w:val="13"/>
                                  <w:szCs w:val="13"/>
                                  <w:lang w:val="en-US"/>
                                  <w:rPrChange w:id="963" w:author="Leon Mlakar" w:date="2024-09-27T11:00:00Z" w16du:dateUtc="2024-09-27T09:00:00Z">
                                    <w:rPr/>
                                  </w:rPrChange>
                                </w:rPr>
                                <w:pPrChange w:id="964" w:author="Leon Mlakar" w:date="2024-09-27T11:01:00Z" w16du:dateUtc="2024-09-27T09:01:00Z">
                                  <w:pPr/>
                                </w:pPrChange>
                              </w:pPr>
                              <w:ins w:id="965" w:author="Leon Mlakar" w:date="2024-09-27T10:59:00Z" w16du:dateUtc="2024-09-27T08:59:00Z">
                                <w:r w:rsidRPr="004D622D">
                                  <w:rPr>
                                    <w:sz w:val="13"/>
                                    <w:szCs w:val="13"/>
                                    <w:lang w:val="en-US"/>
                                  </w:rPr>
                                  <w:t xml:space="preserve">Value: </w:t>
                                </w:r>
                              </w:ins>
                              <w:ins w:id="966" w:author="Leon Mlakar" w:date="2024-09-27T11:26:00Z" w16du:dateUtc="2024-09-27T09:26:00Z">
                                <w:r w:rsidR="0043243A">
                                  <w:rPr>
                                    <w:sz w:val="13"/>
                                    <w:szCs w:val="13"/>
                                    <w:lang w:val="en-US"/>
                                  </w:rPr>
                                  <w:t>0</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355B7" id="_x0000_s1058" style="position:absolute;margin-left:58.9pt;margin-top:3.3pt;width:39.5pt;height:32pt;z-index:2516879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" fillcolor="#96c7c7 [2406]" strokecolor="#01090c [484]">
                  <v:textbox>
                    <w:txbxContent>
                      <w:p w14:paraId="2FC52436" w14:textId="77777777" w:rsidR="004D622D" w:rsidRPr="004D622D" w:rsidRDefault="004D622D">
                        <w:pPr>
                          <w:spacing w:line="240" w:lineRule="auto"/>
                          <w:jc w:val="center"/>
                          <w:rPr>
                            <w:ins w:id="967" w:author="Leon Mlakar" w:date="2024-09-27T10:59:00Z" w16du:dateUtc="2024-09-27T08:59:00Z"/>
                            <w:sz w:val="13"/>
                            <w:szCs w:val="13"/>
                            <w:lang w:val="en-US"/>
                          </w:rPr>
                          <w:pPrChange w:id="968" w:author="Leon Mlakar" w:date="2024-09-27T11:01:00Z" w16du:dateUtc="2024-09-27T09:01:00Z">
                            <w:pPr>
                              <w:jc w:val="center"/>
                            </w:pPr>
                          </w:pPrChange>
                        </w:pPr>
                        <w:ins w:id="969" w:author="Leon Mlakar" w:date="2024-09-27T10:58:00Z" w16du:dateUtc="2024-09-27T08:58:00Z">
                          <w:r w:rsidRPr="004D622D">
                            <w:rPr>
                              <w:sz w:val="13"/>
                              <w:szCs w:val="13"/>
                              <w:lang w:val="en-US"/>
                              <w:rPrChange w:id="970" w:author="Leon Mlakar" w:date="2024-09-27T11:00:00Z" w16du:dateUtc="2024-09-27T09:00:00Z">
                                <w:rPr>
                                  <w:lang w:val="en-US"/>
                                </w:rPr>
                              </w:rPrChange>
                            </w:rPr>
                            <w:t>UTX</w:t>
                          </w:r>
                        </w:ins>
                        <w:ins w:id="971" w:author="Leon Mlakar" w:date="2024-09-27T10:59:00Z" w16du:dateUtc="2024-09-27T08:59:00Z">
                          <w:r w:rsidRPr="004D622D">
                            <w:rPr>
                              <w:sz w:val="13"/>
                              <w:szCs w:val="13"/>
                              <w:lang w:val="en-US"/>
                            </w:rPr>
                            <w:t xml:space="preserve"> </w:t>
                          </w:r>
                        </w:ins>
                        <w:ins w:id="972" w:author="Leon Mlakar" w:date="2024-09-27T10:58:00Z" w16du:dateUtc="2024-09-27T08:58:00Z">
                          <w:r w:rsidRPr="004D622D">
                            <w:rPr>
                              <w:sz w:val="13"/>
                              <w:szCs w:val="13"/>
                              <w:lang w:val="en-US"/>
                              <w:rPrChange w:id="973" w:author="Leon Mlakar" w:date="2024-09-27T11:00:00Z" w16du:dateUtc="2024-09-27T09:00:00Z">
                                <w:rPr>
                                  <w:lang w:val="en-US"/>
                                </w:rPr>
                              </w:rPrChange>
                            </w:rPr>
                            <w:t xml:space="preserve">0 </w:t>
                          </w:r>
                        </w:ins>
                      </w:p>
                      <w:p w14:paraId="390B02C2" w14:textId="43E8148B" w:rsidR="004D622D" w:rsidRPr="004D622D" w:rsidRDefault="004D622D">
                        <w:pPr>
                          <w:spacing w:line="240" w:lineRule="auto"/>
                          <w:jc w:val="center"/>
                          <w:rPr>
                            <w:sz w:val="13"/>
                            <w:szCs w:val="13"/>
                            <w:lang w:val="en-US"/>
                            <w:rPrChange w:id="974" w:author="Leon Mlakar" w:date="2024-09-27T11:00:00Z" w16du:dateUtc="2024-09-27T09:00:00Z">
                              <w:rPr/>
                            </w:rPrChange>
                          </w:rPr>
                          <w:pPrChange w:id="975" w:author="Leon Mlakar" w:date="2024-09-27T11:01:00Z" w16du:dateUtc="2024-09-27T09:01:00Z">
                            <w:pPr/>
                          </w:pPrChange>
                        </w:pPr>
                        <w:ins w:id="976" w:author="Leon Mlakar" w:date="2024-09-27T10:59:00Z" w16du:dateUtc="2024-09-27T08:59:00Z">
                          <w:r w:rsidRPr="004D622D">
                            <w:rPr>
                              <w:sz w:val="13"/>
                              <w:szCs w:val="13"/>
                              <w:lang w:val="en-US"/>
                            </w:rPr>
                            <w:t xml:space="preserve">Value: </w:t>
                          </w:r>
                        </w:ins>
                        <w:ins w:id="977" w:author="Leon Mlakar" w:date="2024-09-27T11:26:00Z" w16du:dateUtc="2024-09-27T09:26:00Z">
                          <w:r w:rsidR="0043243A">
                            <w:rPr>
                              <w:sz w:val="13"/>
                              <w:szCs w:val="13"/>
                              <w:lang w:val="en-US"/>
                            </w:rPr>
                            <w:t>0</w:t>
                          </w:r>
                        </w:ins>
                      </w:p>
                    </w:txbxContent>
                  </v:textbox>
                </v:rect>
              </w:pict>
            </mc:Fallback>
          </mc:AlternateContent>
        </w:r>
      </w:ins>
    </w:p>
    <w:p w14:paraId="34D3DA11" w14:textId="77777777" w:rsidR="004D622D" w:rsidRPr="004D622D" w:rsidRDefault="004D622D">
      <w:pPr>
        <w:rPr>
          <w:ins w:id="978" w:author="Leon Mlakar" w:date="2024-09-27T10:57:00Z" w16du:dateUtc="2024-09-27T08:57:00Z"/>
        </w:rPr>
        <w:pPrChange w:id="979" w:author="Leon Mlakar" w:date="2024-09-27T10:57:00Z" w16du:dateUtc="2024-09-27T08:57:00Z">
          <w:pPr>
            <w:pStyle w:val="Heading4"/>
          </w:pPr>
        </w:pPrChange>
      </w:pPr>
    </w:p>
    <w:p w14:paraId="741A51A2" w14:textId="77777777" w:rsidR="004D622D" w:rsidRDefault="004D622D" w:rsidP="004D622D">
      <w:pPr>
        <w:rPr>
          <w:ins w:id="980" w:author="Leon Mlakar" w:date="2024-09-27T11:15:00Z" w16du:dateUtc="2024-09-27T09:15:00Z"/>
        </w:rPr>
      </w:pPr>
    </w:p>
    <w:p w14:paraId="342FBCF9" w14:textId="77777777" w:rsidR="004D622D" w:rsidRDefault="004D622D" w:rsidP="004D622D">
      <w:pPr>
        <w:rPr>
          <w:ins w:id="981" w:author="Leon Mlakar" w:date="2024-09-27T11:15:00Z" w16du:dateUtc="2024-09-27T09:15:00Z"/>
        </w:rPr>
      </w:pPr>
    </w:p>
    <w:p w14:paraId="0F3CBE34" w14:textId="77777777" w:rsidR="004D622D" w:rsidRPr="004D622D" w:rsidRDefault="004D622D" w:rsidP="004D622D">
      <w:pPr>
        <w:rPr>
          <w:ins w:id="982" w:author="Leon Mlakar" w:date="2024-09-27T10:55:00Z" w16du:dateUtc="2024-09-27T08:55:00Z"/>
        </w:rPr>
      </w:pPr>
    </w:p>
    <w:p w14:paraId="14666713" w14:textId="098F033D" w:rsidR="004D622D" w:rsidRPr="000E1635" w:rsidDel="004D622D" w:rsidRDefault="004D622D">
      <w:pPr>
        <w:rPr>
          <w:del w:id="983" w:author="Leon Mlakar" w:date="2024-09-27T10:57:00Z" w16du:dateUtc="2024-09-27T08:57:00Z"/>
        </w:rPr>
        <w:pPrChange w:id="984" w:author="Leon Mlakar" w:date="2024-09-26T14:43:00Z" w16du:dateUtc="2024-09-26T12:43:00Z">
          <w:pPr>
            <w:pStyle w:val="Heading4"/>
          </w:pPr>
        </w:pPrChange>
      </w:pPr>
    </w:p>
    <w:p w14:paraId="2F9A3EAA" w14:textId="2178C17F" w:rsidR="003A685A" w:rsidRDefault="003A685A" w:rsidP="003A685A">
      <w:pPr>
        <w:pStyle w:val="Heading3"/>
        <w:rPr>
          <w:ins w:id="985" w:author="Leon Mlakar" w:date="2024-09-26T14:45:00Z" w16du:dateUtc="2024-09-26T12:45:00Z"/>
        </w:rPr>
      </w:pPr>
      <w:bookmarkStart w:id="986" w:name="_Toc178346106"/>
      <w:r>
        <w:t>A.3 DID Operations</w:t>
      </w:r>
      <w:bookmarkEnd w:id="986"/>
    </w:p>
    <w:p w14:paraId="7EB9F0A1" w14:textId="0E99925F" w:rsidR="005F786A" w:rsidRDefault="005F786A" w:rsidP="005F786A">
      <w:pPr>
        <w:rPr>
          <w:ins w:id="987" w:author="Leon Mlakar" w:date="2024-09-26T16:24:00Z" w16du:dateUtc="2024-09-26T14:24:00Z"/>
        </w:rPr>
      </w:pPr>
      <w:ins w:id="988" w:author="Leon Mlakar" w:date="2024-09-26T14:45:00Z" w16du:dateUtc="2024-09-26T12:45:00Z">
        <w:r>
          <w:t>The authorisations to perform the operations rely on the properties of the blockchain</w:t>
        </w:r>
      </w:ins>
      <w:ins w:id="989" w:author="Leon Mlakar" w:date="2024-09-26T14:46:00Z" w16du:dateUtc="2024-09-26T12:46:00Z">
        <w:r>
          <w:t xml:space="preserve"> that will reject the transactions which unlocking script will fail to unlock the addressed UTXOs.</w:t>
        </w:r>
      </w:ins>
      <w:ins w:id="990" w:author="Leon Mlakar" w:date="2024-09-26T14:47:00Z" w16du:dateUtc="2024-09-26T12:47:00Z">
        <w:r>
          <w:t xml:space="preserve"> Both DID controller and DID subject must possess their own</w:t>
        </w:r>
      </w:ins>
      <w:ins w:id="991" w:author="Leon Mlakar" w:date="2024-09-26T14:48:00Z" w16du:dateUtc="2024-09-26T12:48:00Z">
        <w:r>
          <w:t xml:space="preserve"> SECP256K1 keys which they MUST use to sign the DID transactions that are to be added to</w:t>
        </w:r>
      </w:ins>
      <w:ins w:id="992" w:author="Leon Mlakar" w:date="2024-09-26T14:49:00Z" w16du:dateUtc="2024-09-26T12:49:00Z">
        <w:r>
          <w:t xml:space="preserve"> the DID’s chain of transactions.</w:t>
        </w:r>
      </w:ins>
    </w:p>
    <w:p w14:paraId="0F93B548" w14:textId="77777777" w:rsidR="0058737F" w:rsidRDefault="0058737F" w:rsidP="005F786A">
      <w:pPr>
        <w:rPr>
          <w:ins w:id="993" w:author="Leon Mlakar" w:date="2024-09-26T14:50:00Z" w16du:dateUtc="2024-09-26T12:50:00Z"/>
        </w:rPr>
      </w:pPr>
    </w:p>
    <w:p w14:paraId="6902C13F" w14:textId="1A4935FD" w:rsidR="00166186" w:rsidRPr="0043243A" w:rsidRDefault="005F786A">
      <w:pPr>
        <w:rPr>
          <w:ins w:id="994" w:author="Leon Mlakar" w:date="2024-09-27T10:03:00Z" w16du:dateUtc="2024-09-27T08:03:00Z"/>
          <w:rPrChange w:id="995" w:author="Leon Mlakar" w:date="2024-09-27T11:29:00Z" w16du:dateUtc="2024-09-27T09:29:00Z">
            <w:rPr>
              <w:ins w:id="996" w:author="Leon Mlakar" w:date="2024-09-27T10:03:00Z" w16du:dateUtc="2024-09-27T08:03:00Z"/>
              <w:rFonts w:ascii="Courier New" w:hAnsi="Courier New" w:cs="Courier New"/>
              <w:sz w:val="13"/>
              <w:szCs w:val="13"/>
            </w:rPr>
          </w:rPrChange>
        </w:rPr>
        <w:pPrChange w:id="997" w:author="Leon Mlakar" w:date="2024-09-27T11:29:00Z" w16du:dateUtc="2024-09-27T09:29:00Z">
          <w:pPr>
            <w:spacing w:line="240" w:lineRule="auto"/>
          </w:pPr>
        </w:pPrChange>
      </w:pPr>
      <w:ins w:id="998" w:author="Leon Mlakar" w:date="2024-09-26T14:50:00Z" w16du:dateUtc="2024-09-26T12:50:00Z">
        <w:r>
          <w:t xml:space="preserve">When DID subject and DID controller are implemented as separate entities, </w:t>
        </w:r>
      </w:ins>
      <w:ins w:id="999" w:author="Leon Mlakar" w:date="2024-09-26T14:51:00Z" w16du:dateUtc="2024-09-26T12:51:00Z">
        <w:r>
          <w:t>they each use their own DID, which when resolved will yield their respective public keys. The DID subject’s DID document list the DID of its controller:</w:t>
        </w:r>
      </w:ins>
    </w:p>
    <w:p w14:paraId="7E2323F5" w14:textId="77777777" w:rsidR="007171A4" w:rsidRDefault="007171A4" w:rsidP="005F786A">
      <w:pPr>
        <w:rPr>
          <w:ins w:id="1000" w:author="Leon Mlakar" w:date="2024-09-26T14:55:00Z" w16du:dateUtc="2024-09-26T12:55:00Z"/>
          <w:rFonts w:ascii="Courier New" w:hAnsi="Courier New" w:cs="Courier New"/>
          <w:sz w:val="13"/>
          <w:szCs w:val="13"/>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C5E0E0" w:themeFill="accent3" w:themeFillShade="E6"/>
        <w:tblLook w:val="04A0" w:firstRow="1" w:lastRow="0" w:firstColumn="1" w:lastColumn="0" w:noHBand="0" w:noVBand="1"/>
      </w:tblPr>
      <w:tblGrid>
        <w:gridCol w:w="8629"/>
      </w:tblGrid>
      <w:tr w:rsidR="007171A4" w14:paraId="2455E535" w14:textId="77777777" w:rsidTr="007171A4">
        <w:trPr>
          <w:jc w:val="center"/>
          <w:ins w:id="1001" w:author="Leon Mlakar" w:date="2024-09-26T14:56:00Z"/>
        </w:trPr>
        <w:tc>
          <w:tcPr>
            <w:tcW w:w="8629" w:type="dxa"/>
            <w:shd w:val="clear" w:color="auto" w:fill="C5E0E0" w:themeFill="accent3" w:themeFillShade="E6"/>
          </w:tcPr>
          <w:p w14:paraId="1E99E074" w14:textId="77777777" w:rsidR="007171A4" w:rsidRPr="00794C52" w:rsidRDefault="007171A4" w:rsidP="007171A4">
            <w:pPr>
              <w:rPr>
                <w:ins w:id="1002" w:author="Leon Mlakar" w:date="2024-09-26T14:56:00Z" w16du:dateUtc="2024-09-26T12:56:00Z"/>
                <w:rFonts w:ascii="Courier New" w:hAnsi="Courier New" w:cs="Courier New"/>
                <w:sz w:val="13"/>
                <w:szCs w:val="13"/>
              </w:rPr>
            </w:pPr>
            <w:ins w:id="1003" w:author="Leon Mlakar" w:date="2024-09-26T14:56:00Z" w16du:dateUtc="2024-09-26T12:56:00Z">
              <w:r w:rsidRPr="00794C52">
                <w:rPr>
                  <w:rFonts w:ascii="Courier New" w:hAnsi="Courier New" w:cs="Courier New"/>
                  <w:sz w:val="13"/>
                  <w:szCs w:val="13"/>
                </w:rPr>
                <w:t>{</w:t>
              </w:r>
            </w:ins>
          </w:p>
          <w:p w14:paraId="10449384" w14:textId="77777777" w:rsidR="007171A4" w:rsidRPr="00794C52" w:rsidRDefault="007171A4" w:rsidP="007171A4">
            <w:pPr>
              <w:rPr>
                <w:ins w:id="1004" w:author="Leon Mlakar" w:date="2024-09-26T14:56:00Z" w16du:dateUtc="2024-09-26T12:56:00Z"/>
                <w:rFonts w:ascii="Courier New" w:hAnsi="Courier New" w:cs="Courier New"/>
                <w:sz w:val="13"/>
                <w:szCs w:val="13"/>
              </w:rPr>
            </w:pPr>
            <w:ins w:id="1005" w:author="Leon Mlakar" w:date="2024-09-26T14:56:00Z" w16du:dateUtc="2024-09-26T12:56:00Z">
              <w:r w:rsidRPr="00794C52">
                <w:rPr>
                  <w:rFonts w:ascii="Courier New" w:hAnsi="Courier New" w:cs="Courier New"/>
                  <w:sz w:val="13"/>
                  <w:szCs w:val="13"/>
                </w:rPr>
                <w:t xml:space="preserve">    "@context": "https://www.w3.org/ns/did/v1",</w:t>
              </w:r>
            </w:ins>
          </w:p>
          <w:p w14:paraId="31DBEC78" w14:textId="77777777" w:rsidR="007171A4" w:rsidRPr="00794C52" w:rsidRDefault="007171A4" w:rsidP="007171A4">
            <w:pPr>
              <w:rPr>
                <w:ins w:id="1006" w:author="Leon Mlakar" w:date="2024-09-26T14:56:00Z" w16du:dateUtc="2024-09-26T12:56:00Z"/>
                <w:rFonts w:ascii="Courier New" w:hAnsi="Courier New" w:cs="Courier New"/>
                <w:sz w:val="13"/>
                <w:szCs w:val="13"/>
              </w:rPr>
            </w:pPr>
            <w:ins w:id="1007" w:author="Leon Mlakar" w:date="2024-09-26T14:56:00Z" w16du:dateUtc="2024-09-26T12:56:00Z">
              <w:r w:rsidRPr="00794C52">
                <w:rPr>
                  <w:rFonts w:ascii="Courier New" w:hAnsi="Courier New" w:cs="Courier New"/>
                  <w:sz w:val="13"/>
                  <w:szCs w:val="13"/>
                </w:rPr>
                <w:t xml:space="preserve">    "id": "did:bsv:1909a27e2f9c01dbc99f6391f77cd96032e00b92ff601584b7e227009055e6da",</w:t>
              </w:r>
            </w:ins>
          </w:p>
          <w:p w14:paraId="5D0B964D" w14:textId="77777777" w:rsidR="007171A4" w:rsidRPr="00794C52" w:rsidRDefault="007171A4" w:rsidP="007171A4">
            <w:pPr>
              <w:rPr>
                <w:ins w:id="1008" w:author="Leon Mlakar" w:date="2024-09-26T14:56:00Z" w16du:dateUtc="2024-09-26T12:56:00Z"/>
                <w:rFonts w:ascii="Courier New" w:hAnsi="Courier New" w:cs="Courier New"/>
                <w:sz w:val="13"/>
                <w:szCs w:val="13"/>
              </w:rPr>
            </w:pPr>
            <w:ins w:id="1009" w:author="Leon Mlakar" w:date="2024-09-26T14:56:00Z" w16du:dateUtc="2024-09-26T12:56:00Z">
              <w:r w:rsidRPr="00794C52">
                <w:rPr>
                  <w:rFonts w:ascii="Courier New" w:hAnsi="Courier New" w:cs="Courier New"/>
                  <w:sz w:val="13"/>
                  <w:szCs w:val="13"/>
                </w:rPr>
                <w:t xml:space="preserve">    "controller": "did:bsv:a2fc941316adc10d680c98a06bf68da88ec513c658a9dc5ef837058064b588f9",</w:t>
              </w:r>
            </w:ins>
          </w:p>
          <w:p w14:paraId="2091F898" w14:textId="77777777" w:rsidR="007171A4" w:rsidRPr="00794C52" w:rsidRDefault="007171A4" w:rsidP="007171A4">
            <w:pPr>
              <w:rPr>
                <w:ins w:id="1010" w:author="Leon Mlakar" w:date="2024-09-26T14:56:00Z" w16du:dateUtc="2024-09-26T12:56:00Z"/>
                <w:rFonts w:ascii="Courier New" w:hAnsi="Courier New" w:cs="Courier New"/>
                <w:sz w:val="13"/>
                <w:szCs w:val="13"/>
              </w:rPr>
            </w:pPr>
            <w:ins w:id="1011" w:author="Leon Mlakar" w:date="2024-09-26T14:56:00Z" w16du:dateUtc="2024-09-26T12:56:00Z">
              <w:r w:rsidRPr="00794C52">
                <w:rPr>
                  <w:rFonts w:ascii="Courier New" w:hAnsi="Courier New" w:cs="Courier New"/>
                  <w:sz w:val="13"/>
                  <w:szCs w:val="13"/>
                </w:rPr>
                <w:t xml:space="preserve">    "</w:t>
              </w:r>
              <w:proofErr w:type="spellStart"/>
              <w:r w:rsidRPr="00794C52">
                <w:rPr>
                  <w:rFonts w:ascii="Courier New" w:hAnsi="Courier New" w:cs="Courier New"/>
                  <w:sz w:val="13"/>
                  <w:szCs w:val="13"/>
                </w:rPr>
                <w:t>verificationMethod</w:t>
              </w:r>
              <w:proofErr w:type="spellEnd"/>
              <w:r w:rsidRPr="00794C52">
                <w:rPr>
                  <w:rFonts w:ascii="Courier New" w:hAnsi="Courier New" w:cs="Courier New"/>
                  <w:sz w:val="13"/>
                  <w:szCs w:val="13"/>
                </w:rPr>
                <w:t>": [</w:t>
              </w:r>
            </w:ins>
          </w:p>
          <w:p w14:paraId="1AFA92EC" w14:textId="77777777" w:rsidR="007171A4" w:rsidRPr="00794C52" w:rsidRDefault="007171A4" w:rsidP="007171A4">
            <w:pPr>
              <w:rPr>
                <w:ins w:id="1012" w:author="Leon Mlakar" w:date="2024-09-26T14:56:00Z" w16du:dateUtc="2024-09-26T12:56:00Z"/>
                <w:rFonts w:ascii="Courier New" w:hAnsi="Courier New" w:cs="Courier New"/>
                <w:sz w:val="13"/>
                <w:szCs w:val="13"/>
              </w:rPr>
            </w:pPr>
            <w:ins w:id="1013" w:author="Leon Mlakar" w:date="2024-09-26T14:56:00Z" w16du:dateUtc="2024-09-26T12:56:00Z">
              <w:r w:rsidRPr="00794C52">
                <w:rPr>
                  <w:rFonts w:ascii="Courier New" w:hAnsi="Courier New" w:cs="Courier New"/>
                  <w:sz w:val="13"/>
                  <w:szCs w:val="13"/>
                </w:rPr>
                <w:t xml:space="preserve">        {</w:t>
              </w:r>
            </w:ins>
          </w:p>
          <w:p w14:paraId="19E327F3" w14:textId="77777777" w:rsidR="007171A4" w:rsidRPr="00794C52" w:rsidRDefault="007171A4" w:rsidP="007171A4">
            <w:pPr>
              <w:rPr>
                <w:ins w:id="1014" w:author="Leon Mlakar" w:date="2024-09-26T14:56:00Z" w16du:dateUtc="2024-09-26T12:56:00Z"/>
                <w:rFonts w:ascii="Courier New" w:hAnsi="Courier New" w:cs="Courier New"/>
                <w:sz w:val="13"/>
                <w:szCs w:val="13"/>
              </w:rPr>
            </w:pPr>
            <w:ins w:id="1015" w:author="Leon Mlakar" w:date="2024-09-26T14:56:00Z" w16du:dateUtc="2024-09-26T12:56:00Z">
              <w:r w:rsidRPr="00794C52">
                <w:rPr>
                  <w:rFonts w:ascii="Courier New" w:hAnsi="Courier New" w:cs="Courier New"/>
                  <w:sz w:val="13"/>
                  <w:szCs w:val="13"/>
                </w:rPr>
                <w:t xml:space="preserve">            "id": "did:bsv:1909a27e2f9c01dbc99f6391f77cd96032e00b92ff601584b7e227009055e6da#subject-key",</w:t>
              </w:r>
            </w:ins>
          </w:p>
          <w:p w14:paraId="3A80624E" w14:textId="77777777" w:rsidR="007171A4" w:rsidRPr="00794C52" w:rsidRDefault="007171A4" w:rsidP="007171A4">
            <w:pPr>
              <w:rPr>
                <w:ins w:id="1016" w:author="Leon Mlakar" w:date="2024-09-26T14:56:00Z" w16du:dateUtc="2024-09-26T12:56:00Z"/>
                <w:rFonts w:ascii="Courier New" w:hAnsi="Courier New" w:cs="Courier New"/>
                <w:sz w:val="13"/>
                <w:szCs w:val="13"/>
              </w:rPr>
            </w:pPr>
            <w:ins w:id="1017" w:author="Leon Mlakar" w:date="2024-09-26T14:56:00Z" w16du:dateUtc="2024-09-26T12:56:00Z">
              <w:r w:rsidRPr="00794C52">
                <w:rPr>
                  <w:rFonts w:ascii="Courier New" w:hAnsi="Courier New" w:cs="Courier New"/>
                  <w:sz w:val="13"/>
                  <w:szCs w:val="13"/>
                </w:rPr>
                <w:t xml:space="preserve">            "type": "JsonWebKey2020",</w:t>
              </w:r>
            </w:ins>
          </w:p>
          <w:p w14:paraId="6A4819AF" w14:textId="77777777" w:rsidR="007171A4" w:rsidRPr="00794C52" w:rsidRDefault="007171A4" w:rsidP="007171A4">
            <w:pPr>
              <w:rPr>
                <w:ins w:id="1018" w:author="Leon Mlakar" w:date="2024-09-26T14:56:00Z" w16du:dateUtc="2024-09-26T12:56:00Z"/>
                <w:rFonts w:ascii="Courier New" w:hAnsi="Courier New" w:cs="Courier New"/>
                <w:sz w:val="13"/>
                <w:szCs w:val="13"/>
              </w:rPr>
            </w:pPr>
            <w:ins w:id="1019" w:author="Leon Mlakar" w:date="2024-09-26T14:56:00Z" w16du:dateUtc="2024-09-26T12:56:00Z">
              <w:r w:rsidRPr="00794C52">
                <w:rPr>
                  <w:rFonts w:ascii="Courier New" w:hAnsi="Courier New" w:cs="Courier New"/>
                  <w:sz w:val="13"/>
                  <w:szCs w:val="13"/>
                </w:rPr>
                <w:t xml:space="preserve">            "controller": "did:bsv:1909a27e2f9c01dbc99f6391f77cd96032e00b92ff601584b7e227009055e6da",</w:t>
              </w:r>
            </w:ins>
          </w:p>
          <w:p w14:paraId="6B0E361F" w14:textId="77777777" w:rsidR="007171A4" w:rsidRPr="00794C52" w:rsidRDefault="007171A4" w:rsidP="007171A4">
            <w:pPr>
              <w:rPr>
                <w:ins w:id="1020" w:author="Leon Mlakar" w:date="2024-09-26T14:56:00Z" w16du:dateUtc="2024-09-26T12:56:00Z"/>
                <w:rFonts w:ascii="Courier New" w:hAnsi="Courier New" w:cs="Courier New"/>
                <w:sz w:val="13"/>
                <w:szCs w:val="13"/>
              </w:rPr>
            </w:pPr>
            <w:ins w:id="1021" w:author="Leon Mlakar" w:date="2024-09-26T14:56:00Z" w16du:dateUtc="2024-09-26T12:56:00Z">
              <w:r w:rsidRPr="00794C52">
                <w:rPr>
                  <w:rFonts w:ascii="Courier New" w:hAnsi="Courier New" w:cs="Courier New"/>
                  <w:sz w:val="13"/>
                  <w:szCs w:val="13"/>
                </w:rPr>
                <w:t xml:space="preserve">            "</w:t>
              </w:r>
              <w:proofErr w:type="spellStart"/>
              <w:r w:rsidRPr="00794C52">
                <w:rPr>
                  <w:rFonts w:ascii="Courier New" w:hAnsi="Courier New" w:cs="Courier New"/>
                  <w:sz w:val="13"/>
                  <w:szCs w:val="13"/>
                </w:rPr>
                <w:t>publicKeyJwk</w:t>
              </w:r>
              <w:proofErr w:type="spellEnd"/>
              <w:r w:rsidRPr="00794C52">
                <w:rPr>
                  <w:rFonts w:ascii="Courier New" w:hAnsi="Courier New" w:cs="Courier New"/>
                  <w:sz w:val="13"/>
                  <w:szCs w:val="13"/>
                </w:rPr>
                <w:t>": {</w:t>
              </w:r>
            </w:ins>
          </w:p>
          <w:p w14:paraId="1B3F4484" w14:textId="77777777" w:rsidR="007171A4" w:rsidRPr="00794C52" w:rsidRDefault="007171A4" w:rsidP="007171A4">
            <w:pPr>
              <w:rPr>
                <w:ins w:id="1022" w:author="Leon Mlakar" w:date="2024-09-26T14:56:00Z" w16du:dateUtc="2024-09-26T12:56:00Z"/>
                <w:rFonts w:ascii="Courier New" w:hAnsi="Courier New" w:cs="Courier New"/>
                <w:sz w:val="13"/>
                <w:szCs w:val="13"/>
              </w:rPr>
            </w:pPr>
            <w:ins w:id="1023" w:author="Leon Mlakar" w:date="2024-09-26T14:56:00Z" w16du:dateUtc="2024-09-26T12:56:00Z">
              <w:r w:rsidRPr="00794C52">
                <w:rPr>
                  <w:rFonts w:ascii="Courier New" w:hAnsi="Courier New" w:cs="Courier New"/>
                  <w:sz w:val="13"/>
                  <w:szCs w:val="13"/>
                </w:rPr>
                <w:t xml:space="preserve">                "</w:t>
              </w:r>
              <w:proofErr w:type="spellStart"/>
              <w:r w:rsidRPr="00794C52">
                <w:rPr>
                  <w:rFonts w:ascii="Courier New" w:hAnsi="Courier New" w:cs="Courier New"/>
                  <w:sz w:val="13"/>
                  <w:szCs w:val="13"/>
                </w:rPr>
                <w:t>kty</w:t>
              </w:r>
              <w:proofErr w:type="spellEnd"/>
              <w:r w:rsidRPr="00794C52">
                <w:rPr>
                  <w:rFonts w:ascii="Courier New" w:hAnsi="Courier New" w:cs="Courier New"/>
                  <w:sz w:val="13"/>
                  <w:szCs w:val="13"/>
                </w:rPr>
                <w:t>": "EC",</w:t>
              </w:r>
            </w:ins>
          </w:p>
          <w:p w14:paraId="65343C2A" w14:textId="77777777" w:rsidR="007171A4" w:rsidRPr="00794C52" w:rsidRDefault="007171A4" w:rsidP="007171A4">
            <w:pPr>
              <w:rPr>
                <w:ins w:id="1024" w:author="Leon Mlakar" w:date="2024-09-26T14:56:00Z" w16du:dateUtc="2024-09-26T12:56:00Z"/>
                <w:rFonts w:ascii="Courier New" w:hAnsi="Courier New" w:cs="Courier New"/>
                <w:sz w:val="13"/>
                <w:szCs w:val="13"/>
              </w:rPr>
            </w:pPr>
            <w:ins w:id="1025" w:author="Leon Mlakar" w:date="2024-09-26T14:56:00Z" w16du:dateUtc="2024-09-26T12:56:00Z">
              <w:r w:rsidRPr="00794C52">
                <w:rPr>
                  <w:rFonts w:ascii="Courier New" w:hAnsi="Courier New" w:cs="Courier New"/>
                  <w:sz w:val="13"/>
                  <w:szCs w:val="13"/>
                </w:rPr>
                <w:t xml:space="preserve">                "x": "l5sYB-y78yE-n8Fc1d9pZeVFYhGD8qWoFRk-abyr0p4",</w:t>
              </w:r>
            </w:ins>
          </w:p>
          <w:p w14:paraId="1FF50AA6" w14:textId="77777777" w:rsidR="007171A4" w:rsidRPr="00794C52" w:rsidRDefault="007171A4" w:rsidP="007171A4">
            <w:pPr>
              <w:rPr>
                <w:ins w:id="1026" w:author="Leon Mlakar" w:date="2024-09-26T14:56:00Z" w16du:dateUtc="2024-09-26T12:56:00Z"/>
                <w:rFonts w:ascii="Courier New" w:hAnsi="Courier New" w:cs="Courier New"/>
                <w:sz w:val="13"/>
                <w:szCs w:val="13"/>
              </w:rPr>
            </w:pPr>
            <w:ins w:id="1027" w:author="Leon Mlakar" w:date="2024-09-26T14:56:00Z" w16du:dateUtc="2024-09-26T12:56:00Z">
              <w:r w:rsidRPr="00794C52">
                <w:rPr>
                  <w:rFonts w:ascii="Courier New" w:hAnsi="Courier New" w:cs="Courier New"/>
                  <w:sz w:val="13"/>
                  <w:szCs w:val="13"/>
                </w:rPr>
                <w:t xml:space="preserve">                "y": "XVcP352DcjrO374NW-4iNfUUWLLu_ZvcNhZtWPFURAg",</w:t>
              </w:r>
            </w:ins>
          </w:p>
          <w:p w14:paraId="16A651A8" w14:textId="77777777" w:rsidR="007171A4" w:rsidRPr="00794C52" w:rsidRDefault="007171A4" w:rsidP="007171A4">
            <w:pPr>
              <w:rPr>
                <w:ins w:id="1028" w:author="Leon Mlakar" w:date="2024-09-26T14:56:00Z" w16du:dateUtc="2024-09-26T12:56:00Z"/>
                <w:rFonts w:ascii="Courier New" w:hAnsi="Courier New" w:cs="Courier New"/>
                <w:sz w:val="13"/>
                <w:szCs w:val="13"/>
              </w:rPr>
            </w:pPr>
            <w:ins w:id="1029" w:author="Leon Mlakar" w:date="2024-09-26T14:56:00Z" w16du:dateUtc="2024-09-26T12:56:00Z">
              <w:r w:rsidRPr="00794C52">
                <w:rPr>
                  <w:rFonts w:ascii="Courier New" w:hAnsi="Courier New" w:cs="Courier New"/>
                  <w:sz w:val="13"/>
                  <w:szCs w:val="13"/>
                </w:rPr>
                <w:t xml:space="preserve">                "</w:t>
              </w:r>
              <w:proofErr w:type="spellStart"/>
              <w:r w:rsidRPr="00794C52">
                <w:rPr>
                  <w:rFonts w:ascii="Courier New" w:hAnsi="Courier New" w:cs="Courier New"/>
                  <w:sz w:val="13"/>
                  <w:szCs w:val="13"/>
                </w:rPr>
                <w:t>crv</w:t>
              </w:r>
              <w:proofErr w:type="spellEnd"/>
              <w:r w:rsidRPr="00794C52">
                <w:rPr>
                  <w:rFonts w:ascii="Courier New" w:hAnsi="Courier New" w:cs="Courier New"/>
                  <w:sz w:val="13"/>
                  <w:szCs w:val="13"/>
                </w:rPr>
                <w:t>": "secp256k1"</w:t>
              </w:r>
            </w:ins>
          </w:p>
          <w:p w14:paraId="202D13F0" w14:textId="3477AED6" w:rsidR="007171A4" w:rsidRPr="00794C52" w:rsidRDefault="007171A4" w:rsidP="007171A4">
            <w:pPr>
              <w:rPr>
                <w:ins w:id="1030" w:author="Leon Mlakar" w:date="2024-09-26T14:56:00Z" w16du:dateUtc="2024-09-26T12:56:00Z"/>
                <w:rFonts w:ascii="Courier New" w:hAnsi="Courier New" w:cs="Courier New"/>
                <w:sz w:val="13"/>
                <w:szCs w:val="13"/>
              </w:rPr>
            </w:pPr>
            <w:ins w:id="1031" w:author="Leon Mlakar" w:date="2024-09-26T14:56:00Z" w16du:dateUtc="2024-09-26T12:56:00Z">
              <w:r w:rsidRPr="00794C52">
                <w:rPr>
                  <w:rFonts w:ascii="Courier New" w:hAnsi="Courier New" w:cs="Courier New"/>
                  <w:sz w:val="13"/>
                  <w:szCs w:val="13"/>
                </w:rPr>
                <w:t xml:space="preserve">            }</w:t>
              </w:r>
            </w:ins>
            <w:ins w:id="1032" w:author="Leon Mlakar" w:date="2024-09-26T16:27:00Z" w16du:dateUtc="2024-09-26T14:27:00Z">
              <w:r w:rsidR="0058737F">
                <w:rPr>
                  <w:rFonts w:ascii="Courier New" w:hAnsi="Courier New" w:cs="Courier New"/>
                  <w:sz w:val="13"/>
                  <w:szCs w:val="13"/>
                </w:rPr>
                <w:t xml:space="preserve"> </w:t>
              </w:r>
            </w:ins>
            <w:ins w:id="1033" w:author="Leon Mlakar" w:date="2024-09-26T14:56:00Z" w16du:dateUtc="2024-09-26T12:56:00Z">
              <w:r w:rsidRPr="00794C52">
                <w:rPr>
                  <w:rFonts w:ascii="Courier New" w:hAnsi="Courier New" w:cs="Courier New"/>
                  <w:sz w:val="13"/>
                  <w:szCs w:val="13"/>
                </w:rPr>
                <w:t>}</w:t>
              </w:r>
            </w:ins>
            <w:ins w:id="1034" w:author="Leon Mlakar" w:date="2024-09-26T16:27:00Z" w16du:dateUtc="2024-09-26T14:27:00Z">
              <w:r w:rsidR="0058737F">
                <w:rPr>
                  <w:rFonts w:ascii="Courier New" w:hAnsi="Courier New" w:cs="Courier New"/>
                  <w:sz w:val="13"/>
                  <w:szCs w:val="13"/>
                </w:rPr>
                <w:t xml:space="preserve"> </w:t>
              </w:r>
            </w:ins>
            <w:ins w:id="1035" w:author="Leon Mlakar" w:date="2024-09-26T14:56:00Z" w16du:dateUtc="2024-09-26T12:56:00Z">
              <w:r w:rsidRPr="00794C52">
                <w:rPr>
                  <w:rFonts w:ascii="Courier New" w:hAnsi="Courier New" w:cs="Courier New"/>
                  <w:sz w:val="13"/>
                  <w:szCs w:val="13"/>
                </w:rPr>
                <w:t>],</w:t>
              </w:r>
            </w:ins>
          </w:p>
          <w:p w14:paraId="7C62A43E" w14:textId="77777777" w:rsidR="007171A4" w:rsidRPr="00794C52" w:rsidRDefault="007171A4" w:rsidP="007171A4">
            <w:pPr>
              <w:rPr>
                <w:ins w:id="1036" w:author="Leon Mlakar" w:date="2024-09-26T14:56:00Z" w16du:dateUtc="2024-09-26T12:56:00Z"/>
                <w:rFonts w:ascii="Courier New" w:hAnsi="Courier New" w:cs="Courier New"/>
                <w:sz w:val="13"/>
                <w:szCs w:val="13"/>
              </w:rPr>
            </w:pPr>
            <w:ins w:id="1037" w:author="Leon Mlakar" w:date="2024-09-26T14:56:00Z" w16du:dateUtc="2024-09-26T12:56:00Z">
              <w:r w:rsidRPr="00794C52">
                <w:rPr>
                  <w:rFonts w:ascii="Courier New" w:hAnsi="Courier New" w:cs="Courier New"/>
                  <w:sz w:val="13"/>
                  <w:szCs w:val="13"/>
                </w:rPr>
                <w:t xml:space="preserve">    "authentication": [</w:t>
              </w:r>
            </w:ins>
          </w:p>
          <w:p w14:paraId="6F43D85B" w14:textId="77777777" w:rsidR="007171A4" w:rsidRPr="00794C52" w:rsidRDefault="007171A4" w:rsidP="007171A4">
            <w:pPr>
              <w:rPr>
                <w:ins w:id="1038" w:author="Leon Mlakar" w:date="2024-09-26T14:56:00Z" w16du:dateUtc="2024-09-26T12:56:00Z"/>
                <w:rFonts w:ascii="Courier New" w:hAnsi="Courier New" w:cs="Courier New"/>
                <w:sz w:val="13"/>
                <w:szCs w:val="13"/>
              </w:rPr>
            </w:pPr>
            <w:ins w:id="1039" w:author="Leon Mlakar" w:date="2024-09-26T14:56:00Z" w16du:dateUtc="2024-09-26T12:56:00Z">
              <w:r w:rsidRPr="00794C52">
                <w:rPr>
                  <w:rFonts w:ascii="Courier New" w:hAnsi="Courier New" w:cs="Courier New"/>
                  <w:sz w:val="13"/>
                  <w:szCs w:val="13"/>
                </w:rPr>
                <w:t xml:space="preserve">        "</w:t>
              </w:r>
              <w:proofErr w:type="gramStart"/>
              <w:r w:rsidRPr="00794C52">
                <w:rPr>
                  <w:rFonts w:ascii="Courier New" w:hAnsi="Courier New" w:cs="Courier New"/>
                  <w:sz w:val="13"/>
                  <w:szCs w:val="13"/>
                </w:rPr>
                <w:t>did</w:t>
              </w:r>
              <w:proofErr w:type="gramEnd"/>
              <w:r w:rsidRPr="00794C52">
                <w:rPr>
                  <w:rFonts w:ascii="Courier New" w:hAnsi="Courier New" w:cs="Courier New"/>
                  <w:sz w:val="13"/>
                  <w:szCs w:val="13"/>
                </w:rPr>
                <w:t>:bsv:1909a27e2f9c01dbc99f6391f77cd96032e00b92ff601584b7e227009055e6da#subject-key"</w:t>
              </w:r>
            </w:ins>
          </w:p>
          <w:p w14:paraId="18D0023D" w14:textId="77777777" w:rsidR="007171A4" w:rsidRDefault="007171A4" w:rsidP="007171A4">
            <w:pPr>
              <w:rPr>
                <w:ins w:id="1040" w:author="Leon Mlakar" w:date="2024-09-26T14:56:00Z" w16du:dateUtc="2024-09-26T12:56:00Z"/>
                <w:rFonts w:ascii="Courier New" w:hAnsi="Courier New" w:cs="Courier New"/>
                <w:sz w:val="13"/>
                <w:szCs w:val="13"/>
              </w:rPr>
            </w:pPr>
            <w:ins w:id="1041" w:author="Leon Mlakar" w:date="2024-09-26T14:56:00Z" w16du:dateUtc="2024-09-26T12:56:00Z">
              <w:r w:rsidRPr="00794C52">
                <w:rPr>
                  <w:rFonts w:ascii="Courier New" w:hAnsi="Courier New" w:cs="Courier New"/>
                  <w:sz w:val="13"/>
                  <w:szCs w:val="13"/>
                </w:rPr>
                <w:t xml:space="preserve">    ]</w:t>
              </w:r>
            </w:ins>
          </w:p>
          <w:p w14:paraId="61E298A0" w14:textId="7EF29647" w:rsidR="007171A4" w:rsidRDefault="007171A4" w:rsidP="007171A4">
            <w:pPr>
              <w:rPr>
                <w:ins w:id="1042" w:author="Leon Mlakar" w:date="2024-09-26T14:56:00Z" w16du:dateUtc="2024-09-26T12:56:00Z"/>
                <w:rFonts w:ascii="Courier New" w:hAnsi="Courier New" w:cs="Courier New"/>
                <w:sz w:val="13"/>
                <w:szCs w:val="13"/>
              </w:rPr>
            </w:pPr>
            <w:ins w:id="1043" w:author="Leon Mlakar" w:date="2024-09-26T14:56:00Z" w16du:dateUtc="2024-09-26T12:56:00Z">
              <w:r>
                <w:rPr>
                  <w:rFonts w:ascii="Courier New" w:hAnsi="Courier New" w:cs="Courier New"/>
                  <w:sz w:val="13"/>
                  <w:szCs w:val="13"/>
                </w:rPr>
                <w:t>}</w:t>
              </w:r>
            </w:ins>
          </w:p>
        </w:tc>
      </w:tr>
    </w:tbl>
    <w:p w14:paraId="2007BF8B" w14:textId="6B366E0F" w:rsidR="00166186" w:rsidRDefault="00166186" w:rsidP="005F786A">
      <w:pPr>
        <w:rPr>
          <w:ins w:id="1044" w:author="Leon Mlakar" w:date="2024-09-27T10:03:00Z" w16du:dateUtc="2024-09-27T08:03:00Z"/>
          <w:rFonts w:ascii="Courier New" w:hAnsi="Courier New" w:cs="Courier New"/>
          <w:sz w:val="13"/>
          <w:szCs w:val="13"/>
        </w:rPr>
      </w:pPr>
    </w:p>
    <w:p w14:paraId="6CC54217" w14:textId="02E9B874" w:rsidR="005F786A" w:rsidRDefault="0058737F" w:rsidP="0058737F">
      <w:pPr>
        <w:rPr>
          <w:ins w:id="1045" w:author="Leon Mlakar" w:date="2024-09-26T16:25:00Z" w16du:dateUtc="2024-09-26T14:25:00Z"/>
        </w:rPr>
      </w:pPr>
      <w:ins w:id="1046" w:author="Leon Mlakar" w:date="2024-09-26T16:24:00Z" w16du:dateUtc="2024-09-26T14:24:00Z">
        <w:r>
          <w:t xml:space="preserve">In SSI </w:t>
        </w:r>
      </w:ins>
      <w:ins w:id="1047" w:author="Leon Mlakar" w:date="2024-09-26T19:16:00Z" w16du:dateUtc="2024-09-26T17:16:00Z">
        <w:r w:rsidR="00C0213C">
          <w:t>use</w:t>
        </w:r>
      </w:ins>
      <w:ins w:id="1048" w:author="Leon Mlakar" w:date="2024-09-26T16:24:00Z" w16du:dateUtc="2024-09-26T14:24:00Z">
        <w:r>
          <w:t>, the DID document li</w:t>
        </w:r>
      </w:ins>
      <w:ins w:id="1049" w:author="Leon Mlakar" w:date="2024-09-26T16:25:00Z" w16du:dateUtc="2024-09-26T14:25:00Z">
        <w:r>
          <w:t>sts both public keys since the DID controller’s DID does not exist:</w:t>
        </w:r>
      </w:ins>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C5E0E0" w:themeFill="accent3" w:themeFillShade="E6"/>
        <w:tblLook w:val="04A0" w:firstRow="1" w:lastRow="0" w:firstColumn="1" w:lastColumn="0" w:noHBand="0" w:noVBand="1"/>
        <w:tblPrChange w:id="1050" w:author="Leon Mlakar" w:date="2024-09-26T16:27:00Z" w16du:dateUtc="2024-09-26T14:27:00Z">
          <w:tblPr>
            <w:tblStyle w:val="TableGrid"/>
            <w:tblW w:w="0" w:type="auto"/>
            <w:jc w:val="center"/>
            <w:tblLook w:val="04A0" w:firstRow="1" w:lastRow="0" w:firstColumn="1" w:lastColumn="0" w:noHBand="0" w:noVBand="1"/>
          </w:tblPr>
        </w:tblPrChange>
      </w:tblPr>
      <w:tblGrid>
        <w:gridCol w:w="8649"/>
        <w:tblGridChange w:id="1051">
          <w:tblGrid>
            <w:gridCol w:w="10"/>
            <w:gridCol w:w="8639"/>
          </w:tblGrid>
        </w:tblGridChange>
      </w:tblGrid>
      <w:tr w:rsidR="0058737F" w14:paraId="75703110" w14:textId="77777777" w:rsidTr="0058737F">
        <w:trPr>
          <w:jc w:val="center"/>
          <w:ins w:id="1052" w:author="Leon Mlakar" w:date="2024-09-26T16:25:00Z"/>
          <w:trPrChange w:id="1053" w:author="Leon Mlakar" w:date="2024-09-26T16:27:00Z" w16du:dateUtc="2024-09-26T14:27:00Z">
            <w:trPr>
              <w:gridBefore w:val="1"/>
              <w:jc w:val="center"/>
            </w:trPr>
          </w:trPrChange>
        </w:trPr>
        <w:tc>
          <w:tcPr>
            <w:tcW w:w="8649" w:type="dxa"/>
            <w:shd w:val="clear" w:color="auto" w:fill="C5E0E0" w:themeFill="accent3" w:themeFillShade="E6"/>
            <w:tcPrChange w:id="1054" w:author="Leon Mlakar" w:date="2024-09-26T16:27:00Z" w16du:dateUtc="2024-09-26T14:27:00Z">
              <w:tcPr>
                <w:tcW w:w="8639" w:type="dxa"/>
              </w:tcPr>
            </w:tcPrChange>
          </w:tcPr>
          <w:p w14:paraId="5F5C63CB" w14:textId="77777777" w:rsidR="0058737F" w:rsidRPr="0058737F" w:rsidRDefault="0058737F" w:rsidP="0058737F">
            <w:pPr>
              <w:rPr>
                <w:ins w:id="1055" w:author="Leon Mlakar" w:date="2024-09-26T16:26:00Z" w16du:dateUtc="2024-09-26T14:26:00Z"/>
                <w:rFonts w:ascii="Courier New" w:hAnsi="Courier New" w:cs="Courier New"/>
                <w:sz w:val="13"/>
                <w:szCs w:val="13"/>
                <w:rPrChange w:id="1056" w:author="Leon Mlakar" w:date="2024-09-26T16:28:00Z" w16du:dateUtc="2024-09-26T14:28:00Z">
                  <w:rPr>
                    <w:ins w:id="1057" w:author="Leon Mlakar" w:date="2024-09-26T16:26:00Z" w16du:dateUtc="2024-09-26T14:26:00Z"/>
                  </w:rPr>
                </w:rPrChange>
              </w:rPr>
            </w:pPr>
            <w:ins w:id="1058" w:author="Leon Mlakar" w:date="2024-09-26T16:26:00Z" w16du:dateUtc="2024-09-26T14:26:00Z">
              <w:r w:rsidRPr="0058737F">
                <w:rPr>
                  <w:rFonts w:ascii="Courier New" w:hAnsi="Courier New" w:cs="Courier New"/>
                  <w:sz w:val="13"/>
                  <w:szCs w:val="13"/>
                  <w:rPrChange w:id="1059" w:author="Leon Mlakar" w:date="2024-09-26T16:28:00Z" w16du:dateUtc="2024-09-26T14:28:00Z">
                    <w:rPr/>
                  </w:rPrChange>
                </w:rPr>
                <w:t>{</w:t>
              </w:r>
            </w:ins>
          </w:p>
          <w:p w14:paraId="766D5515" w14:textId="77777777" w:rsidR="0058737F" w:rsidRPr="0058737F" w:rsidRDefault="0058737F" w:rsidP="0058737F">
            <w:pPr>
              <w:rPr>
                <w:ins w:id="1060" w:author="Leon Mlakar" w:date="2024-09-26T16:26:00Z" w16du:dateUtc="2024-09-26T14:26:00Z"/>
                <w:rFonts w:ascii="Courier New" w:hAnsi="Courier New" w:cs="Courier New"/>
                <w:sz w:val="13"/>
                <w:szCs w:val="13"/>
                <w:rPrChange w:id="1061" w:author="Leon Mlakar" w:date="2024-09-26T16:28:00Z" w16du:dateUtc="2024-09-26T14:28:00Z">
                  <w:rPr>
                    <w:ins w:id="1062" w:author="Leon Mlakar" w:date="2024-09-26T16:26:00Z" w16du:dateUtc="2024-09-26T14:26:00Z"/>
                  </w:rPr>
                </w:rPrChange>
              </w:rPr>
            </w:pPr>
            <w:ins w:id="1063" w:author="Leon Mlakar" w:date="2024-09-26T16:26:00Z" w16du:dateUtc="2024-09-26T14:26:00Z">
              <w:r w:rsidRPr="0058737F">
                <w:rPr>
                  <w:rFonts w:ascii="Courier New" w:hAnsi="Courier New" w:cs="Courier New"/>
                  <w:sz w:val="13"/>
                  <w:szCs w:val="13"/>
                  <w:rPrChange w:id="1064" w:author="Leon Mlakar" w:date="2024-09-26T16:28:00Z" w16du:dateUtc="2024-09-26T14:28:00Z">
                    <w:rPr/>
                  </w:rPrChange>
                </w:rPr>
                <w:t xml:space="preserve">    "@context": "https://www.w3.org/ns/did/v1",</w:t>
              </w:r>
            </w:ins>
          </w:p>
          <w:p w14:paraId="5B660DE0" w14:textId="77777777" w:rsidR="0058737F" w:rsidRPr="0058737F" w:rsidRDefault="0058737F" w:rsidP="0058737F">
            <w:pPr>
              <w:rPr>
                <w:ins w:id="1065" w:author="Leon Mlakar" w:date="2024-09-26T16:26:00Z" w16du:dateUtc="2024-09-26T14:26:00Z"/>
                <w:rFonts w:ascii="Courier New" w:hAnsi="Courier New" w:cs="Courier New"/>
                <w:sz w:val="13"/>
                <w:szCs w:val="13"/>
                <w:rPrChange w:id="1066" w:author="Leon Mlakar" w:date="2024-09-26T16:28:00Z" w16du:dateUtc="2024-09-26T14:28:00Z">
                  <w:rPr>
                    <w:ins w:id="1067" w:author="Leon Mlakar" w:date="2024-09-26T16:26:00Z" w16du:dateUtc="2024-09-26T14:26:00Z"/>
                  </w:rPr>
                </w:rPrChange>
              </w:rPr>
            </w:pPr>
            <w:ins w:id="1068" w:author="Leon Mlakar" w:date="2024-09-26T16:26:00Z" w16du:dateUtc="2024-09-26T14:26:00Z">
              <w:r w:rsidRPr="0058737F">
                <w:rPr>
                  <w:rFonts w:ascii="Courier New" w:hAnsi="Courier New" w:cs="Courier New"/>
                  <w:sz w:val="13"/>
                  <w:szCs w:val="13"/>
                  <w:rPrChange w:id="1069" w:author="Leon Mlakar" w:date="2024-09-26T16:28:00Z" w16du:dateUtc="2024-09-26T14:28:00Z">
                    <w:rPr/>
                  </w:rPrChange>
                </w:rPr>
                <w:t xml:space="preserve">    "id": "did:bsv:a2fc941316adc10d680c98a06bf68da88ec513c658a9dc5ef837058064b588f9",</w:t>
              </w:r>
            </w:ins>
          </w:p>
          <w:p w14:paraId="752F1EF7" w14:textId="77777777" w:rsidR="0058737F" w:rsidRPr="0058737F" w:rsidRDefault="0058737F" w:rsidP="0058737F">
            <w:pPr>
              <w:rPr>
                <w:ins w:id="1070" w:author="Leon Mlakar" w:date="2024-09-26T16:26:00Z" w16du:dateUtc="2024-09-26T14:26:00Z"/>
                <w:rFonts w:ascii="Courier New" w:hAnsi="Courier New" w:cs="Courier New"/>
                <w:sz w:val="13"/>
                <w:szCs w:val="13"/>
                <w:rPrChange w:id="1071" w:author="Leon Mlakar" w:date="2024-09-26T16:28:00Z" w16du:dateUtc="2024-09-26T14:28:00Z">
                  <w:rPr>
                    <w:ins w:id="1072" w:author="Leon Mlakar" w:date="2024-09-26T16:26:00Z" w16du:dateUtc="2024-09-26T14:26:00Z"/>
                  </w:rPr>
                </w:rPrChange>
              </w:rPr>
            </w:pPr>
            <w:ins w:id="1073" w:author="Leon Mlakar" w:date="2024-09-26T16:26:00Z" w16du:dateUtc="2024-09-26T14:26:00Z">
              <w:r w:rsidRPr="0058737F">
                <w:rPr>
                  <w:rFonts w:ascii="Courier New" w:hAnsi="Courier New" w:cs="Courier New"/>
                  <w:sz w:val="13"/>
                  <w:szCs w:val="13"/>
                  <w:rPrChange w:id="1074" w:author="Leon Mlakar" w:date="2024-09-26T16:28:00Z" w16du:dateUtc="2024-09-26T14:28:00Z">
                    <w:rPr/>
                  </w:rPrChange>
                </w:rPr>
                <w:t xml:space="preserve">    "</w:t>
              </w:r>
              <w:proofErr w:type="spellStart"/>
              <w:r w:rsidRPr="0058737F">
                <w:rPr>
                  <w:rFonts w:ascii="Courier New" w:hAnsi="Courier New" w:cs="Courier New"/>
                  <w:sz w:val="13"/>
                  <w:szCs w:val="13"/>
                  <w:rPrChange w:id="1075" w:author="Leon Mlakar" w:date="2024-09-26T16:28:00Z" w16du:dateUtc="2024-09-26T14:28:00Z">
                    <w:rPr/>
                  </w:rPrChange>
                </w:rPr>
                <w:t>verificationMethod</w:t>
              </w:r>
              <w:proofErr w:type="spellEnd"/>
              <w:r w:rsidRPr="0058737F">
                <w:rPr>
                  <w:rFonts w:ascii="Courier New" w:hAnsi="Courier New" w:cs="Courier New"/>
                  <w:sz w:val="13"/>
                  <w:szCs w:val="13"/>
                  <w:rPrChange w:id="1076" w:author="Leon Mlakar" w:date="2024-09-26T16:28:00Z" w16du:dateUtc="2024-09-26T14:28:00Z">
                    <w:rPr/>
                  </w:rPrChange>
                </w:rPr>
                <w:t>": [</w:t>
              </w:r>
            </w:ins>
          </w:p>
          <w:p w14:paraId="2BC3ECB5" w14:textId="77777777" w:rsidR="0058737F" w:rsidRPr="0058737F" w:rsidRDefault="0058737F" w:rsidP="0058737F">
            <w:pPr>
              <w:rPr>
                <w:ins w:id="1077" w:author="Leon Mlakar" w:date="2024-09-26T16:26:00Z" w16du:dateUtc="2024-09-26T14:26:00Z"/>
                <w:rFonts w:ascii="Courier New" w:hAnsi="Courier New" w:cs="Courier New"/>
                <w:sz w:val="13"/>
                <w:szCs w:val="13"/>
                <w:rPrChange w:id="1078" w:author="Leon Mlakar" w:date="2024-09-26T16:28:00Z" w16du:dateUtc="2024-09-26T14:28:00Z">
                  <w:rPr>
                    <w:ins w:id="1079" w:author="Leon Mlakar" w:date="2024-09-26T16:26:00Z" w16du:dateUtc="2024-09-26T14:26:00Z"/>
                  </w:rPr>
                </w:rPrChange>
              </w:rPr>
            </w:pPr>
            <w:ins w:id="1080" w:author="Leon Mlakar" w:date="2024-09-26T16:26:00Z" w16du:dateUtc="2024-09-26T14:26:00Z">
              <w:r w:rsidRPr="0058737F">
                <w:rPr>
                  <w:rFonts w:ascii="Courier New" w:hAnsi="Courier New" w:cs="Courier New"/>
                  <w:sz w:val="13"/>
                  <w:szCs w:val="13"/>
                  <w:rPrChange w:id="1081" w:author="Leon Mlakar" w:date="2024-09-26T16:28:00Z" w16du:dateUtc="2024-09-26T14:28:00Z">
                    <w:rPr/>
                  </w:rPrChange>
                </w:rPr>
                <w:t xml:space="preserve">        {</w:t>
              </w:r>
            </w:ins>
          </w:p>
          <w:p w14:paraId="165CA2B7" w14:textId="77777777" w:rsidR="0058737F" w:rsidRPr="0058737F" w:rsidRDefault="0058737F" w:rsidP="0058737F">
            <w:pPr>
              <w:rPr>
                <w:ins w:id="1082" w:author="Leon Mlakar" w:date="2024-09-26T16:26:00Z" w16du:dateUtc="2024-09-26T14:26:00Z"/>
                <w:rFonts w:ascii="Courier New" w:hAnsi="Courier New" w:cs="Courier New"/>
                <w:sz w:val="13"/>
                <w:szCs w:val="13"/>
                <w:rPrChange w:id="1083" w:author="Leon Mlakar" w:date="2024-09-26T16:28:00Z" w16du:dateUtc="2024-09-26T14:28:00Z">
                  <w:rPr>
                    <w:ins w:id="1084" w:author="Leon Mlakar" w:date="2024-09-26T16:26:00Z" w16du:dateUtc="2024-09-26T14:26:00Z"/>
                  </w:rPr>
                </w:rPrChange>
              </w:rPr>
            </w:pPr>
            <w:ins w:id="1085" w:author="Leon Mlakar" w:date="2024-09-26T16:26:00Z" w16du:dateUtc="2024-09-26T14:26:00Z">
              <w:r w:rsidRPr="0058737F">
                <w:rPr>
                  <w:rFonts w:ascii="Courier New" w:hAnsi="Courier New" w:cs="Courier New"/>
                  <w:sz w:val="13"/>
                  <w:szCs w:val="13"/>
                  <w:rPrChange w:id="1086" w:author="Leon Mlakar" w:date="2024-09-26T16:28:00Z" w16du:dateUtc="2024-09-26T14:28:00Z">
                    <w:rPr/>
                  </w:rPrChange>
                </w:rPr>
                <w:t xml:space="preserve">            "id": "did:bsv:a2fc941316adc10d680c98a06bf68da88ec513c658a9dc5ef837058064b588f9#subject-key",</w:t>
              </w:r>
            </w:ins>
          </w:p>
          <w:p w14:paraId="7ADAFA7A" w14:textId="77777777" w:rsidR="0058737F" w:rsidRPr="0058737F" w:rsidRDefault="0058737F" w:rsidP="0058737F">
            <w:pPr>
              <w:rPr>
                <w:ins w:id="1087" w:author="Leon Mlakar" w:date="2024-09-26T16:26:00Z" w16du:dateUtc="2024-09-26T14:26:00Z"/>
                <w:rFonts w:ascii="Courier New" w:hAnsi="Courier New" w:cs="Courier New"/>
                <w:sz w:val="13"/>
                <w:szCs w:val="13"/>
                <w:rPrChange w:id="1088" w:author="Leon Mlakar" w:date="2024-09-26T16:28:00Z" w16du:dateUtc="2024-09-26T14:28:00Z">
                  <w:rPr>
                    <w:ins w:id="1089" w:author="Leon Mlakar" w:date="2024-09-26T16:26:00Z" w16du:dateUtc="2024-09-26T14:26:00Z"/>
                  </w:rPr>
                </w:rPrChange>
              </w:rPr>
            </w:pPr>
            <w:ins w:id="1090" w:author="Leon Mlakar" w:date="2024-09-26T16:26:00Z" w16du:dateUtc="2024-09-26T14:26:00Z">
              <w:r w:rsidRPr="0058737F">
                <w:rPr>
                  <w:rFonts w:ascii="Courier New" w:hAnsi="Courier New" w:cs="Courier New"/>
                  <w:sz w:val="13"/>
                  <w:szCs w:val="13"/>
                  <w:rPrChange w:id="1091" w:author="Leon Mlakar" w:date="2024-09-26T16:28:00Z" w16du:dateUtc="2024-09-26T14:28:00Z">
                    <w:rPr/>
                  </w:rPrChange>
                </w:rPr>
                <w:t xml:space="preserve">            "type": "JsonWebKey2020",</w:t>
              </w:r>
            </w:ins>
          </w:p>
          <w:p w14:paraId="3DC81CC5" w14:textId="77777777" w:rsidR="0058737F" w:rsidRPr="0058737F" w:rsidRDefault="0058737F" w:rsidP="0058737F">
            <w:pPr>
              <w:rPr>
                <w:ins w:id="1092" w:author="Leon Mlakar" w:date="2024-09-26T16:26:00Z" w16du:dateUtc="2024-09-26T14:26:00Z"/>
                <w:rFonts w:ascii="Courier New" w:hAnsi="Courier New" w:cs="Courier New"/>
                <w:sz w:val="13"/>
                <w:szCs w:val="13"/>
                <w:rPrChange w:id="1093" w:author="Leon Mlakar" w:date="2024-09-26T16:28:00Z" w16du:dateUtc="2024-09-26T14:28:00Z">
                  <w:rPr>
                    <w:ins w:id="1094" w:author="Leon Mlakar" w:date="2024-09-26T16:26:00Z" w16du:dateUtc="2024-09-26T14:26:00Z"/>
                  </w:rPr>
                </w:rPrChange>
              </w:rPr>
            </w:pPr>
            <w:ins w:id="1095" w:author="Leon Mlakar" w:date="2024-09-26T16:26:00Z" w16du:dateUtc="2024-09-26T14:26:00Z">
              <w:r w:rsidRPr="0058737F">
                <w:rPr>
                  <w:rFonts w:ascii="Courier New" w:hAnsi="Courier New" w:cs="Courier New"/>
                  <w:sz w:val="13"/>
                  <w:szCs w:val="13"/>
                  <w:rPrChange w:id="1096" w:author="Leon Mlakar" w:date="2024-09-26T16:28:00Z" w16du:dateUtc="2024-09-26T14:28:00Z">
                    <w:rPr/>
                  </w:rPrChange>
                </w:rPr>
                <w:t xml:space="preserve">            "controller": "did:bsv:a2fc941316adc10d680c98a06bf68da88ec513c658a9dc5ef837058064b588f9",</w:t>
              </w:r>
            </w:ins>
          </w:p>
          <w:p w14:paraId="4104948C" w14:textId="77777777" w:rsidR="0058737F" w:rsidRPr="0058737F" w:rsidRDefault="0058737F" w:rsidP="0058737F">
            <w:pPr>
              <w:rPr>
                <w:ins w:id="1097" w:author="Leon Mlakar" w:date="2024-09-26T16:26:00Z" w16du:dateUtc="2024-09-26T14:26:00Z"/>
                <w:rFonts w:ascii="Courier New" w:hAnsi="Courier New" w:cs="Courier New"/>
                <w:sz w:val="13"/>
                <w:szCs w:val="13"/>
                <w:rPrChange w:id="1098" w:author="Leon Mlakar" w:date="2024-09-26T16:28:00Z" w16du:dateUtc="2024-09-26T14:28:00Z">
                  <w:rPr>
                    <w:ins w:id="1099" w:author="Leon Mlakar" w:date="2024-09-26T16:26:00Z" w16du:dateUtc="2024-09-26T14:26:00Z"/>
                  </w:rPr>
                </w:rPrChange>
              </w:rPr>
            </w:pPr>
            <w:ins w:id="1100" w:author="Leon Mlakar" w:date="2024-09-26T16:26:00Z" w16du:dateUtc="2024-09-26T14:26:00Z">
              <w:r w:rsidRPr="0058737F">
                <w:rPr>
                  <w:rFonts w:ascii="Courier New" w:hAnsi="Courier New" w:cs="Courier New"/>
                  <w:sz w:val="13"/>
                  <w:szCs w:val="13"/>
                  <w:rPrChange w:id="1101" w:author="Leon Mlakar" w:date="2024-09-26T16:28:00Z" w16du:dateUtc="2024-09-26T14:28:00Z">
                    <w:rPr/>
                  </w:rPrChange>
                </w:rPr>
                <w:t xml:space="preserve">            "</w:t>
              </w:r>
              <w:proofErr w:type="spellStart"/>
              <w:r w:rsidRPr="0058737F">
                <w:rPr>
                  <w:rFonts w:ascii="Courier New" w:hAnsi="Courier New" w:cs="Courier New"/>
                  <w:sz w:val="13"/>
                  <w:szCs w:val="13"/>
                  <w:rPrChange w:id="1102" w:author="Leon Mlakar" w:date="2024-09-26T16:28:00Z" w16du:dateUtc="2024-09-26T14:28:00Z">
                    <w:rPr/>
                  </w:rPrChange>
                </w:rPr>
                <w:t>publicKeyJwk</w:t>
              </w:r>
              <w:proofErr w:type="spellEnd"/>
              <w:r w:rsidRPr="0058737F">
                <w:rPr>
                  <w:rFonts w:ascii="Courier New" w:hAnsi="Courier New" w:cs="Courier New"/>
                  <w:sz w:val="13"/>
                  <w:szCs w:val="13"/>
                  <w:rPrChange w:id="1103" w:author="Leon Mlakar" w:date="2024-09-26T16:28:00Z" w16du:dateUtc="2024-09-26T14:28:00Z">
                    <w:rPr/>
                  </w:rPrChange>
                </w:rPr>
                <w:t>": {</w:t>
              </w:r>
            </w:ins>
          </w:p>
          <w:p w14:paraId="67C396AC" w14:textId="77777777" w:rsidR="0058737F" w:rsidRPr="0058737F" w:rsidRDefault="0058737F" w:rsidP="0058737F">
            <w:pPr>
              <w:rPr>
                <w:ins w:id="1104" w:author="Leon Mlakar" w:date="2024-09-26T16:26:00Z" w16du:dateUtc="2024-09-26T14:26:00Z"/>
                <w:rFonts w:ascii="Courier New" w:hAnsi="Courier New" w:cs="Courier New"/>
                <w:sz w:val="13"/>
                <w:szCs w:val="13"/>
                <w:rPrChange w:id="1105" w:author="Leon Mlakar" w:date="2024-09-26T16:28:00Z" w16du:dateUtc="2024-09-26T14:28:00Z">
                  <w:rPr>
                    <w:ins w:id="1106" w:author="Leon Mlakar" w:date="2024-09-26T16:26:00Z" w16du:dateUtc="2024-09-26T14:26:00Z"/>
                  </w:rPr>
                </w:rPrChange>
              </w:rPr>
            </w:pPr>
            <w:ins w:id="1107" w:author="Leon Mlakar" w:date="2024-09-26T16:26:00Z" w16du:dateUtc="2024-09-26T14:26:00Z">
              <w:r w:rsidRPr="0058737F">
                <w:rPr>
                  <w:rFonts w:ascii="Courier New" w:hAnsi="Courier New" w:cs="Courier New"/>
                  <w:sz w:val="13"/>
                  <w:szCs w:val="13"/>
                  <w:rPrChange w:id="1108" w:author="Leon Mlakar" w:date="2024-09-26T16:28:00Z" w16du:dateUtc="2024-09-26T14:28:00Z">
                    <w:rPr/>
                  </w:rPrChange>
                </w:rPr>
                <w:t xml:space="preserve">                "</w:t>
              </w:r>
              <w:proofErr w:type="spellStart"/>
              <w:r w:rsidRPr="0058737F">
                <w:rPr>
                  <w:rFonts w:ascii="Courier New" w:hAnsi="Courier New" w:cs="Courier New"/>
                  <w:sz w:val="13"/>
                  <w:szCs w:val="13"/>
                  <w:rPrChange w:id="1109" w:author="Leon Mlakar" w:date="2024-09-26T16:28:00Z" w16du:dateUtc="2024-09-26T14:28:00Z">
                    <w:rPr/>
                  </w:rPrChange>
                </w:rPr>
                <w:t>kty</w:t>
              </w:r>
              <w:proofErr w:type="spellEnd"/>
              <w:r w:rsidRPr="0058737F">
                <w:rPr>
                  <w:rFonts w:ascii="Courier New" w:hAnsi="Courier New" w:cs="Courier New"/>
                  <w:sz w:val="13"/>
                  <w:szCs w:val="13"/>
                  <w:rPrChange w:id="1110" w:author="Leon Mlakar" w:date="2024-09-26T16:28:00Z" w16du:dateUtc="2024-09-26T14:28:00Z">
                    <w:rPr/>
                  </w:rPrChange>
                </w:rPr>
                <w:t>": "EC",</w:t>
              </w:r>
            </w:ins>
          </w:p>
          <w:p w14:paraId="55784031" w14:textId="77777777" w:rsidR="0058737F" w:rsidRPr="0058737F" w:rsidRDefault="0058737F" w:rsidP="0058737F">
            <w:pPr>
              <w:rPr>
                <w:ins w:id="1111" w:author="Leon Mlakar" w:date="2024-09-26T16:26:00Z" w16du:dateUtc="2024-09-26T14:26:00Z"/>
                <w:rFonts w:ascii="Courier New" w:hAnsi="Courier New" w:cs="Courier New"/>
                <w:sz w:val="13"/>
                <w:szCs w:val="13"/>
                <w:rPrChange w:id="1112" w:author="Leon Mlakar" w:date="2024-09-26T16:28:00Z" w16du:dateUtc="2024-09-26T14:28:00Z">
                  <w:rPr>
                    <w:ins w:id="1113" w:author="Leon Mlakar" w:date="2024-09-26T16:26:00Z" w16du:dateUtc="2024-09-26T14:26:00Z"/>
                  </w:rPr>
                </w:rPrChange>
              </w:rPr>
            </w:pPr>
            <w:ins w:id="1114" w:author="Leon Mlakar" w:date="2024-09-26T16:26:00Z" w16du:dateUtc="2024-09-26T14:26:00Z">
              <w:r w:rsidRPr="0058737F">
                <w:rPr>
                  <w:rFonts w:ascii="Courier New" w:hAnsi="Courier New" w:cs="Courier New"/>
                  <w:sz w:val="13"/>
                  <w:szCs w:val="13"/>
                  <w:rPrChange w:id="1115" w:author="Leon Mlakar" w:date="2024-09-26T16:28:00Z" w16du:dateUtc="2024-09-26T14:28:00Z">
                    <w:rPr/>
                  </w:rPrChange>
                </w:rPr>
                <w:t xml:space="preserve">                "x": "oA39rl7p8GjPi4oVJRhesnhm9M4RKl0_dWs6EjDSm84",</w:t>
              </w:r>
            </w:ins>
          </w:p>
          <w:p w14:paraId="01436D5F" w14:textId="77777777" w:rsidR="0058737F" w:rsidRPr="0058737F" w:rsidRDefault="0058737F" w:rsidP="0058737F">
            <w:pPr>
              <w:rPr>
                <w:ins w:id="1116" w:author="Leon Mlakar" w:date="2024-09-26T16:26:00Z" w16du:dateUtc="2024-09-26T14:26:00Z"/>
                <w:rFonts w:ascii="Courier New" w:hAnsi="Courier New" w:cs="Courier New"/>
                <w:sz w:val="13"/>
                <w:szCs w:val="13"/>
                <w:rPrChange w:id="1117" w:author="Leon Mlakar" w:date="2024-09-26T16:28:00Z" w16du:dateUtc="2024-09-26T14:28:00Z">
                  <w:rPr>
                    <w:ins w:id="1118" w:author="Leon Mlakar" w:date="2024-09-26T16:26:00Z" w16du:dateUtc="2024-09-26T14:26:00Z"/>
                  </w:rPr>
                </w:rPrChange>
              </w:rPr>
            </w:pPr>
            <w:ins w:id="1119" w:author="Leon Mlakar" w:date="2024-09-26T16:26:00Z" w16du:dateUtc="2024-09-26T14:26:00Z">
              <w:r w:rsidRPr="0058737F">
                <w:rPr>
                  <w:rFonts w:ascii="Courier New" w:hAnsi="Courier New" w:cs="Courier New"/>
                  <w:sz w:val="13"/>
                  <w:szCs w:val="13"/>
                  <w:rPrChange w:id="1120" w:author="Leon Mlakar" w:date="2024-09-26T16:28:00Z" w16du:dateUtc="2024-09-26T14:28:00Z">
                    <w:rPr/>
                  </w:rPrChange>
                </w:rPr>
                <w:t xml:space="preserve">                "y": "l9j72B38c3VHlwk9-YtWyLovLFGU_Bkx1qa6DRLf5UQ",</w:t>
              </w:r>
            </w:ins>
          </w:p>
          <w:p w14:paraId="12C799A0" w14:textId="77777777" w:rsidR="0058737F" w:rsidRPr="0058737F" w:rsidRDefault="0058737F" w:rsidP="0058737F">
            <w:pPr>
              <w:rPr>
                <w:ins w:id="1121" w:author="Leon Mlakar" w:date="2024-09-26T16:26:00Z" w16du:dateUtc="2024-09-26T14:26:00Z"/>
                <w:rFonts w:ascii="Courier New" w:hAnsi="Courier New" w:cs="Courier New"/>
                <w:sz w:val="13"/>
                <w:szCs w:val="13"/>
                <w:rPrChange w:id="1122" w:author="Leon Mlakar" w:date="2024-09-26T16:28:00Z" w16du:dateUtc="2024-09-26T14:28:00Z">
                  <w:rPr>
                    <w:ins w:id="1123" w:author="Leon Mlakar" w:date="2024-09-26T16:26:00Z" w16du:dateUtc="2024-09-26T14:26:00Z"/>
                  </w:rPr>
                </w:rPrChange>
              </w:rPr>
            </w:pPr>
            <w:ins w:id="1124" w:author="Leon Mlakar" w:date="2024-09-26T16:26:00Z" w16du:dateUtc="2024-09-26T14:26:00Z">
              <w:r w:rsidRPr="0058737F">
                <w:rPr>
                  <w:rFonts w:ascii="Courier New" w:hAnsi="Courier New" w:cs="Courier New"/>
                  <w:sz w:val="13"/>
                  <w:szCs w:val="13"/>
                  <w:rPrChange w:id="1125" w:author="Leon Mlakar" w:date="2024-09-26T16:28:00Z" w16du:dateUtc="2024-09-26T14:28:00Z">
                    <w:rPr/>
                  </w:rPrChange>
                </w:rPr>
                <w:t xml:space="preserve">                "</w:t>
              </w:r>
              <w:proofErr w:type="spellStart"/>
              <w:r w:rsidRPr="0058737F">
                <w:rPr>
                  <w:rFonts w:ascii="Courier New" w:hAnsi="Courier New" w:cs="Courier New"/>
                  <w:sz w:val="13"/>
                  <w:szCs w:val="13"/>
                  <w:rPrChange w:id="1126" w:author="Leon Mlakar" w:date="2024-09-26T16:28:00Z" w16du:dateUtc="2024-09-26T14:28:00Z">
                    <w:rPr/>
                  </w:rPrChange>
                </w:rPr>
                <w:t>crv</w:t>
              </w:r>
              <w:proofErr w:type="spellEnd"/>
              <w:r w:rsidRPr="0058737F">
                <w:rPr>
                  <w:rFonts w:ascii="Courier New" w:hAnsi="Courier New" w:cs="Courier New"/>
                  <w:sz w:val="13"/>
                  <w:szCs w:val="13"/>
                  <w:rPrChange w:id="1127" w:author="Leon Mlakar" w:date="2024-09-26T16:28:00Z" w16du:dateUtc="2024-09-26T14:28:00Z">
                    <w:rPr/>
                  </w:rPrChange>
                </w:rPr>
                <w:t>": "secp256k1"</w:t>
              </w:r>
            </w:ins>
          </w:p>
          <w:p w14:paraId="0E5D46E0" w14:textId="77777777" w:rsidR="0058737F" w:rsidRPr="0058737F" w:rsidRDefault="0058737F" w:rsidP="0058737F">
            <w:pPr>
              <w:rPr>
                <w:ins w:id="1128" w:author="Leon Mlakar" w:date="2024-09-26T16:26:00Z" w16du:dateUtc="2024-09-26T14:26:00Z"/>
                <w:rFonts w:ascii="Courier New" w:hAnsi="Courier New" w:cs="Courier New"/>
                <w:sz w:val="13"/>
                <w:szCs w:val="13"/>
                <w:rPrChange w:id="1129" w:author="Leon Mlakar" w:date="2024-09-26T16:28:00Z" w16du:dateUtc="2024-09-26T14:28:00Z">
                  <w:rPr>
                    <w:ins w:id="1130" w:author="Leon Mlakar" w:date="2024-09-26T16:26:00Z" w16du:dateUtc="2024-09-26T14:26:00Z"/>
                  </w:rPr>
                </w:rPrChange>
              </w:rPr>
            </w:pPr>
            <w:ins w:id="1131" w:author="Leon Mlakar" w:date="2024-09-26T16:26:00Z" w16du:dateUtc="2024-09-26T14:26:00Z">
              <w:r w:rsidRPr="0058737F">
                <w:rPr>
                  <w:rFonts w:ascii="Courier New" w:hAnsi="Courier New" w:cs="Courier New"/>
                  <w:sz w:val="13"/>
                  <w:szCs w:val="13"/>
                  <w:rPrChange w:id="1132" w:author="Leon Mlakar" w:date="2024-09-26T16:28:00Z" w16du:dateUtc="2024-09-26T14:28:00Z">
                    <w:rPr/>
                  </w:rPrChange>
                </w:rPr>
                <w:t xml:space="preserve">            }</w:t>
              </w:r>
            </w:ins>
          </w:p>
          <w:p w14:paraId="2B74C3C0" w14:textId="77777777" w:rsidR="0058737F" w:rsidRPr="0058737F" w:rsidRDefault="0058737F" w:rsidP="0058737F">
            <w:pPr>
              <w:rPr>
                <w:ins w:id="1133" w:author="Leon Mlakar" w:date="2024-09-26T16:26:00Z" w16du:dateUtc="2024-09-26T14:26:00Z"/>
                <w:rFonts w:ascii="Courier New" w:hAnsi="Courier New" w:cs="Courier New"/>
                <w:sz w:val="13"/>
                <w:szCs w:val="13"/>
                <w:rPrChange w:id="1134" w:author="Leon Mlakar" w:date="2024-09-26T16:28:00Z" w16du:dateUtc="2024-09-26T14:28:00Z">
                  <w:rPr>
                    <w:ins w:id="1135" w:author="Leon Mlakar" w:date="2024-09-26T16:26:00Z" w16du:dateUtc="2024-09-26T14:26:00Z"/>
                  </w:rPr>
                </w:rPrChange>
              </w:rPr>
            </w:pPr>
            <w:ins w:id="1136" w:author="Leon Mlakar" w:date="2024-09-26T16:26:00Z" w16du:dateUtc="2024-09-26T14:26:00Z">
              <w:r w:rsidRPr="0058737F">
                <w:rPr>
                  <w:rFonts w:ascii="Courier New" w:hAnsi="Courier New" w:cs="Courier New"/>
                  <w:sz w:val="13"/>
                  <w:szCs w:val="13"/>
                  <w:rPrChange w:id="1137" w:author="Leon Mlakar" w:date="2024-09-26T16:28:00Z" w16du:dateUtc="2024-09-26T14:28:00Z">
                    <w:rPr/>
                  </w:rPrChange>
                </w:rPr>
                <w:t xml:space="preserve">        }</w:t>
              </w:r>
            </w:ins>
          </w:p>
          <w:p w14:paraId="398659B4" w14:textId="77777777" w:rsidR="0058737F" w:rsidRPr="0058737F" w:rsidRDefault="0058737F" w:rsidP="0058737F">
            <w:pPr>
              <w:rPr>
                <w:ins w:id="1138" w:author="Leon Mlakar" w:date="2024-09-26T16:26:00Z" w16du:dateUtc="2024-09-26T14:26:00Z"/>
                <w:rFonts w:ascii="Courier New" w:hAnsi="Courier New" w:cs="Courier New"/>
                <w:sz w:val="13"/>
                <w:szCs w:val="13"/>
                <w:rPrChange w:id="1139" w:author="Leon Mlakar" w:date="2024-09-26T16:28:00Z" w16du:dateUtc="2024-09-26T14:28:00Z">
                  <w:rPr>
                    <w:ins w:id="1140" w:author="Leon Mlakar" w:date="2024-09-26T16:26:00Z" w16du:dateUtc="2024-09-26T14:26:00Z"/>
                  </w:rPr>
                </w:rPrChange>
              </w:rPr>
            </w:pPr>
            <w:ins w:id="1141" w:author="Leon Mlakar" w:date="2024-09-26T16:26:00Z" w16du:dateUtc="2024-09-26T14:26:00Z">
              <w:r w:rsidRPr="0058737F">
                <w:rPr>
                  <w:rFonts w:ascii="Courier New" w:hAnsi="Courier New" w:cs="Courier New"/>
                  <w:sz w:val="13"/>
                  <w:szCs w:val="13"/>
                  <w:rPrChange w:id="1142" w:author="Leon Mlakar" w:date="2024-09-26T16:28:00Z" w16du:dateUtc="2024-09-26T14:28:00Z">
                    <w:rPr/>
                  </w:rPrChange>
                </w:rPr>
                <w:t xml:space="preserve">    ],</w:t>
              </w:r>
            </w:ins>
          </w:p>
          <w:p w14:paraId="722C3261" w14:textId="77777777" w:rsidR="0058737F" w:rsidRPr="0058737F" w:rsidRDefault="0058737F" w:rsidP="0058737F">
            <w:pPr>
              <w:rPr>
                <w:ins w:id="1143" w:author="Leon Mlakar" w:date="2024-09-26T16:26:00Z" w16du:dateUtc="2024-09-26T14:26:00Z"/>
                <w:rFonts w:ascii="Courier New" w:hAnsi="Courier New" w:cs="Courier New"/>
                <w:sz w:val="13"/>
                <w:szCs w:val="13"/>
                <w:rPrChange w:id="1144" w:author="Leon Mlakar" w:date="2024-09-26T16:28:00Z" w16du:dateUtc="2024-09-26T14:28:00Z">
                  <w:rPr>
                    <w:ins w:id="1145" w:author="Leon Mlakar" w:date="2024-09-26T16:26:00Z" w16du:dateUtc="2024-09-26T14:26:00Z"/>
                  </w:rPr>
                </w:rPrChange>
              </w:rPr>
            </w:pPr>
            <w:ins w:id="1146" w:author="Leon Mlakar" w:date="2024-09-26T16:26:00Z" w16du:dateUtc="2024-09-26T14:26:00Z">
              <w:r w:rsidRPr="0058737F">
                <w:rPr>
                  <w:rFonts w:ascii="Courier New" w:hAnsi="Courier New" w:cs="Courier New"/>
                  <w:sz w:val="13"/>
                  <w:szCs w:val="13"/>
                  <w:rPrChange w:id="1147" w:author="Leon Mlakar" w:date="2024-09-26T16:28:00Z" w16du:dateUtc="2024-09-26T14:28:00Z">
                    <w:rPr/>
                  </w:rPrChange>
                </w:rPr>
                <w:t xml:space="preserve">    "service": [</w:t>
              </w:r>
            </w:ins>
          </w:p>
          <w:p w14:paraId="2495AF9F" w14:textId="77777777" w:rsidR="0058737F" w:rsidRPr="0058737F" w:rsidRDefault="0058737F" w:rsidP="0058737F">
            <w:pPr>
              <w:rPr>
                <w:ins w:id="1148" w:author="Leon Mlakar" w:date="2024-09-26T16:26:00Z" w16du:dateUtc="2024-09-26T14:26:00Z"/>
                <w:rFonts w:ascii="Courier New" w:hAnsi="Courier New" w:cs="Courier New"/>
                <w:sz w:val="13"/>
                <w:szCs w:val="13"/>
                <w:rPrChange w:id="1149" w:author="Leon Mlakar" w:date="2024-09-26T16:28:00Z" w16du:dateUtc="2024-09-26T14:28:00Z">
                  <w:rPr>
                    <w:ins w:id="1150" w:author="Leon Mlakar" w:date="2024-09-26T16:26:00Z" w16du:dateUtc="2024-09-26T14:26:00Z"/>
                  </w:rPr>
                </w:rPrChange>
              </w:rPr>
            </w:pPr>
            <w:ins w:id="1151" w:author="Leon Mlakar" w:date="2024-09-26T16:26:00Z" w16du:dateUtc="2024-09-26T14:26:00Z">
              <w:r w:rsidRPr="0058737F">
                <w:rPr>
                  <w:rFonts w:ascii="Courier New" w:hAnsi="Courier New" w:cs="Courier New"/>
                  <w:sz w:val="13"/>
                  <w:szCs w:val="13"/>
                  <w:rPrChange w:id="1152" w:author="Leon Mlakar" w:date="2024-09-26T16:28:00Z" w16du:dateUtc="2024-09-26T14:28:00Z">
                    <w:rPr/>
                  </w:rPrChange>
                </w:rPr>
                <w:t xml:space="preserve">        {</w:t>
              </w:r>
            </w:ins>
          </w:p>
          <w:p w14:paraId="1D7F2E52" w14:textId="77777777" w:rsidR="0058737F" w:rsidRPr="0058737F" w:rsidRDefault="0058737F" w:rsidP="0058737F">
            <w:pPr>
              <w:rPr>
                <w:ins w:id="1153" w:author="Leon Mlakar" w:date="2024-09-26T16:26:00Z" w16du:dateUtc="2024-09-26T14:26:00Z"/>
                <w:rFonts w:ascii="Courier New" w:hAnsi="Courier New" w:cs="Courier New"/>
                <w:sz w:val="13"/>
                <w:szCs w:val="13"/>
                <w:rPrChange w:id="1154" w:author="Leon Mlakar" w:date="2024-09-26T16:28:00Z" w16du:dateUtc="2024-09-26T14:28:00Z">
                  <w:rPr>
                    <w:ins w:id="1155" w:author="Leon Mlakar" w:date="2024-09-26T16:26:00Z" w16du:dateUtc="2024-09-26T14:26:00Z"/>
                  </w:rPr>
                </w:rPrChange>
              </w:rPr>
            </w:pPr>
            <w:ins w:id="1156" w:author="Leon Mlakar" w:date="2024-09-26T16:26:00Z" w16du:dateUtc="2024-09-26T14:26:00Z">
              <w:r w:rsidRPr="0058737F">
                <w:rPr>
                  <w:rFonts w:ascii="Courier New" w:hAnsi="Courier New" w:cs="Courier New"/>
                  <w:sz w:val="13"/>
                  <w:szCs w:val="13"/>
                  <w:rPrChange w:id="1157" w:author="Leon Mlakar" w:date="2024-09-26T16:28:00Z" w16du:dateUtc="2024-09-26T14:28:00Z">
                    <w:rPr/>
                  </w:rPrChange>
                </w:rPr>
                <w:t xml:space="preserve">            "id": "did:bsv:a2fc941316adc10d680c98a06bf68da88ec513c658a9dc5ef837058064b588f9#controller-website",</w:t>
              </w:r>
            </w:ins>
          </w:p>
          <w:p w14:paraId="3320C52C" w14:textId="77777777" w:rsidR="0058737F" w:rsidRPr="0058737F" w:rsidRDefault="0058737F" w:rsidP="0058737F">
            <w:pPr>
              <w:rPr>
                <w:ins w:id="1158" w:author="Leon Mlakar" w:date="2024-09-26T16:26:00Z" w16du:dateUtc="2024-09-26T14:26:00Z"/>
                <w:rFonts w:ascii="Courier New" w:hAnsi="Courier New" w:cs="Courier New"/>
                <w:sz w:val="13"/>
                <w:szCs w:val="13"/>
                <w:rPrChange w:id="1159" w:author="Leon Mlakar" w:date="2024-09-26T16:28:00Z" w16du:dateUtc="2024-09-26T14:28:00Z">
                  <w:rPr>
                    <w:ins w:id="1160" w:author="Leon Mlakar" w:date="2024-09-26T16:26:00Z" w16du:dateUtc="2024-09-26T14:26:00Z"/>
                  </w:rPr>
                </w:rPrChange>
              </w:rPr>
            </w:pPr>
            <w:ins w:id="1161" w:author="Leon Mlakar" w:date="2024-09-26T16:26:00Z" w16du:dateUtc="2024-09-26T14:26:00Z">
              <w:r w:rsidRPr="0058737F">
                <w:rPr>
                  <w:rFonts w:ascii="Courier New" w:hAnsi="Courier New" w:cs="Courier New"/>
                  <w:sz w:val="13"/>
                  <w:szCs w:val="13"/>
                  <w:rPrChange w:id="1162" w:author="Leon Mlakar" w:date="2024-09-26T16:28:00Z" w16du:dateUtc="2024-09-26T14:28:00Z">
                    <w:rPr/>
                  </w:rPrChange>
                </w:rPr>
                <w:t xml:space="preserve">            "type": "</w:t>
              </w:r>
              <w:proofErr w:type="spellStart"/>
              <w:r w:rsidRPr="0058737F">
                <w:rPr>
                  <w:rFonts w:ascii="Courier New" w:hAnsi="Courier New" w:cs="Courier New"/>
                  <w:sz w:val="13"/>
                  <w:szCs w:val="13"/>
                  <w:rPrChange w:id="1163" w:author="Leon Mlakar" w:date="2024-09-26T16:28:00Z" w16du:dateUtc="2024-09-26T14:28:00Z">
                    <w:rPr/>
                  </w:rPrChange>
                </w:rPr>
                <w:t>LinkedDomains</w:t>
              </w:r>
              <w:proofErr w:type="spellEnd"/>
              <w:r w:rsidRPr="0058737F">
                <w:rPr>
                  <w:rFonts w:ascii="Courier New" w:hAnsi="Courier New" w:cs="Courier New"/>
                  <w:sz w:val="13"/>
                  <w:szCs w:val="13"/>
                  <w:rPrChange w:id="1164" w:author="Leon Mlakar" w:date="2024-09-26T16:28:00Z" w16du:dateUtc="2024-09-26T14:28:00Z">
                    <w:rPr/>
                  </w:rPrChange>
                </w:rPr>
                <w:t>",</w:t>
              </w:r>
            </w:ins>
          </w:p>
          <w:p w14:paraId="0B390A78" w14:textId="7E6C809B" w:rsidR="0058737F" w:rsidRPr="0058737F" w:rsidRDefault="0058737F" w:rsidP="0058737F">
            <w:pPr>
              <w:rPr>
                <w:ins w:id="1165" w:author="Leon Mlakar" w:date="2024-09-26T16:26:00Z" w16du:dateUtc="2024-09-26T14:26:00Z"/>
                <w:rFonts w:ascii="Courier New" w:hAnsi="Courier New" w:cs="Courier New"/>
                <w:sz w:val="13"/>
                <w:szCs w:val="13"/>
                <w:rPrChange w:id="1166" w:author="Leon Mlakar" w:date="2024-09-26T16:28:00Z" w16du:dateUtc="2024-09-26T14:28:00Z">
                  <w:rPr>
                    <w:ins w:id="1167" w:author="Leon Mlakar" w:date="2024-09-26T16:26:00Z" w16du:dateUtc="2024-09-26T14:26:00Z"/>
                  </w:rPr>
                </w:rPrChange>
              </w:rPr>
            </w:pPr>
            <w:ins w:id="1168" w:author="Leon Mlakar" w:date="2024-09-26T16:26:00Z" w16du:dateUtc="2024-09-26T14:26:00Z">
              <w:r w:rsidRPr="0058737F">
                <w:rPr>
                  <w:rFonts w:ascii="Courier New" w:hAnsi="Courier New" w:cs="Courier New"/>
                  <w:sz w:val="13"/>
                  <w:szCs w:val="13"/>
                  <w:rPrChange w:id="1169" w:author="Leon Mlakar" w:date="2024-09-26T16:28:00Z" w16du:dateUtc="2024-09-26T14:28:00Z">
                    <w:rPr/>
                  </w:rPrChange>
                </w:rPr>
                <w:t xml:space="preserve">            "</w:t>
              </w:r>
              <w:proofErr w:type="spellStart"/>
              <w:r w:rsidRPr="0058737F">
                <w:rPr>
                  <w:rFonts w:ascii="Courier New" w:hAnsi="Courier New" w:cs="Courier New"/>
                  <w:sz w:val="13"/>
                  <w:szCs w:val="13"/>
                  <w:rPrChange w:id="1170" w:author="Leon Mlakar" w:date="2024-09-26T16:28:00Z" w16du:dateUtc="2024-09-26T14:28:00Z">
                    <w:rPr/>
                  </w:rPrChange>
                </w:rPr>
                <w:t>serviceEndpoint</w:t>
              </w:r>
              <w:proofErr w:type="spellEnd"/>
              <w:r w:rsidRPr="0058737F">
                <w:rPr>
                  <w:rFonts w:ascii="Courier New" w:hAnsi="Courier New" w:cs="Courier New"/>
                  <w:sz w:val="13"/>
                  <w:szCs w:val="13"/>
                  <w:rPrChange w:id="1171" w:author="Leon Mlakar" w:date="2024-09-26T16:28:00Z" w16du:dateUtc="2024-09-26T14:28:00Z">
                    <w:rPr/>
                  </w:rPrChange>
                </w:rPr>
                <w:t>": "</w:t>
              </w:r>
            </w:ins>
            <w:ins w:id="1172" w:author="Leon Mlakar" w:date="2024-09-26T16:28:00Z" w16du:dateUtc="2024-09-26T14:28:00Z">
              <w:r w:rsidRPr="0058737F">
                <w:rPr>
                  <w:i/>
                  <w:iCs/>
                  <w:sz w:val="13"/>
                  <w:szCs w:val="13"/>
                  <w:rPrChange w:id="1173" w:author="Leon Mlakar" w:date="2024-09-26T16:28:00Z" w16du:dateUtc="2024-09-26T14:28:00Z">
                    <w:rPr>
                      <w:rFonts w:ascii="Courier New" w:hAnsi="Courier New" w:cs="Courier New"/>
                      <w:sz w:val="13"/>
                      <w:szCs w:val="13"/>
                    </w:rPr>
                  </w:rPrChange>
                </w:rPr>
                <w:t>&lt;service-endpoint-</w:t>
              </w:r>
              <w:proofErr w:type="spellStart"/>
              <w:r w:rsidRPr="0058737F">
                <w:rPr>
                  <w:i/>
                  <w:iCs/>
                  <w:sz w:val="13"/>
                  <w:szCs w:val="13"/>
                  <w:rPrChange w:id="1174" w:author="Leon Mlakar" w:date="2024-09-26T16:28:00Z" w16du:dateUtc="2024-09-26T14:28:00Z">
                    <w:rPr>
                      <w:rFonts w:ascii="Courier New" w:hAnsi="Courier New" w:cs="Courier New"/>
                      <w:sz w:val="13"/>
                      <w:szCs w:val="13"/>
                    </w:rPr>
                  </w:rPrChange>
                </w:rPr>
                <w:t>url</w:t>
              </w:r>
              <w:proofErr w:type="spellEnd"/>
              <w:r w:rsidRPr="0058737F">
                <w:rPr>
                  <w:i/>
                  <w:iCs/>
                  <w:sz w:val="13"/>
                  <w:szCs w:val="13"/>
                  <w:rPrChange w:id="1175" w:author="Leon Mlakar" w:date="2024-09-26T16:28:00Z" w16du:dateUtc="2024-09-26T14:28:00Z">
                    <w:rPr>
                      <w:rFonts w:ascii="Courier New" w:hAnsi="Courier New" w:cs="Courier New"/>
                      <w:sz w:val="13"/>
                      <w:szCs w:val="13"/>
                    </w:rPr>
                  </w:rPrChange>
                </w:rPr>
                <w:t>&gt;</w:t>
              </w:r>
              <w:r>
                <w:rPr>
                  <w:rFonts w:ascii="Courier New" w:hAnsi="Courier New" w:cs="Courier New"/>
                  <w:sz w:val="13"/>
                  <w:szCs w:val="13"/>
                </w:rPr>
                <w:t>”</w:t>
              </w:r>
            </w:ins>
          </w:p>
          <w:p w14:paraId="26535D23" w14:textId="77777777" w:rsidR="0058737F" w:rsidRPr="0058737F" w:rsidRDefault="0058737F" w:rsidP="0058737F">
            <w:pPr>
              <w:rPr>
                <w:ins w:id="1176" w:author="Leon Mlakar" w:date="2024-09-26T16:26:00Z" w16du:dateUtc="2024-09-26T14:26:00Z"/>
                <w:rFonts w:ascii="Courier New" w:hAnsi="Courier New" w:cs="Courier New"/>
                <w:sz w:val="13"/>
                <w:szCs w:val="13"/>
                <w:rPrChange w:id="1177" w:author="Leon Mlakar" w:date="2024-09-26T16:28:00Z" w16du:dateUtc="2024-09-26T14:28:00Z">
                  <w:rPr>
                    <w:ins w:id="1178" w:author="Leon Mlakar" w:date="2024-09-26T16:26:00Z" w16du:dateUtc="2024-09-26T14:26:00Z"/>
                  </w:rPr>
                </w:rPrChange>
              </w:rPr>
            </w:pPr>
            <w:ins w:id="1179" w:author="Leon Mlakar" w:date="2024-09-26T16:26:00Z" w16du:dateUtc="2024-09-26T14:26:00Z">
              <w:r w:rsidRPr="0058737F">
                <w:rPr>
                  <w:rFonts w:ascii="Courier New" w:hAnsi="Courier New" w:cs="Courier New"/>
                  <w:sz w:val="13"/>
                  <w:szCs w:val="13"/>
                  <w:rPrChange w:id="1180" w:author="Leon Mlakar" w:date="2024-09-26T16:28:00Z" w16du:dateUtc="2024-09-26T14:28:00Z">
                    <w:rPr/>
                  </w:rPrChange>
                </w:rPr>
                <w:t xml:space="preserve">        }</w:t>
              </w:r>
            </w:ins>
          </w:p>
          <w:p w14:paraId="6728BC63" w14:textId="77777777" w:rsidR="0058737F" w:rsidRPr="0058737F" w:rsidRDefault="0058737F" w:rsidP="0058737F">
            <w:pPr>
              <w:rPr>
                <w:ins w:id="1181" w:author="Leon Mlakar" w:date="2024-09-26T16:26:00Z" w16du:dateUtc="2024-09-26T14:26:00Z"/>
                <w:rFonts w:ascii="Courier New" w:hAnsi="Courier New" w:cs="Courier New"/>
                <w:sz w:val="13"/>
                <w:szCs w:val="13"/>
                <w:rPrChange w:id="1182" w:author="Leon Mlakar" w:date="2024-09-26T16:28:00Z" w16du:dateUtc="2024-09-26T14:28:00Z">
                  <w:rPr>
                    <w:ins w:id="1183" w:author="Leon Mlakar" w:date="2024-09-26T16:26:00Z" w16du:dateUtc="2024-09-26T14:26:00Z"/>
                  </w:rPr>
                </w:rPrChange>
              </w:rPr>
            </w:pPr>
            <w:ins w:id="1184" w:author="Leon Mlakar" w:date="2024-09-26T16:26:00Z" w16du:dateUtc="2024-09-26T14:26:00Z">
              <w:r w:rsidRPr="0058737F">
                <w:rPr>
                  <w:rFonts w:ascii="Courier New" w:hAnsi="Courier New" w:cs="Courier New"/>
                  <w:sz w:val="13"/>
                  <w:szCs w:val="13"/>
                  <w:rPrChange w:id="1185" w:author="Leon Mlakar" w:date="2024-09-26T16:28:00Z" w16du:dateUtc="2024-09-26T14:28:00Z">
                    <w:rPr/>
                  </w:rPrChange>
                </w:rPr>
                <w:t xml:space="preserve">    ],</w:t>
              </w:r>
            </w:ins>
          </w:p>
          <w:p w14:paraId="20D01668" w14:textId="77777777" w:rsidR="0058737F" w:rsidRPr="0058737F" w:rsidRDefault="0058737F" w:rsidP="0058737F">
            <w:pPr>
              <w:rPr>
                <w:ins w:id="1186" w:author="Leon Mlakar" w:date="2024-09-26T16:26:00Z" w16du:dateUtc="2024-09-26T14:26:00Z"/>
                <w:rFonts w:ascii="Courier New" w:hAnsi="Courier New" w:cs="Courier New"/>
                <w:sz w:val="13"/>
                <w:szCs w:val="13"/>
                <w:rPrChange w:id="1187" w:author="Leon Mlakar" w:date="2024-09-26T16:28:00Z" w16du:dateUtc="2024-09-26T14:28:00Z">
                  <w:rPr>
                    <w:ins w:id="1188" w:author="Leon Mlakar" w:date="2024-09-26T16:26:00Z" w16du:dateUtc="2024-09-26T14:26:00Z"/>
                  </w:rPr>
                </w:rPrChange>
              </w:rPr>
            </w:pPr>
            <w:ins w:id="1189" w:author="Leon Mlakar" w:date="2024-09-26T16:26:00Z" w16du:dateUtc="2024-09-26T14:26:00Z">
              <w:r w:rsidRPr="0058737F">
                <w:rPr>
                  <w:rFonts w:ascii="Courier New" w:hAnsi="Courier New" w:cs="Courier New"/>
                  <w:sz w:val="13"/>
                  <w:szCs w:val="13"/>
                  <w:rPrChange w:id="1190" w:author="Leon Mlakar" w:date="2024-09-26T16:28:00Z" w16du:dateUtc="2024-09-26T14:28:00Z">
                    <w:rPr/>
                  </w:rPrChange>
                </w:rPr>
                <w:lastRenderedPageBreak/>
                <w:t xml:space="preserve">    "authentication": [</w:t>
              </w:r>
            </w:ins>
          </w:p>
          <w:p w14:paraId="69F85198" w14:textId="77777777" w:rsidR="0058737F" w:rsidRPr="0058737F" w:rsidRDefault="0058737F" w:rsidP="0058737F">
            <w:pPr>
              <w:rPr>
                <w:ins w:id="1191" w:author="Leon Mlakar" w:date="2024-09-26T16:26:00Z" w16du:dateUtc="2024-09-26T14:26:00Z"/>
                <w:rFonts w:ascii="Courier New" w:hAnsi="Courier New" w:cs="Courier New"/>
                <w:sz w:val="13"/>
                <w:szCs w:val="13"/>
                <w:rPrChange w:id="1192" w:author="Leon Mlakar" w:date="2024-09-26T16:28:00Z" w16du:dateUtc="2024-09-26T14:28:00Z">
                  <w:rPr>
                    <w:ins w:id="1193" w:author="Leon Mlakar" w:date="2024-09-26T16:26:00Z" w16du:dateUtc="2024-09-26T14:26:00Z"/>
                  </w:rPr>
                </w:rPrChange>
              </w:rPr>
            </w:pPr>
            <w:ins w:id="1194" w:author="Leon Mlakar" w:date="2024-09-26T16:26:00Z" w16du:dateUtc="2024-09-26T14:26:00Z">
              <w:r w:rsidRPr="0058737F">
                <w:rPr>
                  <w:rFonts w:ascii="Courier New" w:hAnsi="Courier New" w:cs="Courier New"/>
                  <w:sz w:val="13"/>
                  <w:szCs w:val="13"/>
                  <w:rPrChange w:id="1195" w:author="Leon Mlakar" w:date="2024-09-26T16:28:00Z" w16du:dateUtc="2024-09-26T14:28:00Z">
                    <w:rPr/>
                  </w:rPrChange>
                </w:rPr>
                <w:t xml:space="preserve">        {</w:t>
              </w:r>
            </w:ins>
          </w:p>
          <w:p w14:paraId="765F2ECC" w14:textId="77777777" w:rsidR="0058737F" w:rsidRPr="0058737F" w:rsidRDefault="0058737F" w:rsidP="0058737F">
            <w:pPr>
              <w:rPr>
                <w:ins w:id="1196" w:author="Leon Mlakar" w:date="2024-09-26T16:26:00Z" w16du:dateUtc="2024-09-26T14:26:00Z"/>
                <w:rFonts w:ascii="Courier New" w:hAnsi="Courier New" w:cs="Courier New"/>
                <w:sz w:val="13"/>
                <w:szCs w:val="13"/>
                <w:rPrChange w:id="1197" w:author="Leon Mlakar" w:date="2024-09-26T16:28:00Z" w16du:dateUtc="2024-09-26T14:28:00Z">
                  <w:rPr>
                    <w:ins w:id="1198" w:author="Leon Mlakar" w:date="2024-09-26T16:26:00Z" w16du:dateUtc="2024-09-26T14:26:00Z"/>
                  </w:rPr>
                </w:rPrChange>
              </w:rPr>
            </w:pPr>
            <w:ins w:id="1199" w:author="Leon Mlakar" w:date="2024-09-26T16:26:00Z" w16du:dateUtc="2024-09-26T14:26:00Z">
              <w:r w:rsidRPr="0058737F">
                <w:rPr>
                  <w:rFonts w:ascii="Courier New" w:hAnsi="Courier New" w:cs="Courier New"/>
                  <w:sz w:val="13"/>
                  <w:szCs w:val="13"/>
                  <w:rPrChange w:id="1200" w:author="Leon Mlakar" w:date="2024-09-26T16:28:00Z" w16du:dateUtc="2024-09-26T14:28:00Z">
                    <w:rPr/>
                  </w:rPrChange>
                </w:rPr>
                <w:t xml:space="preserve">            "id": "did:bsv:a2fc941316adc10d680c98a06bf68da88ec513c658a9dc5ef837058064b588f9#auth",</w:t>
              </w:r>
            </w:ins>
          </w:p>
          <w:p w14:paraId="3C934E9B" w14:textId="77777777" w:rsidR="0058737F" w:rsidRPr="0058737F" w:rsidRDefault="0058737F" w:rsidP="0058737F">
            <w:pPr>
              <w:rPr>
                <w:ins w:id="1201" w:author="Leon Mlakar" w:date="2024-09-26T16:26:00Z" w16du:dateUtc="2024-09-26T14:26:00Z"/>
                <w:rFonts w:ascii="Courier New" w:hAnsi="Courier New" w:cs="Courier New"/>
                <w:sz w:val="13"/>
                <w:szCs w:val="13"/>
                <w:rPrChange w:id="1202" w:author="Leon Mlakar" w:date="2024-09-26T16:28:00Z" w16du:dateUtc="2024-09-26T14:28:00Z">
                  <w:rPr>
                    <w:ins w:id="1203" w:author="Leon Mlakar" w:date="2024-09-26T16:26:00Z" w16du:dateUtc="2024-09-26T14:26:00Z"/>
                  </w:rPr>
                </w:rPrChange>
              </w:rPr>
            </w:pPr>
            <w:ins w:id="1204" w:author="Leon Mlakar" w:date="2024-09-26T16:26:00Z" w16du:dateUtc="2024-09-26T14:26:00Z">
              <w:r w:rsidRPr="0058737F">
                <w:rPr>
                  <w:rFonts w:ascii="Courier New" w:hAnsi="Courier New" w:cs="Courier New"/>
                  <w:sz w:val="13"/>
                  <w:szCs w:val="13"/>
                  <w:rPrChange w:id="1205" w:author="Leon Mlakar" w:date="2024-09-26T16:28:00Z" w16du:dateUtc="2024-09-26T14:28:00Z">
                    <w:rPr/>
                  </w:rPrChange>
                </w:rPr>
                <w:t xml:space="preserve">            "type": "JsonWebKey2020",</w:t>
              </w:r>
            </w:ins>
          </w:p>
          <w:p w14:paraId="7A3B6BF1" w14:textId="77777777" w:rsidR="0058737F" w:rsidRPr="0058737F" w:rsidRDefault="0058737F" w:rsidP="0058737F">
            <w:pPr>
              <w:rPr>
                <w:ins w:id="1206" w:author="Leon Mlakar" w:date="2024-09-26T16:26:00Z" w16du:dateUtc="2024-09-26T14:26:00Z"/>
                <w:rFonts w:ascii="Courier New" w:hAnsi="Courier New" w:cs="Courier New"/>
                <w:sz w:val="13"/>
                <w:szCs w:val="13"/>
                <w:rPrChange w:id="1207" w:author="Leon Mlakar" w:date="2024-09-26T16:28:00Z" w16du:dateUtc="2024-09-26T14:28:00Z">
                  <w:rPr>
                    <w:ins w:id="1208" w:author="Leon Mlakar" w:date="2024-09-26T16:26:00Z" w16du:dateUtc="2024-09-26T14:26:00Z"/>
                  </w:rPr>
                </w:rPrChange>
              </w:rPr>
            </w:pPr>
            <w:ins w:id="1209" w:author="Leon Mlakar" w:date="2024-09-26T16:26:00Z" w16du:dateUtc="2024-09-26T14:26:00Z">
              <w:r w:rsidRPr="0058737F">
                <w:rPr>
                  <w:rFonts w:ascii="Courier New" w:hAnsi="Courier New" w:cs="Courier New"/>
                  <w:sz w:val="13"/>
                  <w:szCs w:val="13"/>
                  <w:rPrChange w:id="1210" w:author="Leon Mlakar" w:date="2024-09-26T16:28:00Z" w16du:dateUtc="2024-09-26T14:28:00Z">
                    <w:rPr/>
                  </w:rPrChange>
                </w:rPr>
                <w:t xml:space="preserve">            "controller": "did:bsv:a2fc941316adc10d680c98a06bf68da88ec513c658a9dc5ef837058064b588f9",</w:t>
              </w:r>
            </w:ins>
          </w:p>
          <w:p w14:paraId="54A9025F" w14:textId="77777777" w:rsidR="0058737F" w:rsidRPr="0058737F" w:rsidRDefault="0058737F" w:rsidP="0058737F">
            <w:pPr>
              <w:rPr>
                <w:ins w:id="1211" w:author="Leon Mlakar" w:date="2024-09-26T16:26:00Z" w16du:dateUtc="2024-09-26T14:26:00Z"/>
                <w:rFonts w:ascii="Courier New" w:hAnsi="Courier New" w:cs="Courier New"/>
                <w:sz w:val="13"/>
                <w:szCs w:val="13"/>
                <w:rPrChange w:id="1212" w:author="Leon Mlakar" w:date="2024-09-26T16:28:00Z" w16du:dateUtc="2024-09-26T14:28:00Z">
                  <w:rPr>
                    <w:ins w:id="1213" w:author="Leon Mlakar" w:date="2024-09-26T16:26:00Z" w16du:dateUtc="2024-09-26T14:26:00Z"/>
                  </w:rPr>
                </w:rPrChange>
              </w:rPr>
            </w:pPr>
            <w:ins w:id="1214" w:author="Leon Mlakar" w:date="2024-09-26T16:26:00Z" w16du:dateUtc="2024-09-26T14:26:00Z">
              <w:r w:rsidRPr="0058737F">
                <w:rPr>
                  <w:rFonts w:ascii="Courier New" w:hAnsi="Courier New" w:cs="Courier New"/>
                  <w:sz w:val="13"/>
                  <w:szCs w:val="13"/>
                  <w:rPrChange w:id="1215" w:author="Leon Mlakar" w:date="2024-09-26T16:28:00Z" w16du:dateUtc="2024-09-26T14:28:00Z">
                    <w:rPr/>
                  </w:rPrChange>
                </w:rPr>
                <w:t xml:space="preserve">            "</w:t>
              </w:r>
              <w:proofErr w:type="spellStart"/>
              <w:r w:rsidRPr="0058737F">
                <w:rPr>
                  <w:rFonts w:ascii="Courier New" w:hAnsi="Courier New" w:cs="Courier New"/>
                  <w:sz w:val="13"/>
                  <w:szCs w:val="13"/>
                  <w:rPrChange w:id="1216" w:author="Leon Mlakar" w:date="2024-09-26T16:28:00Z" w16du:dateUtc="2024-09-26T14:28:00Z">
                    <w:rPr/>
                  </w:rPrChange>
                </w:rPr>
                <w:t>publicKeyJwk</w:t>
              </w:r>
              <w:proofErr w:type="spellEnd"/>
              <w:r w:rsidRPr="0058737F">
                <w:rPr>
                  <w:rFonts w:ascii="Courier New" w:hAnsi="Courier New" w:cs="Courier New"/>
                  <w:sz w:val="13"/>
                  <w:szCs w:val="13"/>
                  <w:rPrChange w:id="1217" w:author="Leon Mlakar" w:date="2024-09-26T16:28:00Z" w16du:dateUtc="2024-09-26T14:28:00Z">
                    <w:rPr/>
                  </w:rPrChange>
                </w:rPr>
                <w:t>": {</w:t>
              </w:r>
            </w:ins>
          </w:p>
          <w:p w14:paraId="72CCE015" w14:textId="77777777" w:rsidR="0058737F" w:rsidRPr="0058737F" w:rsidRDefault="0058737F" w:rsidP="0058737F">
            <w:pPr>
              <w:rPr>
                <w:ins w:id="1218" w:author="Leon Mlakar" w:date="2024-09-26T16:26:00Z" w16du:dateUtc="2024-09-26T14:26:00Z"/>
                <w:rFonts w:ascii="Courier New" w:hAnsi="Courier New" w:cs="Courier New"/>
                <w:sz w:val="13"/>
                <w:szCs w:val="13"/>
                <w:rPrChange w:id="1219" w:author="Leon Mlakar" w:date="2024-09-26T16:28:00Z" w16du:dateUtc="2024-09-26T14:28:00Z">
                  <w:rPr>
                    <w:ins w:id="1220" w:author="Leon Mlakar" w:date="2024-09-26T16:26:00Z" w16du:dateUtc="2024-09-26T14:26:00Z"/>
                  </w:rPr>
                </w:rPrChange>
              </w:rPr>
            </w:pPr>
            <w:ins w:id="1221" w:author="Leon Mlakar" w:date="2024-09-26T16:26:00Z" w16du:dateUtc="2024-09-26T14:26:00Z">
              <w:r w:rsidRPr="0058737F">
                <w:rPr>
                  <w:rFonts w:ascii="Courier New" w:hAnsi="Courier New" w:cs="Courier New"/>
                  <w:sz w:val="13"/>
                  <w:szCs w:val="13"/>
                  <w:rPrChange w:id="1222" w:author="Leon Mlakar" w:date="2024-09-26T16:28:00Z" w16du:dateUtc="2024-09-26T14:28:00Z">
                    <w:rPr/>
                  </w:rPrChange>
                </w:rPr>
                <w:t xml:space="preserve">                "</w:t>
              </w:r>
              <w:proofErr w:type="spellStart"/>
              <w:r w:rsidRPr="0058737F">
                <w:rPr>
                  <w:rFonts w:ascii="Courier New" w:hAnsi="Courier New" w:cs="Courier New"/>
                  <w:sz w:val="13"/>
                  <w:szCs w:val="13"/>
                  <w:rPrChange w:id="1223" w:author="Leon Mlakar" w:date="2024-09-26T16:28:00Z" w16du:dateUtc="2024-09-26T14:28:00Z">
                    <w:rPr/>
                  </w:rPrChange>
                </w:rPr>
                <w:t>kty</w:t>
              </w:r>
              <w:proofErr w:type="spellEnd"/>
              <w:r w:rsidRPr="0058737F">
                <w:rPr>
                  <w:rFonts w:ascii="Courier New" w:hAnsi="Courier New" w:cs="Courier New"/>
                  <w:sz w:val="13"/>
                  <w:szCs w:val="13"/>
                  <w:rPrChange w:id="1224" w:author="Leon Mlakar" w:date="2024-09-26T16:28:00Z" w16du:dateUtc="2024-09-26T14:28:00Z">
                    <w:rPr/>
                  </w:rPrChange>
                </w:rPr>
                <w:t>": "EC",</w:t>
              </w:r>
            </w:ins>
          </w:p>
          <w:p w14:paraId="38BD8336" w14:textId="77777777" w:rsidR="0058737F" w:rsidRPr="0058737F" w:rsidRDefault="0058737F" w:rsidP="0058737F">
            <w:pPr>
              <w:rPr>
                <w:ins w:id="1225" w:author="Leon Mlakar" w:date="2024-09-26T16:26:00Z" w16du:dateUtc="2024-09-26T14:26:00Z"/>
                <w:rFonts w:ascii="Courier New" w:hAnsi="Courier New" w:cs="Courier New"/>
                <w:sz w:val="13"/>
                <w:szCs w:val="13"/>
                <w:rPrChange w:id="1226" w:author="Leon Mlakar" w:date="2024-09-26T16:28:00Z" w16du:dateUtc="2024-09-26T14:28:00Z">
                  <w:rPr>
                    <w:ins w:id="1227" w:author="Leon Mlakar" w:date="2024-09-26T16:26:00Z" w16du:dateUtc="2024-09-26T14:26:00Z"/>
                  </w:rPr>
                </w:rPrChange>
              </w:rPr>
            </w:pPr>
            <w:ins w:id="1228" w:author="Leon Mlakar" w:date="2024-09-26T16:26:00Z" w16du:dateUtc="2024-09-26T14:26:00Z">
              <w:r w:rsidRPr="0058737F">
                <w:rPr>
                  <w:rFonts w:ascii="Courier New" w:hAnsi="Courier New" w:cs="Courier New"/>
                  <w:sz w:val="13"/>
                  <w:szCs w:val="13"/>
                  <w:rPrChange w:id="1229" w:author="Leon Mlakar" w:date="2024-09-26T16:28:00Z" w16du:dateUtc="2024-09-26T14:28:00Z">
                    <w:rPr/>
                  </w:rPrChange>
                </w:rPr>
                <w:t xml:space="preserve">                "x": "-femws1TMAIQZLWNuhglkF9N6RrJAIJA7Yk64CavSEA",</w:t>
              </w:r>
            </w:ins>
          </w:p>
          <w:p w14:paraId="595F7293" w14:textId="77777777" w:rsidR="0058737F" w:rsidRPr="0058737F" w:rsidRDefault="0058737F" w:rsidP="0058737F">
            <w:pPr>
              <w:rPr>
                <w:ins w:id="1230" w:author="Leon Mlakar" w:date="2024-09-26T16:26:00Z" w16du:dateUtc="2024-09-26T14:26:00Z"/>
                <w:rFonts w:ascii="Courier New" w:hAnsi="Courier New" w:cs="Courier New"/>
                <w:sz w:val="13"/>
                <w:szCs w:val="13"/>
                <w:rPrChange w:id="1231" w:author="Leon Mlakar" w:date="2024-09-26T16:28:00Z" w16du:dateUtc="2024-09-26T14:28:00Z">
                  <w:rPr>
                    <w:ins w:id="1232" w:author="Leon Mlakar" w:date="2024-09-26T16:26:00Z" w16du:dateUtc="2024-09-26T14:26:00Z"/>
                  </w:rPr>
                </w:rPrChange>
              </w:rPr>
            </w:pPr>
            <w:ins w:id="1233" w:author="Leon Mlakar" w:date="2024-09-26T16:26:00Z" w16du:dateUtc="2024-09-26T14:26:00Z">
              <w:r w:rsidRPr="0058737F">
                <w:rPr>
                  <w:rFonts w:ascii="Courier New" w:hAnsi="Courier New" w:cs="Courier New"/>
                  <w:sz w:val="13"/>
                  <w:szCs w:val="13"/>
                  <w:rPrChange w:id="1234" w:author="Leon Mlakar" w:date="2024-09-26T16:28:00Z" w16du:dateUtc="2024-09-26T14:28:00Z">
                    <w:rPr/>
                  </w:rPrChange>
                </w:rPr>
                <w:t xml:space="preserve">                "y": "BvoLuvdFvLv1p3j1myLZrhCBmYvoBHtp15ol_BB81Yk",</w:t>
              </w:r>
            </w:ins>
          </w:p>
          <w:p w14:paraId="3DBB67F0" w14:textId="77777777" w:rsidR="0058737F" w:rsidRPr="0058737F" w:rsidRDefault="0058737F" w:rsidP="0058737F">
            <w:pPr>
              <w:rPr>
                <w:ins w:id="1235" w:author="Leon Mlakar" w:date="2024-09-26T16:26:00Z" w16du:dateUtc="2024-09-26T14:26:00Z"/>
                <w:rFonts w:ascii="Courier New" w:hAnsi="Courier New" w:cs="Courier New"/>
                <w:sz w:val="13"/>
                <w:szCs w:val="13"/>
                <w:rPrChange w:id="1236" w:author="Leon Mlakar" w:date="2024-09-26T16:28:00Z" w16du:dateUtc="2024-09-26T14:28:00Z">
                  <w:rPr>
                    <w:ins w:id="1237" w:author="Leon Mlakar" w:date="2024-09-26T16:26:00Z" w16du:dateUtc="2024-09-26T14:26:00Z"/>
                  </w:rPr>
                </w:rPrChange>
              </w:rPr>
            </w:pPr>
            <w:ins w:id="1238" w:author="Leon Mlakar" w:date="2024-09-26T16:26:00Z" w16du:dateUtc="2024-09-26T14:26:00Z">
              <w:r w:rsidRPr="0058737F">
                <w:rPr>
                  <w:rFonts w:ascii="Courier New" w:hAnsi="Courier New" w:cs="Courier New"/>
                  <w:sz w:val="13"/>
                  <w:szCs w:val="13"/>
                  <w:rPrChange w:id="1239" w:author="Leon Mlakar" w:date="2024-09-26T16:28:00Z" w16du:dateUtc="2024-09-26T14:28:00Z">
                    <w:rPr/>
                  </w:rPrChange>
                </w:rPr>
                <w:t xml:space="preserve">                "</w:t>
              </w:r>
              <w:proofErr w:type="spellStart"/>
              <w:r w:rsidRPr="0058737F">
                <w:rPr>
                  <w:rFonts w:ascii="Courier New" w:hAnsi="Courier New" w:cs="Courier New"/>
                  <w:sz w:val="13"/>
                  <w:szCs w:val="13"/>
                  <w:rPrChange w:id="1240" w:author="Leon Mlakar" w:date="2024-09-26T16:28:00Z" w16du:dateUtc="2024-09-26T14:28:00Z">
                    <w:rPr/>
                  </w:rPrChange>
                </w:rPr>
                <w:t>crv</w:t>
              </w:r>
              <w:proofErr w:type="spellEnd"/>
              <w:r w:rsidRPr="0058737F">
                <w:rPr>
                  <w:rFonts w:ascii="Courier New" w:hAnsi="Courier New" w:cs="Courier New"/>
                  <w:sz w:val="13"/>
                  <w:szCs w:val="13"/>
                  <w:rPrChange w:id="1241" w:author="Leon Mlakar" w:date="2024-09-26T16:28:00Z" w16du:dateUtc="2024-09-26T14:28:00Z">
                    <w:rPr/>
                  </w:rPrChange>
                </w:rPr>
                <w:t>": "secp256k1"</w:t>
              </w:r>
            </w:ins>
          </w:p>
          <w:p w14:paraId="598F49AA" w14:textId="77777777" w:rsidR="0058737F" w:rsidRPr="0058737F" w:rsidRDefault="0058737F" w:rsidP="0058737F">
            <w:pPr>
              <w:rPr>
                <w:ins w:id="1242" w:author="Leon Mlakar" w:date="2024-09-26T16:26:00Z" w16du:dateUtc="2024-09-26T14:26:00Z"/>
                <w:rFonts w:ascii="Courier New" w:hAnsi="Courier New" w:cs="Courier New"/>
                <w:sz w:val="13"/>
                <w:szCs w:val="13"/>
                <w:rPrChange w:id="1243" w:author="Leon Mlakar" w:date="2024-09-26T16:28:00Z" w16du:dateUtc="2024-09-26T14:28:00Z">
                  <w:rPr>
                    <w:ins w:id="1244" w:author="Leon Mlakar" w:date="2024-09-26T16:26:00Z" w16du:dateUtc="2024-09-26T14:26:00Z"/>
                  </w:rPr>
                </w:rPrChange>
              </w:rPr>
            </w:pPr>
            <w:ins w:id="1245" w:author="Leon Mlakar" w:date="2024-09-26T16:26:00Z" w16du:dateUtc="2024-09-26T14:26:00Z">
              <w:r w:rsidRPr="0058737F">
                <w:rPr>
                  <w:rFonts w:ascii="Courier New" w:hAnsi="Courier New" w:cs="Courier New"/>
                  <w:sz w:val="13"/>
                  <w:szCs w:val="13"/>
                  <w:rPrChange w:id="1246" w:author="Leon Mlakar" w:date="2024-09-26T16:28:00Z" w16du:dateUtc="2024-09-26T14:28:00Z">
                    <w:rPr/>
                  </w:rPrChange>
                </w:rPr>
                <w:t xml:space="preserve">            }</w:t>
              </w:r>
            </w:ins>
          </w:p>
          <w:p w14:paraId="6909D2AD" w14:textId="77777777" w:rsidR="0058737F" w:rsidRPr="0058737F" w:rsidRDefault="0058737F" w:rsidP="0058737F">
            <w:pPr>
              <w:rPr>
                <w:ins w:id="1247" w:author="Leon Mlakar" w:date="2024-09-26T16:26:00Z" w16du:dateUtc="2024-09-26T14:26:00Z"/>
                <w:rFonts w:ascii="Courier New" w:hAnsi="Courier New" w:cs="Courier New"/>
                <w:sz w:val="13"/>
                <w:szCs w:val="13"/>
                <w:rPrChange w:id="1248" w:author="Leon Mlakar" w:date="2024-09-26T16:28:00Z" w16du:dateUtc="2024-09-26T14:28:00Z">
                  <w:rPr>
                    <w:ins w:id="1249" w:author="Leon Mlakar" w:date="2024-09-26T16:26:00Z" w16du:dateUtc="2024-09-26T14:26:00Z"/>
                  </w:rPr>
                </w:rPrChange>
              </w:rPr>
            </w:pPr>
            <w:ins w:id="1250" w:author="Leon Mlakar" w:date="2024-09-26T16:26:00Z" w16du:dateUtc="2024-09-26T14:26:00Z">
              <w:r w:rsidRPr="0058737F">
                <w:rPr>
                  <w:rFonts w:ascii="Courier New" w:hAnsi="Courier New" w:cs="Courier New"/>
                  <w:sz w:val="13"/>
                  <w:szCs w:val="13"/>
                  <w:rPrChange w:id="1251" w:author="Leon Mlakar" w:date="2024-09-26T16:28:00Z" w16du:dateUtc="2024-09-26T14:28:00Z">
                    <w:rPr/>
                  </w:rPrChange>
                </w:rPr>
                <w:t xml:space="preserve">        }</w:t>
              </w:r>
            </w:ins>
          </w:p>
          <w:p w14:paraId="38E42179" w14:textId="77777777" w:rsidR="0058737F" w:rsidRPr="0058737F" w:rsidRDefault="0058737F" w:rsidP="0058737F">
            <w:pPr>
              <w:rPr>
                <w:ins w:id="1252" w:author="Leon Mlakar" w:date="2024-09-26T16:26:00Z" w16du:dateUtc="2024-09-26T14:26:00Z"/>
                <w:rFonts w:ascii="Courier New" w:hAnsi="Courier New" w:cs="Courier New"/>
                <w:sz w:val="13"/>
                <w:szCs w:val="13"/>
                <w:rPrChange w:id="1253" w:author="Leon Mlakar" w:date="2024-09-26T16:28:00Z" w16du:dateUtc="2024-09-26T14:28:00Z">
                  <w:rPr>
                    <w:ins w:id="1254" w:author="Leon Mlakar" w:date="2024-09-26T16:26:00Z" w16du:dateUtc="2024-09-26T14:26:00Z"/>
                  </w:rPr>
                </w:rPrChange>
              </w:rPr>
            </w:pPr>
            <w:ins w:id="1255" w:author="Leon Mlakar" w:date="2024-09-26T16:26:00Z" w16du:dateUtc="2024-09-26T14:26:00Z">
              <w:r w:rsidRPr="0058737F">
                <w:rPr>
                  <w:rFonts w:ascii="Courier New" w:hAnsi="Courier New" w:cs="Courier New"/>
                  <w:sz w:val="13"/>
                  <w:szCs w:val="13"/>
                  <w:rPrChange w:id="1256" w:author="Leon Mlakar" w:date="2024-09-26T16:28:00Z" w16du:dateUtc="2024-09-26T14:28:00Z">
                    <w:rPr/>
                  </w:rPrChange>
                </w:rPr>
                <w:t xml:space="preserve">    ]</w:t>
              </w:r>
            </w:ins>
          </w:p>
          <w:p w14:paraId="1F3CAAC6" w14:textId="22E4E4A4" w:rsidR="0058737F" w:rsidRPr="0058737F" w:rsidRDefault="0058737F" w:rsidP="0058737F">
            <w:pPr>
              <w:rPr>
                <w:ins w:id="1257" w:author="Leon Mlakar" w:date="2024-09-26T16:25:00Z" w16du:dateUtc="2024-09-26T14:25:00Z"/>
                <w:rFonts w:ascii="Courier New" w:hAnsi="Courier New" w:cs="Courier New"/>
                <w:sz w:val="13"/>
                <w:szCs w:val="13"/>
                <w:rPrChange w:id="1258" w:author="Leon Mlakar" w:date="2024-09-26T16:28:00Z" w16du:dateUtc="2024-09-26T14:28:00Z">
                  <w:rPr>
                    <w:ins w:id="1259" w:author="Leon Mlakar" w:date="2024-09-26T16:25:00Z" w16du:dateUtc="2024-09-26T14:25:00Z"/>
                  </w:rPr>
                </w:rPrChange>
              </w:rPr>
            </w:pPr>
            <w:ins w:id="1260" w:author="Leon Mlakar" w:date="2024-09-26T16:26:00Z" w16du:dateUtc="2024-09-26T14:26:00Z">
              <w:r w:rsidRPr="0058737F">
                <w:rPr>
                  <w:rFonts w:ascii="Courier New" w:hAnsi="Courier New" w:cs="Courier New"/>
                  <w:sz w:val="13"/>
                  <w:szCs w:val="13"/>
                  <w:rPrChange w:id="1261" w:author="Leon Mlakar" w:date="2024-09-26T16:28:00Z" w16du:dateUtc="2024-09-26T14:28:00Z">
                    <w:rPr/>
                  </w:rPrChange>
                </w:rPr>
                <w:t>}</w:t>
              </w:r>
            </w:ins>
          </w:p>
        </w:tc>
      </w:tr>
    </w:tbl>
    <w:p w14:paraId="6965BA1B" w14:textId="77777777" w:rsidR="0058737F" w:rsidRPr="005F786A" w:rsidRDefault="0058737F">
      <w:pPr>
        <w:pPrChange w:id="1262" w:author="Leon Mlakar" w:date="2024-09-26T16:24:00Z" w16du:dateUtc="2024-09-26T14:24:00Z">
          <w:pPr>
            <w:pStyle w:val="Heading3"/>
          </w:pPr>
        </w:pPrChange>
      </w:pPr>
    </w:p>
    <w:p w14:paraId="429696C0" w14:textId="555338AC" w:rsidR="003A685A" w:rsidRDefault="003A685A" w:rsidP="003A685A">
      <w:pPr>
        <w:pStyle w:val="Heading4"/>
      </w:pPr>
      <w:r>
        <w:t>A.3.1 DID Creation</w:t>
      </w:r>
    </w:p>
    <w:p w14:paraId="2FE49FD2" w14:textId="1EBE1FAE" w:rsidR="003A685A" w:rsidRDefault="003A685A" w:rsidP="003A685A">
      <w:r>
        <w:t>T</w:t>
      </w:r>
      <w:r w:rsidR="00554539">
        <w:t>o create DID,</w:t>
      </w:r>
      <w:r>
        <w:t xml:space="preserve"> DID controller </w:t>
      </w:r>
      <w:r w:rsidR="00554539">
        <w:t>MUST publish</w:t>
      </w:r>
      <w:r>
        <w:t xml:space="preserve"> two transactions to the </w:t>
      </w:r>
      <w:r w:rsidR="001801CE">
        <w:t>b</w:t>
      </w:r>
      <w:r>
        <w:t>lockchain:</w:t>
      </w:r>
    </w:p>
    <w:p w14:paraId="7053AA51" w14:textId="020B45BD" w:rsidR="003A685A" w:rsidRDefault="003A685A" w:rsidP="003A685A">
      <w:pPr>
        <w:pStyle w:val="ListParagraph"/>
        <w:numPr>
          <w:ilvl w:val="0"/>
          <w:numId w:val="51"/>
        </w:numPr>
      </w:pPr>
      <w:r>
        <w:t>DID issuance transaction (see</w:t>
      </w:r>
      <w:r w:rsidR="00554539">
        <w:t xml:space="preserve"> </w:t>
      </w:r>
      <w:r>
        <w:fldChar w:fldCharType="begin"/>
      </w:r>
      <w:r>
        <w:instrText xml:space="preserve"> REF _Ref178243022 \h </w:instrText>
      </w:r>
      <w:r>
        <w:fldChar w:fldCharType="separate"/>
      </w:r>
      <w:ins w:id="1263" w:author="Leon Mlakar" w:date="2024-09-25T17:32:00Z" w16du:dateUtc="2024-09-25T15:32:00Z">
        <w:r>
          <w:t>A.2.1 DID Issuance Transaction</w:t>
        </w:r>
      </w:ins>
      <w:r>
        <w:fldChar w:fldCharType="end"/>
      </w:r>
      <w:r>
        <w:t>)</w:t>
      </w:r>
      <w:r w:rsidR="00554539">
        <w:t>, and</w:t>
      </w:r>
    </w:p>
    <w:p w14:paraId="5718D114" w14:textId="7A9AC534" w:rsidR="00554539" w:rsidRDefault="00554539" w:rsidP="003A685A">
      <w:pPr>
        <w:pStyle w:val="ListParagraph"/>
        <w:numPr>
          <w:ilvl w:val="0"/>
          <w:numId w:val="51"/>
        </w:numPr>
      </w:pPr>
      <w:r>
        <w:t xml:space="preserve">DID Document transaction (see </w:t>
      </w:r>
      <w:r>
        <w:fldChar w:fldCharType="begin"/>
      </w:r>
      <w:r>
        <w:instrText xml:space="preserve"> REF _Ref178243099 \h </w:instrText>
      </w:r>
      <w:r>
        <w:fldChar w:fldCharType="separate"/>
      </w:r>
      <w:ins w:id="1264" w:author="Leon Mlakar" w:date="2024-09-25T17:39:00Z" w16du:dateUtc="2024-09-25T15:39:00Z">
        <w:r>
          <w:t>A.2.2 DID Document Transaction</w:t>
        </w:r>
      </w:ins>
      <w:r>
        <w:fldChar w:fldCharType="end"/>
      </w:r>
      <w:r>
        <w:t>) containing the first version of the DID document)</w:t>
      </w:r>
    </w:p>
    <w:p w14:paraId="457926C3" w14:textId="682ECC2E" w:rsidR="00554539" w:rsidRDefault="00554539" w:rsidP="00554539">
      <w:r>
        <w:t>It is the DID controller’s responsibility to provide funding to cover mining fees for those transactions.</w:t>
      </w:r>
    </w:p>
    <w:p w14:paraId="6122A76F" w14:textId="3504E02D" w:rsidR="00554539" w:rsidRDefault="00554539" w:rsidP="00554539">
      <w:r>
        <w:t xml:space="preserve">When the DID subject is acting as own controller (SSI) it MUST own and use, </w:t>
      </w:r>
      <w:r w:rsidR="001801CE">
        <w:t xml:space="preserve">C0/PKC0 </w:t>
      </w:r>
      <w:r>
        <w:t xml:space="preserve">representing DID controller and </w:t>
      </w:r>
      <w:r w:rsidR="001801CE">
        <w:t>S0/PKS0</w:t>
      </w:r>
      <w:r>
        <w:t xml:space="preserve"> representing DID subject.</w:t>
      </w:r>
    </w:p>
    <w:p w14:paraId="04CFD78E" w14:textId="77777777" w:rsidR="00554539" w:rsidRDefault="00554539" w:rsidP="00554539"/>
    <w:p w14:paraId="39A786BC" w14:textId="560FD8D0" w:rsidR="001801CE" w:rsidRDefault="001801CE" w:rsidP="001801CE">
      <w:pPr>
        <w:pStyle w:val="Heading4"/>
      </w:pPr>
      <w:r>
        <w:t>A.3.2 DID Document Updates</w:t>
      </w:r>
    </w:p>
    <w:p w14:paraId="6347D1D9" w14:textId="102BB47A" w:rsidR="001801CE" w:rsidRDefault="001801CE" w:rsidP="00554539">
      <w:r>
        <w:t>To create a new version of DID document, DID controller must publish two transactions to the blockchain:</w:t>
      </w:r>
    </w:p>
    <w:p w14:paraId="433520C0" w14:textId="6F9E26CC" w:rsidR="004435D4" w:rsidRDefault="004435D4" w:rsidP="004435D4">
      <w:pPr>
        <w:pStyle w:val="ListParagraph"/>
        <w:numPr>
          <w:ilvl w:val="0"/>
          <w:numId w:val="52"/>
        </w:numPr>
      </w:pPr>
      <w:r>
        <w:t xml:space="preserve">DID funding transaction (see </w:t>
      </w:r>
      <w:r>
        <w:fldChar w:fldCharType="begin"/>
      </w:r>
      <w:r>
        <w:instrText xml:space="preserve"> REF _Ref178253118 \h </w:instrText>
      </w:r>
      <w:r>
        <w:fldChar w:fldCharType="separate"/>
      </w:r>
      <w:ins w:id="1265" w:author="Leon Mlakar" w:date="2024-09-25T17:40:00Z" w16du:dateUtc="2024-09-25T15:40:00Z">
        <w:r>
          <w:t>A.2.4 DID Funding Transaction</w:t>
        </w:r>
      </w:ins>
      <w:r>
        <w:fldChar w:fldCharType="end"/>
      </w:r>
      <w:r>
        <w:t>) which provides funds to cover mining fees of this and a new DID document transaction.</w:t>
      </w:r>
    </w:p>
    <w:p w14:paraId="5ED6AEED" w14:textId="5FBF1A1D" w:rsidR="004435D4" w:rsidRDefault="004435D4" w:rsidP="004435D4">
      <w:pPr>
        <w:pStyle w:val="ListParagraph"/>
        <w:numPr>
          <w:ilvl w:val="0"/>
          <w:numId w:val="52"/>
        </w:numPr>
      </w:pPr>
      <w:r>
        <w:t xml:space="preserve">DID Document transaction (see </w:t>
      </w:r>
      <w:r>
        <w:fldChar w:fldCharType="begin"/>
      </w:r>
      <w:r>
        <w:instrText xml:space="preserve"> REF _Ref178243099 \h </w:instrText>
      </w:r>
      <w:r>
        <w:fldChar w:fldCharType="separate"/>
      </w:r>
      <w:ins w:id="1266" w:author="Leon Mlakar" w:date="2024-09-25T17:39:00Z" w16du:dateUtc="2024-09-25T15:39:00Z">
        <w:r>
          <w:t>A.2.2 DID Document Transaction</w:t>
        </w:r>
      </w:ins>
      <w:r>
        <w:fldChar w:fldCharType="end"/>
      </w:r>
      <w:r>
        <w:t>) which publishes new version of DID document</w:t>
      </w:r>
    </w:p>
    <w:p w14:paraId="5CEC6885" w14:textId="190D0A40" w:rsidR="004435D4" w:rsidRDefault="004435D4" w:rsidP="004435D4">
      <w:r>
        <w:t>It is the DID controller’s responsibility to provide funding for DID funding transaction.</w:t>
      </w:r>
    </w:p>
    <w:p w14:paraId="3EF7DDF5" w14:textId="573417AF" w:rsidR="004435D4" w:rsidRDefault="004435D4" w:rsidP="004435D4">
      <w:r>
        <w:t>While the DID funding transaction can be signed by either DID subject or DID controller, the DID document transaction itself must be signed by both. This ensures that both DID subject and DID controller agree on the new DID document contents.</w:t>
      </w:r>
    </w:p>
    <w:p w14:paraId="3AD3239F" w14:textId="77777777" w:rsidR="004435D4" w:rsidRDefault="004435D4" w:rsidP="004435D4"/>
    <w:p w14:paraId="0D0507D9" w14:textId="32BAE2E3" w:rsidR="004435D4" w:rsidRDefault="004435D4" w:rsidP="004435D4">
      <w:pPr>
        <w:pStyle w:val="Heading4"/>
      </w:pPr>
      <w:r>
        <w:t>A.3.3 DID Deactivation</w:t>
      </w:r>
    </w:p>
    <w:p w14:paraId="74CBDCD6" w14:textId="1DF02FB4" w:rsidR="004435D4" w:rsidRDefault="004435D4" w:rsidP="004435D4">
      <w:pPr>
        <w:rPr>
          <w:ins w:id="1267" w:author="Leon Mlakar" w:date="2024-09-26T14:43:00Z" w16du:dateUtc="2024-09-26T12:43:00Z"/>
        </w:rPr>
      </w:pPr>
      <w:r>
        <w:t xml:space="preserve">To deactivate, or revoke a DID, either DID subject or DID controller MUST publish DID revocation transaction (see </w:t>
      </w:r>
      <w:r>
        <w:fldChar w:fldCharType="begin"/>
      </w:r>
      <w:r>
        <w:instrText xml:space="preserve"> REF _Ref178253603 \h </w:instrText>
      </w:r>
      <w:r>
        <w:fldChar w:fldCharType="separate"/>
      </w:r>
      <w:ins w:id="1268" w:author="Leon Mlakar" w:date="2024-09-25T17:39:00Z" w16du:dateUtc="2024-09-25T15:39:00Z">
        <w:r>
          <w:t>A.2.3 DID Revocation Transaction</w:t>
        </w:r>
      </w:ins>
      <w:r>
        <w:fldChar w:fldCharType="end"/>
      </w:r>
      <w:r>
        <w:t>). The funds for this transaction are already available in the UTXO of the last transaction of the DID</w:t>
      </w:r>
      <w:r w:rsidR="000E1635">
        <w:t>’s transaction chain.</w:t>
      </w:r>
    </w:p>
    <w:p w14:paraId="272AE55B" w14:textId="77777777" w:rsidR="000E1635" w:rsidRDefault="000E1635" w:rsidP="004435D4">
      <w:pPr>
        <w:rPr>
          <w:ins w:id="1269" w:author="Leon Mlakar" w:date="2024-09-26T14:43:00Z" w16du:dateUtc="2024-09-26T12:43:00Z"/>
        </w:rPr>
      </w:pPr>
    </w:p>
    <w:p w14:paraId="650D7C92" w14:textId="42FDA9ED" w:rsidR="000E1635" w:rsidRDefault="000E1635">
      <w:pPr>
        <w:pStyle w:val="Heading4"/>
        <w:rPr>
          <w:ins w:id="1270" w:author="Leon Mlakar" w:date="2024-09-26T14:43:00Z" w16du:dateUtc="2024-09-26T12:43:00Z"/>
        </w:rPr>
        <w:pPrChange w:id="1271" w:author="Leon Mlakar" w:date="2024-09-26T14:43:00Z" w16du:dateUtc="2024-09-26T12:43:00Z">
          <w:pPr/>
        </w:pPrChange>
      </w:pPr>
      <w:ins w:id="1272" w:author="Leon Mlakar" w:date="2024-09-26T14:43:00Z" w16du:dateUtc="2024-09-26T12:43:00Z">
        <w:r>
          <w:t>A.3.4 DID Resolution</w:t>
        </w:r>
      </w:ins>
    </w:p>
    <w:p w14:paraId="073367C9" w14:textId="2C549523" w:rsidR="000E1635" w:rsidRDefault="0058737F" w:rsidP="004435D4">
      <w:pPr>
        <w:rPr>
          <w:ins w:id="1273" w:author="Leon Mlakar" w:date="2024-09-26T16:30:00Z" w16du:dateUtc="2024-09-26T14:30:00Z"/>
        </w:rPr>
      </w:pPr>
      <w:ins w:id="1274" w:author="Leon Mlakar" w:date="2024-09-26T16:29:00Z" w16du:dateUtc="2024-09-26T14:29:00Z">
        <w:r>
          <w:t>To resolve DID to the lat</w:t>
        </w:r>
      </w:ins>
      <w:ins w:id="1275" w:author="Leon Mlakar" w:date="2024-09-26T16:30:00Z" w16du:dateUtc="2024-09-26T14:30:00Z">
        <w:r>
          <w:t>est version of the DID document, DID resolver MUST:</w:t>
        </w:r>
      </w:ins>
    </w:p>
    <w:p w14:paraId="6F0E3C8E" w14:textId="4AD8C5E8" w:rsidR="0058737F" w:rsidRDefault="0058737F">
      <w:pPr>
        <w:pStyle w:val="ListParagraph"/>
        <w:numPr>
          <w:ilvl w:val="0"/>
          <w:numId w:val="56"/>
        </w:numPr>
        <w:rPr>
          <w:ins w:id="1276" w:author="Leon Mlakar" w:date="2024-09-26T16:32:00Z" w16du:dateUtc="2024-09-26T14:32:00Z"/>
        </w:rPr>
        <w:pPrChange w:id="1277" w:author="Leon Mlakar" w:date="2024-09-26T16:35:00Z" w16du:dateUtc="2024-09-26T14:35:00Z">
          <w:pPr>
            <w:pStyle w:val="ListParagraph"/>
            <w:numPr>
              <w:numId w:val="53"/>
            </w:numPr>
            <w:ind w:hanging="360"/>
          </w:pPr>
        </w:pPrChange>
      </w:pPr>
      <w:ins w:id="1278" w:author="Leon Mlakar" w:date="2024-09-26T16:31:00Z" w16du:dateUtc="2024-09-26T14:31:00Z">
        <w:r>
          <w:t>Fetch the blockchain transaction which transaction ID is the method specific identifier of DID</w:t>
        </w:r>
      </w:ins>
      <w:ins w:id="1279" w:author="Leon Mlakar" w:date="2024-09-26T16:32:00Z" w16du:dateUtc="2024-09-26T14:32:00Z">
        <w:r>
          <w:t>, decoded from hexadecimal presentation to binary number</w:t>
        </w:r>
      </w:ins>
      <w:ins w:id="1280" w:author="Leon Mlakar" w:date="2024-09-26T16:35:00Z" w16du:dateUtc="2024-09-26T14:35:00Z">
        <w:r w:rsidR="00DB50BF">
          <w:t xml:space="preserve"> and make it current</w:t>
        </w:r>
      </w:ins>
      <w:ins w:id="1281" w:author="Leon Mlakar" w:date="2024-09-26T16:32:00Z" w16du:dateUtc="2024-09-26T14:32:00Z">
        <w:r>
          <w:t>.</w:t>
        </w:r>
      </w:ins>
    </w:p>
    <w:p w14:paraId="6512EDF5" w14:textId="3F8E8805" w:rsidR="0058737F" w:rsidRDefault="0058737F">
      <w:pPr>
        <w:pStyle w:val="ListParagraph"/>
        <w:numPr>
          <w:ilvl w:val="0"/>
          <w:numId w:val="56"/>
        </w:numPr>
        <w:rPr>
          <w:ins w:id="1282" w:author="Leon Mlakar" w:date="2024-09-26T16:33:00Z" w16du:dateUtc="2024-09-26T14:33:00Z"/>
        </w:rPr>
        <w:pPrChange w:id="1283" w:author="Leon Mlakar" w:date="2024-09-26T16:35:00Z" w16du:dateUtc="2024-09-26T14:35:00Z">
          <w:pPr>
            <w:pStyle w:val="ListParagraph"/>
            <w:numPr>
              <w:numId w:val="55"/>
            </w:numPr>
            <w:ind w:left="360" w:hanging="360"/>
          </w:pPr>
        </w:pPrChange>
      </w:pPr>
      <w:ins w:id="1284" w:author="Leon Mlakar" w:date="2024-09-26T16:33:00Z" w16du:dateUtc="2024-09-26T14:33:00Z">
        <w:r>
          <w:t>Fetch</w:t>
        </w:r>
      </w:ins>
      <w:ins w:id="1285" w:author="Leon Mlakar" w:date="2024-09-26T16:32:00Z" w16du:dateUtc="2024-09-26T14:32:00Z">
        <w:r>
          <w:t xml:space="preserve"> </w:t>
        </w:r>
      </w:ins>
      <w:ins w:id="1286" w:author="Leon Mlakar" w:date="2024-09-26T16:40:00Z" w16du:dateUtc="2024-09-26T14:40:00Z">
        <w:r w:rsidR="00DB50BF">
          <w:t xml:space="preserve">the </w:t>
        </w:r>
      </w:ins>
      <w:ins w:id="1287" w:author="Leon Mlakar" w:date="2024-09-26T16:32:00Z" w16du:dateUtc="2024-09-26T14:32:00Z">
        <w:r>
          <w:t>transaction that spent</w:t>
        </w:r>
      </w:ins>
      <w:ins w:id="1288" w:author="Leon Mlakar" w:date="2024-09-26T16:33:00Z" w16du:dateUtc="2024-09-26T14:33:00Z">
        <w:r>
          <w:t xml:space="preserve"> UTXO 0 of </w:t>
        </w:r>
      </w:ins>
      <w:ins w:id="1289" w:author="Leon Mlakar" w:date="2024-09-26T16:40:00Z" w16du:dateUtc="2024-09-26T14:40:00Z">
        <w:r w:rsidR="00DB50BF">
          <w:t>the current</w:t>
        </w:r>
      </w:ins>
      <w:ins w:id="1290" w:author="Leon Mlakar" w:date="2024-09-26T16:33:00Z" w16du:dateUtc="2024-09-26T14:33:00Z">
        <w:r>
          <w:t xml:space="preserve"> transaction</w:t>
        </w:r>
      </w:ins>
    </w:p>
    <w:p w14:paraId="43AF44E6" w14:textId="271D0898" w:rsidR="0058737F" w:rsidRDefault="0058737F" w:rsidP="00DB50BF">
      <w:pPr>
        <w:pStyle w:val="ListParagraph"/>
        <w:numPr>
          <w:ilvl w:val="0"/>
          <w:numId w:val="56"/>
        </w:numPr>
        <w:rPr>
          <w:ins w:id="1291" w:author="Leon Mlakar" w:date="2024-09-26T16:36:00Z" w16du:dateUtc="2024-09-26T14:36:00Z"/>
        </w:rPr>
      </w:pPr>
      <w:ins w:id="1292" w:author="Leon Mlakar" w:date="2024-09-26T16:34:00Z" w16du:dateUtc="2024-09-26T14:34:00Z">
        <w:r>
          <w:t xml:space="preserve">Check </w:t>
        </w:r>
      </w:ins>
      <w:ins w:id="1293" w:author="Leon Mlakar" w:date="2024-09-26T16:39:00Z" w16du:dateUtc="2024-09-26T14:39:00Z">
        <w:r w:rsidR="00DB50BF">
          <w:t>the transaction kind</w:t>
        </w:r>
      </w:ins>
      <w:ins w:id="1294" w:author="Leon Mlakar" w:date="2024-09-26T16:33:00Z" w16du:dateUtc="2024-09-26T14:33:00Z">
        <w:r>
          <w:t xml:space="preserve"> </w:t>
        </w:r>
      </w:ins>
    </w:p>
    <w:p w14:paraId="4FE73455" w14:textId="0FD2D97A" w:rsidR="00DB50BF" w:rsidRDefault="00DB50BF" w:rsidP="00DB50BF">
      <w:pPr>
        <w:pStyle w:val="ListParagraph"/>
        <w:numPr>
          <w:ilvl w:val="1"/>
          <w:numId w:val="56"/>
        </w:numPr>
        <w:rPr>
          <w:ins w:id="1295" w:author="Leon Mlakar" w:date="2024-09-26T16:36:00Z" w16du:dateUtc="2024-09-26T14:36:00Z"/>
        </w:rPr>
      </w:pPr>
      <w:ins w:id="1296" w:author="Leon Mlakar" w:date="2024-09-26T16:36:00Z" w16du:dateUtc="2024-09-26T14:36:00Z">
        <w:r>
          <w:t xml:space="preserve">If </w:t>
        </w:r>
      </w:ins>
      <w:ins w:id="1297" w:author="Leon Mlakar" w:date="2024-09-26T16:39:00Z" w16du:dateUtc="2024-09-26T14:39:00Z">
        <w:r>
          <w:t xml:space="preserve">DID document transaction (see </w:t>
        </w:r>
        <w:r>
          <w:fldChar w:fldCharType="begin"/>
        </w:r>
        <w:r>
          <w:instrText xml:space="preserve"> REF _Ref178243099 \h </w:instrText>
        </w:r>
      </w:ins>
      <w:r>
        <w:fldChar w:fldCharType="separate"/>
      </w:r>
      <w:ins w:id="1298" w:author="Leon Mlakar" w:date="2024-09-26T16:39:00Z" w16du:dateUtc="2024-09-26T14:39:00Z">
        <w:r>
          <w:t>A.2.2 DID Document Transaction</w:t>
        </w:r>
        <w:r>
          <w:fldChar w:fldCharType="end"/>
        </w:r>
      </w:ins>
      <w:ins w:id="1299" w:author="Leon Mlakar" w:date="2024-09-26T19:03:00Z" w16du:dateUtc="2024-09-26T17:03:00Z">
        <w:r w:rsidR="008C0322">
          <w:t>)</w:t>
        </w:r>
      </w:ins>
      <w:ins w:id="1300" w:author="Leon Mlakar" w:date="2024-09-26T16:36:00Z" w16du:dateUtc="2024-09-26T14:36:00Z">
        <w:r>
          <w:t>, check if current transaction’s UTXO 0 is unspent</w:t>
        </w:r>
      </w:ins>
    </w:p>
    <w:p w14:paraId="1034B742" w14:textId="7845714A" w:rsidR="00DB50BF" w:rsidRDefault="00DB50BF" w:rsidP="00DB50BF">
      <w:pPr>
        <w:pStyle w:val="ListParagraph"/>
        <w:numPr>
          <w:ilvl w:val="2"/>
          <w:numId w:val="56"/>
        </w:numPr>
        <w:rPr>
          <w:ins w:id="1301" w:author="Leon Mlakar" w:date="2024-09-26T16:38:00Z" w16du:dateUtc="2024-09-26T14:38:00Z"/>
        </w:rPr>
      </w:pPr>
      <w:ins w:id="1302" w:author="Leon Mlakar" w:date="2024-09-26T16:36:00Z" w16du:dateUtc="2024-09-26T14:36:00Z">
        <w:r>
          <w:t>If yes, return the DID document</w:t>
        </w:r>
      </w:ins>
      <w:ins w:id="1303" w:author="Leon Mlakar" w:date="2024-09-26T16:37:00Z" w16du:dateUtc="2024-09-26T14:37:00Z">
        <w:r>
          <w:t xml:space="preserve"> as the result of the resolution</w:t>
        </w:r>
      </w:ins>
    </w:p>
    <w:p w14:paraId="191441C6" w14:textId="738BBA7C" w:rsidR="00DB50BF" w:rsidRDefault="00DB50BF" w:rsidP="00DB50BF">
      <w:pPr>
        <w:pStyle w:val="ListParagraph"/>
        <w:numPr>
          <w:ilvl w:val="2"/>
          <w:numId w:val="56"/>
        </w:numPr>
        <w:rPr>
          <w:ins w:id="1304" w:author="Leon Mlakar" w:date="2024-09-26T16:38:00Z" w16du:dateUtc="2024-09-26T14:38:00Z"/>
        </w:rPr>
      </w:pPr>
      <w:ins w:id="1305" w:author="Leon Mlakar" w:date="2024-09-26T16:38:00Z" w16du:dateUtc="2024-09-26T14:38:00Z">
        <w:r>
          <w:t xml:space="preserve">If no, make this transaction current and repeat </w:t>
        </w:r>
      </w:ins>
      <w:ins w:id="1306" w:author="Leon Mlakar" w:date="2024-09-26T16:40:00Z" w16du:dateUtc="2024-09-26T14:40:00Z">
        <w:r>
          <w:t>from step 2</w:t>
        </w:r>
      </w:ins>
    </w:p>
    <w:p w14:paraId="1DAFB400" w14:textId="3BB70B0A" w:rsidR="00DB50BF" w:rsidRDefault="00DB50BF" w:rsidP="00DB50BF">
      <w:pPr>
        <w:pStyle w:val="ListParagraph"/>
        <w:numPr>
          <w:ilvl w:val="1"/>
          <w:numId w:val="56"/>
        </w:numPr>
        <w:rPr>
          <w:ins w:id="1307" w:author="Leon Mlakar" w:date="2024-09-26T16:41:00Z" w16du:dateUtc="2024-09-26T14:41:00Z"/>
        </w:rPr>
      </w:pPr>
      <w:ins w:id="1308" w:author="Leon Mlakar" w:date="2024-09-26T16:40:00Z" w16du:dateUtc="2024-09-26T14:40:00Z">
        <w:r>
          <w:t xml:space="preserve">If DID </w:t>
        </w:r>
      </w:ins>
      <w:ins w:id="1309" w:author="Leon Mlakar" w:date="2024-09-26T16:41:00Z" w16du:dateUtc="2024-09-26T14:41:00Z">
        <w:r>
          <w:t xml:space="preserve">funding transaction (see </w:t>
        </w:r>
        <w:r>
          <w:fldChar w:fldCharType="begin"/>
        </w:r>
        <w:r>
          <w:instrText xml:space="preserve"> REF _Ref178253118 \h </w:instrText>
        </w:r>
      </w:ins>
      <w:r>
        <w:fldChar w:fldCharType="separate"/>
      </w:r>
      <w:ins w:id="1310" w:author="Leon Mlakar" w:date="2024-09-26T16:41:00Z" w16du:dateUtc="2024-09-26T14:41:00Z">
        <w:r>
          <w:t>A.2.4 DID Funding Transaction</w:t>
        </w:r>
        <w:r>
          <w:fldChar w:fldCharType="end"/>
        </w:r>
        <w:r>
          <w:t>) make this transaction current and repeat from step 2</w:t>
        </w:r>
      </w:ins>
    </w:p>
    <w:p w14:paraId="38BF8BBC" w14:textId="15180C05" w:rsidR="0058737F" w:rsidRDefault="00DB50BF" w:rsidP="008C0322">
      <w:pPr>
        <w:pStyle w:val="ListParagraph"/>
        <w:numPr>
          <w:ilvl w:val="1"/>
          <w:numId w:val="56"/>
        </w:numPr>
        <w:rPr>
          <w:ins w:id="1311" w:author="Leon Mlakar" w:date="2024-09-26T18:57:00Z" w16du:dateUtc="2024-09-26T16:57:00Z"/>
        </w:rPr>
      </w:pPr>
      <w:ins w:id="1312" w:author="Leon Mlakar" w:date="2024-09-26T16:41:00Z" w16du:dateUtc="2024-09-26T14:41:00Z">
        <w:r>
          <w:t>If DID</w:t>
        </w:r>
      </w:ins>
      <w:ins w:id="1313" w:author="Leon Mlakar" w:date="2024-09-26T16:42:00Z" w16du:dateUtc="2024-09-26T14:42:00Z">
        <w:r>
          <w:t xml:space="preserve"> revocation transaction</w:t>
        </w:r>
      </w:ins>
      <w:ins w:id="1314" w:author="Leon Mlakar" w:date="2024-09-26T18:55:00Z" w16du:dateUtc="2024-09-26T16:55:00Z">
        <w:r w:rsidR="008C0322">
          <w:t>,</w:t>
        </w:r>
      </w:ins>
      <w:ins w:id="1315" w:author="Leon Mlakar" w:date="2024-09-26T18:54:00Z" w16du:dateUtc="2024-09-26T16:54:00Z">
        <w:r w:rsidR="008C0322">
          <w:t xml:space="preserve"> return the last seen DID document as </w:t>
        </w:r>
      </w:ins>
      <w:ins w:id="1316" w:author="Leon Mlakar" w:date="2024-09-26T18:55:00Z" w16du:dateUtc="2024-09-26T16:55:00Z">
        <w:r w:rsidR="008C0322">
          <w:t>the result of the resolution</w:t>
        </w:r>
      </w:ins>
      <w:ins w:id="1317" w:author="Leon Mlakar" w:date="2024-09-26T18:56:00Z" w16du:dateUtc="2024-09-26T16:56:00Z">
        <w:r w:rsidR="008C0322">
          <w:t xml:space="preserve"> and set </w:t>
        </w:r>
        <w:r w:rsidR="008C0322" w:rsidRPr="008C0322">
          <w:rPr>
            <w:rFonts w:ascii="Courier New" w:hAnsi="Courier New" w:cs="Courier New"/>
            <w:rPrChange w:id="1318" w:author="Leon Mlakar" w:date="2024-09-26T18:56:00Z" w16du:dateUtc="2024-09-26T16:56:00Z">
              <w:rPr/>
            </w:rPrChange>
          </w:rPr>
          <w:t>deactivated</w:t>
        </w:r>
        <w:r w:rsidR="008C0322">
          <w:t xml:space="preserve"> property to </w:t>
        </w:r>
        <w:r w:rsidR="008C0322" w:rsidRPr="008C0322">
          <w:rPr>
            <w:rFonts w:ascii="Courier New" w:hAnsi="Courier New" w:cs="Courier New"/>
            <w:rPrChange w:id="1319" w:author="Leon Mlakar" w:date="2024-09-26T18:56:00Z" w16du:dateUtc="2024-09-26T16:56:00Z">
              <w:rPr/>
            </w:rPrChange>
          </w:rPr>
          <w:t>true</w:t>
        </w:r>
        <w:r w:rsidR="008C0322">
          <w:t xml:space="preserve"> in DID document metadata</w:t>
        </w:r>
      </w:ins>
      <w:ins w:id="1320" w:author="Leon Mlakar" w:date="2024-09-26T19:12:00Z" w16du:dateUtc="2024-09-26T17:12:00Z">
        <w:r w:rsidR="00772ABC">
          <w:t xml:space="preserve"> and terminate</w:t>
        </w:r>
      </w:ins>
    </w:p>
    <w:p w14:paraId="6B542DAA" w14:textId="3D255B78" w:rsidR="00DA1AD9" w:rsidRDefault="00DA1AD9">
      <w:pPr>
        <w:spacing w:line="240" w:lineRule="auto"/>
        <w:rPr>
          <w:ins w:id="1321" w:author="Leon Mlakar" w:date="2024-09-27T11:31:00Z" w16du:dateUtc="2024-09-27T09:31:00Z"/>
        </w:rPr>
      </w:pPr>
      <w:ins w:id="1322" w:author="Leon Mlakar" w:date="2024-09-27T11:31:00Z" w16du:dateUtc="2024-09-27T09:31:00Z">
        <w:r>
          <w:br w:type="page"/>
        </w:r>
      </w:ins>
    </w:p>
    <w:p w14:paraId="5D32D885" w14:textId="77777777" w:rsidR="008C0322" w:rsidRDefault="008C0322" w:rsidP="008C0322">
      <w:pPr>
        <w:rPr>
          <w:ins w:id="1323" w:author="Leon Mlakar" w:date="2024-09-26T18:57:00Z" w16du:dateUtc="2024-09-26T16:57:00Z"/>
        </w:rPr>
      </w:pPr>
    </w:p>
    <w:p w14:paraId="4454C46A" w14:textId="321D49CB" w:rsidR="008C0322" w:rsidRDefault="008C0322" w:rsidP="008C0322">
      <w:pPr>
        <w:rPr>
          <w:ins w:id="1324" w:author="Leon Mlakar" w:date="2024-09-26T19:02:00Z" w16du:dateUtc="2024-09-26T17:02:00Z"/>
        </w:rPr>
      </w:pPr>
      <w:ins w:id="1325" w:author="Leon Mlakar" w:date="2024-09-26T19:01:00Z" w16du:dateUtc="2024-09-26T17:01:00Z">
        <w:r>
          <w:t xml:space="preserve">If </w:t>
        </w:r>
        <w:proofErr w:type="spellStart"/>
        <w:r w:rsidRPr="008C0322">
          <w:rPr>
            <w:rFonts w:ascii="Courier New" w:hAnsi="Courier New" w:cs="Courier New"/>
            <w:rPrChange w:id="1326" w:author="Leon Mlakar" w:date="2024-09-26T19:01:00Z" w16du:dateUtc="2024-09-26T17:01:00Z">
              <w:rPr/>
            </w:rPrChange>
          </w:rPr>
          <w:t>versionId</w:t>
        </w:r>
        <w:proofErr w:type="spellEnd"/>
        <w:r>
          <w:t xml:space="preserve"> query is present, the algorith</w:t>
        </w:r>
      </w:ins>
      <w:ins w:id="1327" w:author="Leon Mlakar" w:date="2024-09-26T19:02:00Z" w16du:dateUtc="2024-09-26T17:02:00Z">
        <w:r>
          <w:t>m must modify step</w:t>
        </w:r>
      </w:ins>
      <w:ins w:id="1328" w:author="Leon Mlakar" w:date="2024-09-26T19:11:00Z" w16du:dateUtc="2024-09-26T17:11:00Z">
        <w:r w:rsidR="00772ABC">
          <w:t>s</w:t>
        </w:r>
      </w:ins>
      <w:ins w:id="1329" w:author="Leon Mlakar" w:date="2024-09-26T19:02:00Z" w16du:dateUtc="2024-09-26T17:02:00Z">
        <w:r>
          <w:t xml:space="preserve"> 3.1 to read:</w:t>
        </w:r>
      </w:ins>
    </w:p>
    <w:p w14:paraId="71BC5797" w14:textId="5A0F501E" w:rsidR="008C0322" w:rsidRDefault="008C0322" w:rsidP="008C0322">
      <w:pPr>
        <w:ind w:left="567"/>
        <w:rPr>
          <w:ins w:id="1330" w:author="Leon Mlakar" w:date="2024-09-26T19:04:00Z" w16du:dateUtc="2024-09-26T17:04:00Z"/>
        </w:rPr>
      </w:pPr>
      <w:ins w:id="1331" w:author="Leon Mlakar" w:date="2024-09-26T19:03:00Z" w16du:dateUtc="2024-09-26T17:03:00Z">
        <w:r>
          <w:t xml:space="preserve">3.1 If DID document transaction check if its transaction ID matches the value of </w:t>
        </w:r>
        <w:proofErr w:type="spellStart"/>
        <w:r w:rsidRPr="008C0322">
          <w:rPr>
            <w:rFonts w:ascii="Courier New" w:hAnsi="Courier New" w:cs="Courier New"/>
            <w:rPrChange w:id="1332" w:author="Leon Mlakar" w:date="2024-09-26T19:04:00Z" w16du:dateUtc="2024-09-26T17:04:00Z">
              <w:rPr/>
            </w:rPrChange>
          </w:rPr>
          <w:t>versio</w:t>
        </w:r>
      </w:ins>
      <w:ins w:id="1333" w:author="Leon Mlakar" w:date="2024-09-26T19:04:00Z" w16du:dateUtc="2024-09-26T17:04:00Z">
        <w:r w:rsidRPr="008C0322">
          <w:rPr>
            <w:rFonts w:ascii="Courier New" w:hAnsi="Courier New" w:cs="Courier New"/>
            <w:rPrChange w:id="1334" w:author="Leon Mlakar" w:date="2024-09-26T19:04:00Z" w16du:dateUtc="2024-09-26T17:04:00Z">
              <w:rPr/>
            </w:rPrChange>
          </w:rPr>
          <w:t>nId</w:t>
        </w:r>
        <w:proofErr w:type="spellEnd"/>
        <w:r>
          <w:t xml:space="preserve"> query</w:t>
        </w:r>
      </w:ins>
    </w:p>
    <w:p w14:paraId="62A93C06" w14:textId="7EB6C9CE" w:rsidR="00772ABC" w:rsidRDefault="00772ABC" w:rsidP="00772ABC">
      <w:pPr>
        <w:rPr>
          <w:ins w:id="1335" w:author="Leon Mlakar" w:date="2024-09-26T19:05:00Z" w16du:dateUtc="2024-09-26T17:05:00Z"/>
        </w:rPr>
      </w:pPr>
      <w:ins w:id="1336" w:author="Leon Mlakar" w:date="2024-09-26T19:04:00Z" w16du:dateUtc="2024-09-26T17:04:00Z">
        <w:r>
          <w:tab/>
          <w:t xml:space="preserve">    </w:t>
        </w:r>
      </w:ins>
      <w:ins w:id="1337" w:author="Leon Mlakar" w:date="2024-09-26T19:05:00Z" w16du:dateUtc="2024-09-26T17:05:00Z">
        <w:r>
          <w:t xml:space="preserve">  </w:t>
        </w:r>
      </w:ins>
      <w:ins w:id="1338" w:author="Leon Mlakar" w:date="2024-09-26T19:04:00Z" w16du:dateUtc="2024-09-26T17:04:00Z">
        <w:r>
          <w:t>3.1.1</w:t>
        </w:r>
      </w:ins>
      <w:ins w:id="1339" w:author="Leon Mlakar" w:date="2024-09-26T19:05:00Z" w16du:dateUtc="2024-09-26T17:05:00Z">
        <w:r>
          <w:t xml:space="preserve"> If yes, return the DID document as the result of the resolution</w:t>
        </w:r>
      </w:ins>
    </w:p>
    <w:p w14:paraId="0C59CDCF" w14:textId="76F4965A" w:rsidR="00772ABC" w:rsidRDefault="00772ABC" w:rsidP="00772ABC">
      <w:pPr>
        <w:ind w:left="567"/>
        <w:rPr>
          <w:ins w:id="1340" w:author="Leon Mlakar" w:date="2024-09-26T19:08:00Z" w16du:dateUtc="2024-09-26T17:08:00Z"/>
        </w:rPr>
      </w:pPr>
      <w:ins w:id="1341" w:author="Leon Mlakar" w:date="2024-09-26T19:05:00Z" w16du:dateUtc="2024-09-26T17:05:00Z">
        <w:r>
          <w:t xml:space="preserve">      3.1.2 If no,</w:t>
        </w:r>
      </w:ins>
      <w:ins w:id="1342" w:author="Leon Mlakar" w:date="2024-09-26T19:08:00Z" w16du:dateUtc="2024-09-26T17:08:00Z">
        <w:r>
          <w:t xml:space="preserve"> check if the UTXO of this transaction is spent</w:t>
        </w:r>
      </w:ins>
    </w:p>
    <w:p w14:paraId="3D09AC28" w14:textId="4A337CB4" w:rsidR="00772ABC" w:rsidRDefault="00772ABC" w:rsidP="00772ABC">
      <w:pPr>
        <w:ind w:left="567"/>
        <w:rPr>
          <w:ins w:id="1343" w:author="Leon Mlakar" w:date="2024-09-26T19:10:00Z" w16du:dateUtc="2024-09-26T17:10:00Z"/>
        </w:rPr>
      </w:pPr>
      <w:ins w:id="1344" w:author="Leon Mlakar" w:date="2024-09-26T19:08:00Z" w16du:dateUtc="2024-09-26T17:08:00Z">
        <w:r>
          <w:t xml:space="preserve">            3.1.2.1 </w:t>
        </w:r>
      </w:ins>
      <w:ins w:id="1345" w:author="Leon Mlakar" w:date="2024-09-26T19:09:00Z" w16du:dateUtc="2024-09-26T17:09:00Z">
        <w:r>
          <w:t xml:space="preserve">If no, set </w:t>
        </w:r>
        <w:r w:rsidRPr="00772ABC">
          <w:rPr>
            <w:rFonts w:ascii="Courier New" w:hAnsi="Courier New" w:cs="Courier New"/>
            <w:rPrChange w:id="1346" w:author="Leon Mlakar" w:date="2024-09-26T19:10:00Z" w16du:dateUtc="2024-09-26T17:10:00Z">
              <w:rPr/>
            </w:rPrChange>
          </w:rPr>
          <w:t>error</w:t>
        </w:r>
        <w:r>
          <w:t xml:space="preserve"> property of </w:t>
        </w:r>
      </w:ins>
      <w:ins w:id="1347" w:author="Leon Mlakar" w:date="2024-09-26T19:10:00Z" w16du:dateUtc="2024-09-26T17:10:00Z">
        <w:r>
          <w:t xml:space="preserve">DID resolution metadata to </w:t>
        </w:r>
        <w:proofErr w:type="spellStart"/>
        <w:r w:rsidRPr="00772ABC">
          <w:rPr>
            <w:rFonts w:ascii="Courier New" w:hAnsi="Courier New" w:cs="Courier New"/>
            <w:rPrChange w:id="1348" w:author="Leon Mlakar" w:date="2024-09-26T19:10:00Z" w16du:dateUtc="2024-09-26T17:10:00Z">
              <w:rPr/>
            </w:rPrChange>
          </w:rPr>
          <w:t>notFound</w:t>
        </w:r>
        <w:proofErr w:type="spellEnd"/>
        <w:r>
          <w:t xml:space="preserve"> and terminate</w:t>
        </w:r>
      </w:ins>
    </w:p>
    <w:p w14:paraId="1EB58E6E" w14:textId="0FA193A9" w:rsidR="00772ABC" w:rsidRDefault="00772ABC" w:rsidP="00772ABC">
      <w:pPr>
        <w:ind w:left="567"/>
        <w:rPr>
          <w:ins w:id="1349" w:author="Leon Mlakar" w:date="2024-09-27T11:32:00Z" w16du:dateUtc="2024-09-27T09:32:00Z"/>
        </w:rPr>
      </w:pPr>
      <w:ins w:id="1350" w:author="Leon Mlakar" w:date="2024-09-26T19:10:00Z" w16du:dateUtc="2024-09-26T17:10:00Z">
        <w:r>
          <w:t xml:space="preserve">            3.1.2.1 </w:t>
        </w:r>
      </w:ins>
      <w:ins w:id="1351" w:author="Leon Mlakar" w:date="2024-09-26T19:11:00Z" w16du:dateUtc="2024-09-26T17:11:00Z">
        <w:r>
          <w:t>If yes, mark transaction as current and repeat the step 2</w:t>
        </w:r>
      </w:ins>
    </w:p>
    <w:p w14:paraId="6C5F86C6" w14:textId="77777777" w:rsidR="00DA1AD9" w:rsidRDefault="00DA1AD9" w:rsidP="00DA1AD9">
      <w:pPr>
        <w:rPr>
          <w:ins w:id="1352" w:author="Leon Mlakar" w:date="2024-09-27T11:32:00Z" w16du:dateUtc="2024-09-27T09:32:00Z"/>
        </w:rPr>
      </w:pPr>
    </w:p>
    <w:p w14:paraId="53041BED" w14:textId="11E72ABE" w:rsidR="00DA1AD9" w:rsidRDefault="00DA1AD9">
      <w:pPr>
        <w:rPr>
          <w:ins w:id="1353" w:author="Leon Mlakar" w:date="2024-09-26T19:11:00Z" w16du:dateUtc="2024-09-26T17:11:00Z"/>
        </w:rPr>
        <w:pPrChange w:id="1354" w:author="Leon Mlakar" w:date="2024-09-27T11:32:00Z" w16du:dateUtc="2024-09-27T09:32:00Z">
          <w:pPr>
            <w:ind w:left="567"/>
          </w:pPr>
        </w:pPrChange>
      </w:pPr>
      <w:ins w:id="1355" w:author="Leon Mlakar" w:date="2024-09-27T11:32:00Z" w16du:dateUtc="2024-09-27T09:32:00Z">
        <w:r>
          <w:t>And step 3.3 to read:</w:t>
        </w:r>
      </w:ins>
    </w:p>
    <w:p w14:paraId="5C9752F5" w14:textId="38EF029F" w:rsidR="00772ABC" w:rsidRDefault="00772ABC" w:rsidP="00772ABC">
      <w:pPr>
        <w:ind w:left="567"/>
        <w:rPr>
          <w:ins w:id="1356" w:author="Leon Mlakar" w:date="2024-09-26T19:22:00Z" w16du:dateUtc="2024-09-26T17:22:00Z"/>
        </w:rPr>
      </w:pPr>
      <w:ins w:id="1357" w:author="Leon Mlakar" w:date="2024-09-26T19:11:00Z" w16du:dateUtc="2024-09-26T17:11:00Z">
        <w:r>
          <w:t>3.3 If DID revocation transaction,</w:t>
        </w:r>
      </w:ins>
      <w:ins w:id="1358" w:author="Leon Mlakar" w:date="2024-09-26T19:12:00Z" w16du:dateUtc="2024-09-26T17:12:00Z">
        <w:r>
          <w:t xml:space="preserve"> set </w:t>
        </w:r>
        <w:r w:rsidRPr="00794C52">
          <w:rPr>
            <w:rFonts w:ascii="Courier New" w:hAnsi="Courier New" w:cs="Courier New"/>
          </w:rPr>
          <w:t>error</w:t>
        </w:r>
        <w:r>
          <w:t xml:space="preserve"> property of DID resolution metadata to </w:t>
        </w:r>
        <w:proofErr w:type="spellStart"/>
        <w:r w:rsidRPr="00794C52">
          <w:rPr>
            <w:rFonts w:ascii="Courier New" w:hAnsi="Courier New" w:cs="Courier New"/>
          </w:rPr>
          <w:t>notFound</w:t>
        </w:r>
      </w:ins>
      <w:proofErr w:type="spellEnd"/>
      <w:ins w:id="1359" w:author="Leon Mlakar" w:date="2024-09-26T19:13:00Z" w16du:dateUtc="2024-09-26T17:13:00Z">
        <w:r>
          <w:t xml:space="preserve"> </w:t>
        </w:r>
      </w:ins>
      <w:ins w:id="1360" w:author="Leon Mlakar" w:date="2024-09-26T19:12:00Z" w16du:dateUtc="2024-09-26T17:12:00Z">
        <w:r>
          <w:t>and terminat</w:t>
        </w:r>
      </w:ins>
      <w:ins w:id="1361" w:author="Leon Mlakar" w:date="2024-09-26T19:13:00Z" w16du:dateUtc="2024-09-26T17:13:00Z">
        <w:r>
          <w:t>e</w:t>
        </w:r>
      </w:ins>
    </w:p>
    <w:p w14:paraId="1ED98911" w14:textId="77777777" w:rsidR="00377D79" w:rsidRDefault="00377D79" w:rsidP="00772ABC">
      <w:pPr>
        <w:ind w:left="567"/>
        <w:rPr>
          <w:ins w:id="1362" w:author="Leon Mlakar" w:date="2024-09-26T19:22:00Z" w16du:dateUtc="2024-09-26T17:22:00Z"/>
        </w:rPr>
      </w:pPr>
    </w:p>
    <w:p w14:paraId="7B49B494" w14:textId="77777777" w:rsidR="00377D79" w:rsidRDefault="00377D79">
      <w:pPr>
        <w:spacing w:line="240" w:lineRule="auto"/>
        <w:rPr>
          <w:ins w:id="1363" w:author="Leon Mlakar" w:date="2024-09-26T19:23:00Z" w16du:dateUtc="2024-09-26T17:23:00Z"/>
          <w:rFonts w:ascii="IBM Plex Sans Medm" w:hAnsi="IBM Plex Sans Medm"/>
          <w:color w:val="064154" w:themeColor="text1"/>
          <w:sz w:val="32"/>
          <w:szCs w:val="32"/>
        </w:rPr>
      </w:pPr>
      <w:ins w:id="1364" w:author="Leon Mlakar" w:date="2024-09-26T19:23:00Z" w16du:dateUtc="2024-09-26T17:23:00Z">
        <w:r>
          <w:br w:type="page"/>
        </w:r>
      </w:ins>
    </w:p>
    <w:p w14:paraId="211DC3F6" w14:textId="45C03F50" w:rsidR="00377D79" w:rsidRPr="00330EB7" w:rsidRDefault="00377D79" w:rsidP="00377D79">
      <w:pPr>
        <w:pStyle w:val="Heading2"/>
        <w:rPr>
          <w:moveTo w:id="1365" w:author="Leon Mlakar" w:date="2024-09-26T19:22:00Z" w16du:dateUtc="2024-09-26T17:22:00Z"/>
        </w:rPr>
      </w:pPr>
      <w:bookmarkStart w:id="1366" w:name="_Toc178346107"/>
      <w:moveToRangeStart w:id="1367" w:author="Leon Mlakar" w:date="2024-09-26T19:22:00Z" w:name="move178270986"/>
      <w:moveTo w:id="1368" w:author="Leon Mlakar" w:date="2024-09-26T19:22:00Z" w16du:dateUtc="2024-09-26T17:22:00Z">
        <w:r>
          <w:lastRenderedPageBreak/>
          <w:t>References and Reading Material</w:t>
        </w:r>
        <w:bookmarkEnd w:id="1366"/>
      </w:moveTo>
    </w:p>
    <w:tbl>
      <w:tblPr>
        <w:tblW w:w="0" w:type="auto"/>
        <w:tblBorders>
          <w:bottom w:val="single" w:sz="18" w:space="0" w:color="005A9C"/>
        </w:tblBorders>
        <w:shd w:val="clear" w:color="auto" w:fill="FFFFFF"/>
        <w:tblCellMar>
          <w:top w:w="15" w:type="dxa"/>
          <w:left w:w="15" w:type="dxa"/>
          <w:bottom w:w="15" w:type="dxa"/>
          <w:right w:w="15" w:type="dxa"/>
        </w:tblCellMar>
        <w:tblLook w:val="04A0" w:firstRow="1" w:lastRow="0" w:firstColumn="1" w:lastColumn="0" w:noHBand="0" w:noVBand="1"/>
      </w:tblPr>
      <w:tblGrid>
        <w:gridCol w:w="567"/>
        <w:gridCol w:w="3807"/>
        <w:gridCol w:w="4691"/>
      </w:tblGrid>
      <w:tr w:rsidR="00377D79" w:rsidRPr="00915D95" w14:paraId="436F6587" w14:textId="77777777" w:rsidTr="00794C52">
        <w:trPr>
          <w:tblHeader/>
          <w:ins w:id="1369" w:author="Leon Mlakar" w:date="2024-09-26T19:22:00Z"/>
        </w:trPr>
        <w:tc>
          <w:tcPr>
            <w:tcW w:w="567" w:type="dxa"/>
            <w:shd w:val="clear" w:color="auto" w:fill="339999" w:themeFill="accent6"/>
          </w:tcPr>
          <w:p w14:paraId="0DF371F6" w14:textId="77777777" w:rsidR="00377D79" w:rsidRPr="00CF6AF5" w:rsidRDefault="00377D79" w:rsidP="00794C52">
            <w:pPr>
              <w:rPr>
                <w:moveTo w:id="1370" w:author="Leon Mlakar" w:date="2024-09-26T19:22:00Z" w16du:dateUtc="2024-09-26T17:22:00Z"/>
                <w:b/>
                <w:color w:val="FFFFFF" w:themeColor="background1"/>
                <w:highlight w:val="darkCyan"/>
                <w:shd w:val="clear" w:color="auto" w:fill="FFFFFF"/>
              </w:rPr>
            </w:pPr>
          </w:p>
        </w:tc>
        <w:tc>
          <w:tcPr>
            <w:tcW w:w="3807" w:type="dxa"/>
            <w:shd w:val="clear" w:color="auto" w:fill="339999" w:themeFill="accent6"/>
            <w:tcMar>
              <w:top w:w="45" w:type="dxa"/>
              <w:left w:w="75" w:type="dxa"/>
              <w:bottom w:w="45" w:type="dxa"/>
              <w:right w:w="75" w:type="dxa"/>
            </w:tcMar>
            <w:vAlign w:val="center"/>
            <w:hideMark/>
          </w:tcPr>
          <w:p w14:paraId="4F67A9AE" w14:textId="77777777" w:rsidR="00377D79" w:rsidRPr="004F166E" w:rsidRDefault="00377D79" w:rsidP="00794C52">
            <w:pPr>
              <w:rPr>
                <w:moveTo w:id="1371" w:author="Leon Mlakar" w:date="2024-09-26T19:22:00Z" w16du:dateUtc="2024-09-26T17:22:00Z"/>
              </w:rPr>
            </w:pPr>
            <w:moveTo w:id="1372" w:author="Leon Mlakar" w:date="2024-09-26T19:22:00Z" w16du:dateUtc="2024-09-26T17:22:00Z">
              <w:r w:rsidRPr="004F166E">
                <w:rPr>
                  <w:color w:val="FFFFFF" w:themeColor="background1"/>
                </w:rPr>
                <w:t>Specification</w:t>
              </w:r>
            </w:moveTo>
          </w:p>
        </w:tc>
        <w:tc>
          <w:tcPr>
            <w:tcW w:w="4691" w:type="dxa"/>
            <w:shd w:val="clear" w:color="auto" w:fill="339999" w:themeFill="accent6"/>
            <w:tcMar>
              <w:top w:w="45" w:type="dxa"/>
              <w:left w:w="75" w:type="dxa"/>
              <w:bottom w:w="45" w:type="dxa"/>
              <w:right w:w="75" w:type="dxa"/>
            </w:tcMar>
            <w:vAlign w:val="center"/>
            <w:hideMark/>
          </w:tcPr>
          <w:p w14:paraId="56E564B5" w14:textId="77777777" w:rsidR="00377D79" w:rsidRPr="004F166E" w:rsidRDefault="00377D79" w:rsidP="00794C52">
            <w:pPr>
              <w:rPr>
                <w:moveTo w:id="1373" w:author="Leon Mlakar" w:date="2024-09-26T19:22:00Z" w16du:dateUtc="2024-09-26T17:22:00Z"/>
              </w:rPr>
            </w:pPr>
            <w:moveTo w:id="1374" w:author="Leon Mlakar" w:date="2024-09-26T19:22:00Z" w16du:dateUtc="2024-09-26T17:22:00Z">
              <w:r w:rsidRPr="004F166E">
                <w:rPr>
                  <w:color w:val="FFFFFF" w:themeColor="background1"/>
                </w:rPr>
                <w:t>Description</w:t>
              </w:r>
            </w:moveTo>
          </w:p>
        </w:tc>
      </w:tr>
      <w:tr w:rsidR="00377D79" w:rsidRPr="00915D95" w14:paraId="41DFE225" w14:textId="77777777" w:rsidTr="00794C52">
        <w:trPr>
          <w:ins w:id="1375" w:author="Leon Mlakar" w:date="2024-09-26T19:22:00Z"/>
        </w:trPr>
        <w:tc>
          <w:tcPr>
            <w:tcW w:w="567" w:type="dxa"/>
            <w:tcBorders>
              <w:top w:val="single" w:sz="6" w:space="0" w:color="DDDDDD"/>
            </w:tcBorders>
            <w:shd w:val="clear" w:color="auto" w:fill="FFFFFF"/>
            <w:vAlign w:val="center"/>
          </w:tcPr>
          <w:p w14:paraId="18A590DC" w14:textId="77777777" w:rsidR="00377D79" w:rsidRPr="00203BDA" w:rsidRDefault="00377D79" w:rsidP="00794C52">
            <w:pPr>
              <w:jc w:val="center"/>
              <w:rPr>
                <w:moveTo w:id="1376" w:author="Leon Mlakar" w:date="2024-09-26T19:22:00Z" w16du:dateUtc="2024-09-26T17:22:00Z"/>
              </w:rPr>
            </w:pPr>
            <w:moveTo w:id="1377" w:author="Leon Mlakar" w:date="2024-09-26T19:22:00Z" w16du:dateUtc="2024-09-26T17:22:00Z">
              <w:r w:rsidRPr="00203BDA">
                <w:t>1</w:t>
              </w:r>
            </w:moveTo>
          </w:p>
        </w:tc>
        <w:tc>
          <w:tcPr>
            <w:tcW w:w="3807" w:type="dxa"/>
            <w:tcBorders>
              <w:top w:val="single" w:sz="6" w:space="0" w:color="DDDDDD"/>
            </w:tcBorders>
            <w:shd w:val="clear" w:color="auto" w:fill="FFFFFF"/>
            <w:tcMar>
              <w:top w:w="45" w:type="dxa"/>
              <w:left w:w="150" w:type="dxa"/>
              <w:bottom w:w="45" w:type="dxa"/>
              <w:right w:w="150" w:type="dxa"/>
            </w:tcMar>
            <w:vAlign w:val="center"/>
            <w:hideMark/>
          </w:tcPr>
          <w:p w14:paraId="22B30058" w14:textId="77777777" w:rsidR="00377D79" w:rsidRPr="004F166E" w:rsidRDefault="00377D79" w:rsidP="00794C52">
            <w:pPr>
              <w:rPr>
                <w:moveTo w:id="1378" w:author="Leon Mlakar" w:date="2024-09-26T19:22:00Z" w16du:dateUtc="2024-09-26T17:22:00Z"/>
                <w:rStyle w:val="Hyperlink"/>
                <w:sz w:val="16"/>
              </w:rPr>
            </w:pPr>
            <w:moveTo w:id="1379" w:author="Leon Mlakar" w:date="2024-09-26T19:22:00Z" w16du:dateUtc="2024-09-26T17:22:00Z">
              <w:r>
                <w:fldChar w:fldCharType="begin"/>
              </w:r>
              <w:r>
                <w:instrText>HYPERLINK "https://imsglobal.org/spec/vcrl/v1p0/"</w:instrText>
              </w:r>
            </w:moveTo>
            <w:ins w:id="1380" w:author="Leon Mlakar" w:date="2024-09-26T19:22:00Z" w16du:dateUtc="2024-09-26T17:22:00Z"/>
            <w:moveTo w:id="1381" w:author="Leon Mlakar" w:date="2024-09-26T19:22:00Z" w16du:dateUtc="2024-09-26T17:22:00Z">
              <w:r>
                <w:fldChar w:fldCharType="separate"/>
              </w:r>
              <w:r w:rsidRPr="004F166E">
                <w:rPr>
                  <w:rStyle w:val="Hyperlink"/>
                  <w:sz w:val="16"/>
                </w:rPr>
                <w:t>1EdTech Revocation List Status Method</w:t>
              </w:r>
              <w:r>
                <w:rPr>
                  <w:rStyle w:val="Hyperlink"/>
                  <w:sz w:val="16"/>
                </w:rPr>
                <w:fldChar w:fldCharType="end"/>
              </w:r>
            </w:moveTo>
          </w:p>
        </w:tc>
        <w:tc>
          <w:tcPr>
            <w:tcW w:w="4691" w:type="dxa"/>
            <w:tcBorders>
              <w:top w:val="single" w:sz="6" w:space="0" w:color="DDDDDD"/>
            </w:tcBorders>
            <w:shd w:val="clear" w:color="auto" w:fill="FFFFFF"/>
            <w:tcMar>
              <w:top w:w="45" w:type="dxa"/>
              <w:left w:w="150" w:type="dxa"/>
              <w:bottom w:w="45" w:type="dxa"/>
              <w:right w:w="150" w:type="dxa"/>
            </w:tcMar>
            <w:vAlign w:val="center"/>
            <w:hideMark/>
          </w:tcPr>
          <w:p w14:paraId="48210131" w14:textId="77777777" w:rsidR="00377D79" w:rsidRDefault="00377D79" w:rsidP="00794C52">
            <w:pPr>
              <w:rPr>
                <w:moveTo w:id="1382" w:author="Leon Mlakar" w:date="2024-09-26T19:22:00Z" w16du:dateUtc="2024-09-26T17:22:00Z"/>
                <w:shd w:val="clear" w:color="auto" w:fill="FFFFFF"/>
              </w:rPr>
            </w:pPr>
          </w:p>
          <w:p w14:paraId="35378ABF" w14:textId="77777777" w:rsidR="00377D79" w:rsidRDefault="00377D79" w:rsidP="00794C52">
            <w:pPr>
              <w:rPr>
                <w:moveTo w:id="1383" w:author="Leon Mlakar" w:date="2024-09-26T19:22:00Z" w16du:dateUtc="2024-09-26T17:22:00Z"/>
                <w:shd w:val="clear" w:color="auto" w:fill="FFFFFF"/>
              </w:rPr>
            </w:pPr>
            <w:moveTo w:id="1384" w:author="Leon Mlakar" w:date="2024-09-26T19:22:00Z" w16du:dateUtc="2024-09-26T17:22:00Z">
              <w:r w:rsidRPr="00915D95">
                <w:rPr>
                  <w:shd w:val="clear" w:color="auto" w:fill="FFFFFF"/>
                </w:rPr>
                <w:t>A simple list-based mechanism for publishing and checking the revocation status of a verifiable credential</w:t>
              </w:r>
              <w:r w:rsidRPr="00915D95">
                <w:rPr>
                  <w:shd w:val="clear" w:color="auto" w:fill="FFFFFF"/>
                </w:rPr>
                <w:br/>
                <w:t>Maintainer: 1EdTech (</w:t>
              </w:r>
              <w:r>
                <w:fldChar w:fldCharType="begin"/>
              </w:r>
              <w:r>
                <w:instrText>HYPERLINK "mailto:contact@imsglobal.org"</w:instrText>
              </w:r>
            </w:moveTo>
            <w:ins w:id="1385" w:author="Leon Mlakar" w:date="2024-09-26T19:22:00Z" w16du:dateUtc="2024-09-26T17:22:00Z"/>
            <w:moveTo w:id="1386" w:author="Leon Mlakar" w:date="2024-09-26T19:22:00Z" w16du:dateUtc="2024-09-26T17:22:00Z">
              <w:r>
                <w:fldChar w:fldCharType="separate"/>
              </w:r>
              <w:r w:rsidRPr="00203BDA">
                <w:rPr>
                  <w:rStyle w:val="Hyperlink"/>
                </w:rPr>
                <w:t>email</w:t>
              </w:r>
              <w:r>
                <w:rPr>
                  <w:rStyle w:val="Hyperlink"/>
                </w:rPr>
                <w:fldChar w:fldCharType="end"/>
              </w:r>
              <w:r w:rsidRPr="00F67885">
                <w:rPr>
                  <w:shd w:val="clear" w:color="auto" w:fill="FFFFFF"/>
                </w:rPr>
                <w:t>) (</w:t>
              </w:r>
              <w:r>
                <w:fldChar w:fldCharType="begin"/>
              </w:r>
              <w:r>
                <w:instrText>HYPERLINK "https://www.1edtech.org/"</w:instrText>
              </w:r>
            </w:moveTo>
            <w:ins w:id="1387" w:author="Leon Mlakar" w:date="2024-09-26T19:22:00Z" w16du:dateUtc="2024-09-26T17:22:00Z"/>
            <w:moveTo w:id="1388" w:author="Leon Mlakar" w:date="2024-09-26T19:22:00Z" w16du:dateUtc="2024-09-26T17:22:00Z">
              <w:r>
                <w:fldChar w:fldCharType="separate"/>
              </w:r>
              <w:r w:rsidRPr="00203BDA">
                <w:rPr>
                  <w:rStyle w:val="Hyperlink"/>
                </w:rPr>
                <w:t>website</w:t>
              </w:r>
              <w:r>
                <w:rPr>
                  <w:rStyle w:val="Hyperlink"/>
                </w:rPr>
                <w:fldChar w:fldCharType="end"/>
              </w:r>
              <w:r w:rsidRPr="00F67885">
                <w:rPr>
                  <w:shd w:val="clear" w:color="auto" w:fill="FFFFFF"/>
                </w:rPr>
                <w:t>)</w:t>
              </w:r>
            </w:moveTo>
          </w:p>
          <w:p w14:paraId="2ED281FA" w14:textId="77777777" w:rsidR="00377D79" w:rsidRDefault="00377D79" w:rsidP="00794C52">
            <w:pPr>
              <w:rPr>
                <w:moveTo w:id="1389" w:author="Leon Mlakar" w:date="2024-09-26T19:22:00Z" w16du:dateUtc="2024-09-26T17:22:00Z"/>
                <w:shd w:val="clear" w:color="auto" w:fill="FFFFFF"/>
              </w:rPr>
            </w:pPr>
          </w:p>
          <w:p w14:paraId="5CD11D53" w14:textId="77777777" w:rsidR="00377D79" w:rsidRPr="00915D95" w:rsidRDefault="00377D79" w:rsidP="00794C52">
            <w:pPr>
              <w:rPr>
                <w:moveTo w:id="1390" w:author="Leon Mlakar" w:date="2024-09-26T19:22:00Z" w16du:dateUtc="2024-09-26T17:22:00Z"/>
                <w:shd w:val="clear" w:color="auto" w:fill="FFFFFF"/>
              </w:rPr>
            </w:pPr>
          </w:p>
        </w:tc>
      </w:tr>
      <w:tr w:rsidR="00377D79" w:rsidRPr="00915D95" w14:paraId="57E9B17D" w14:textId="77777777" w:rsidTr="00794C52">
        <w:trPr>
          <w:ins w:id="1391" w:author="Leon Mlakar" w:date="2024-09-26T19:22:00Z"/>
        </w:trPr>
        <w:tc>
          <w:tcPr>
            <w:tcW w:w="567" w:type="dxa"/>
            <w:tcBorders>
              <w:top w:val="single" w:sz="6" w:space="0" w:color="DDDDDD"/>
              <w:bottom w:val="single" w:sz="6" w:space="0" w:color="DDDDDD"/>
            </w:tcBorders>
            <w:shd w:val="clear" w:color="auto" w:fill="F2F2F2" w:themeFill="background1" w:themeFillShade="F2"/>
            <w:vAlign w:val="center"/>
          </w:tcPr>
          <w:p w14:paraId="1AE7FF67" w14:textId="77777777" w:rsidR="00377D79" w:rsidRPr="00203BDA" w:rsidRDefault="00377D79" w:rsidP="00794C52">
            <w:pPr>
              <w:jc w:val="center"/>
              <w:rPr>
                <w:moveTo w:id="1392" w:author="Leon Mlakar" w:date="2024-09-26T19:22:00Z" w16du:dateUtc="2024-09-26T17:22:00Z"/>
              </w:rPr>
            </w:pPr>
            <w:moveTo w:id="1393" w:author="Leon Mlakar" w:date="2024-09-26T19:22:00Z" w16du:dateUtc="2024-09-26T17:22:00Z">
              <w:r w:rsidRPr="00203BDA">
                <w:t>2</w:t>
              </w:r>
            </w:moveTo>
          </w:p>
        </w:tc>
        <w:tc>
          <w:tcPr>
            <w:tcW w:w="3807" w:type="dxa"/>
            <w:tcBorders>
              <w:top w:val="single" w:sz="6" w:space="0" w:color="DDDDDD"/>
              <w:bottom w:val="single" w:sz="6" w:space="0" w:color="DDDDDD"/>
            </w:tcBorders>
            <w:shd w:val="clear" w:color="auto" w:fill="F2F2F2" w:themeFill="background1" w:themeFillShade="F2"/>
            <w:tcMar>
              <w:top w:w="45" w:type="dxa"/>
              <w:left w:w="150" w:type="dxa"/>
              <w:bottom w:w="45" w:type="dxa"/>
              <w:right w:w="150" w:type="dxa"/>
            </w:tcMar>
            <w:vAlign w:val="center"/>
            <w:hideMark/>
          </w:tcPr>
          <w:p w14:paraId="513DDBB2" w14:textId="77777777" w:rsidR="00377D79" w:rsidRPr="004F166E" w:rsidRDefault="00377D79" w:rsidP="00794C52">
            <w:pPr>
              <w:rPr>
                <w:moveTo w:id="1394" w:author="Leon Mlakar" w:date="2024-09-26T19:22:00Z" w16du:dateUtc="2024-09-26T17:22:00Z"/>
                <w:rStyle w:val="Hyperlink"/>
                <w:sz w:val="16"/>
              </w:rPr>
            </w:pPr>
            <w:moveTo w:id="1395" w:author="Leon Mlakar" w:date="2024-09-26T19:22:00Z" w16du:dateUtc="2024-09-26T17:22:00Z">
              <w:r>
                <w:fldChar w:fldCharType="begin"/>
              </w:r>
              <w:r>
                <w:instrText>HYPERLINK "https://spherity.github.io/vc-ethr-revocation-registry/"</w:instrText>
              </w:r>
            </w:moveTo>
            <w:ins w:id="1396" w:author="Leon Mlakar" w:date="2024-09-26T19:22:00Z" w16du:dateUtc="2024-09-26T17:22:00Z"/>
            <w:moveTo w:id="1397" w:author="Leon Mlakar" w:date="2024-09-26T19:22:00Z" w16du:dateUtc="2024-09-26T17:22:00Z">
              <w:r>
                <w:fldChar w:fldCharType="separate"/>
              </w:r>
              <w:proofErr w:type="spellStart"/>
              <w:r w:rsidRPr="004F166E">
                <w:rPr>
                  <w:rStyle w:val="Hyperlink"/>
                  <w:sz w:val="16"/>
                </w:rPr>
                <w:t>Ethr</w:t>
              </w:r>
              <w:proofErr w:type="spellEnd"/>
              <w:r w:rsidRPr="004F166E">
                <w:rPr>
                  <w:rStyle w:val="Hyperlink"/>
                  <w:sz w:val="16"/>
                </w:rPr>
                <w:t xml:space="preserve"> Revocation 2022</w:t>
              </w:r>
              <w:r>
                <w:rPr>
                  <w:rStyle w:val="Hyperlink"/>
                  <w:sz w:val="16"/>
                </w:rPr>
                <w:fldChar w:fldCharType="end"/>
              </w:r>
            </w:moveTo>
          </w:p>
        </w:tc>
        <w:tc>
          <w:tcPr>
            <w:tcW w:w="4691" w:type="dxa"/>
            <w:tcBorders>
              <w:top w:val="single" w:sz="6" w:space="0" w:color="DDDDDD"/>
              <w:bottom w:val="single" w:sz="6" w:space="0" w:color="DDDDDD"/>
            </w:tcBorders>
            <w:shd w:val="clear" w:color="auto" w:fill="F2F2F2" w:themeFill="background1" w:themeFillShade="F2"/>
            <w:tcMar>
              <w:top w:w="45" w:type="dxa"/>
              <w:left w:w="150" w:type="dxa"/>
              <w:bottom w:w="45" w:type="dxa"/>
              <w:right w:w="150" w:type="dxa"/>
            </w:tcMar>
            <w:vAlign w:val="center"/>
            <w:hideMark/>
          </w:tcPr>
          <w:p w14:paraId="4D222E3B" w14:textId="77777777" w:rsidR="00377D79" w:rsidRDefault="00377D79" w:rsidP="00794C52">
            <w:pPr>
              <w:rPr>
                <w:moveTo w:id="1398" w:author="Leon Mlakar" w:date="2024-09-26T19:22:00Z" w16du:dateUtc="2024-09-26T17:22:00Z"/>
                <w:shd w:val="clear" w:color="auto" w:fill="FFFFFF"/>
              </w:rPr>
            </w:pPr>
          </w:p>
          <w:p w14:paraId="33545CDC" w14:textId="77777777" w:rsidR="00377D79" w:rsidRDefault="00377D79" w:rsidP="00794C52">
            <w:pPr>
              <w:rPr>
                <w:moveTo w:id="1399" w:author="Leon Mlakar" w:date="2024-09-26T19:22:00Z" w16du:dateUtc="2024-09-26T17:22:00Z"/>
                <w:rStyle w:val="Hyperlink"/>
                <w:sz w:val="16"/>
              </w:rPr>
            </w:pPr>
            <w:moveTo w:id="1400" w:author="Leon Mlakar" w:date="2024-09-26T19:22:00Z" w16du:dateUtc="2024-09-26T17:22:00Z">
              <w:r w:rsidRPr="00804F02">
                <w:rPr>
                  <w:shd w:val="clear" w:color="auto" w:fill="F2F2F2" w:themeFill="background1" w:themeFillShade="F2"/>
                </w:rPr>
                <w:t>An Ethereum, EIP-5539 compliant and registry-based revocation mechanism for Verifiable Credentials</w:t>
              </w:r>
              <w:r w:rsidRPr="00804F02">
                <w:rPr>
                  <w:shd w:val="clear" w:color="auto" w:fill="F2F2F2" w:themeFill="background1" w:themeFillShade="F2"/>
                </w:rPr>
                <w:br/>
                <w:t xml:space="preserve">Maintainer: </w:t>
              </w:r>
              <w:proofErr w:type="spellStart"/>
              <w:r w:rsidRPr="00804F02">
                <w:rPr>
                  <w:shd w:val="clear" w:color="auto" w:fill="F2F2F2" w:themeFill="background1" w:themeFillShade="F2"/>
                </w:rPr>
                <w:t>Spherity</w:t>
              </w:r>
              <w:proofErr w:type="spellEnd"/>
              <w:r w:rsidRPr="00804F02">
                <w:rPr>
                  <w:shd w:val="clear" w:color="auto" w:fill="F2F2F2" w:themeFill="background1" w:themeFillShade="F2"/>
                </w:rPr>
                <w:t xml:space="preserve"> GmbH </w:t>
              </w:r>
              <w:r w:rsidRPr="000B26C1">
                <w:rPr>
                  <w:rFonts w:ascii="IBM Plex Sans Medm" w:hAnsi="IBM Plex Sans Medm"/>
                  <w:color w:val="339999" w:themeColor="accent6"/>
                  <w:shd w:val="clear" w:color="auto" w:fill="F2F2F2" w:themeFill="background1" w:themeFillShade="F2"/>
                </w:rPr>
                <w:t>(</w:t>
              </w:r>
              <w:r>
                <w:fldChar w:fldCharType="begin"/>
              </w:r>
              <w:r>
                <w:instrText>HYPERLINK "mailto:lauritz.leifermann@spherity.com"</w:instrText>
              </w:r>
            </w:moveTo>
            <w:ins w:id="1401" w:author="Leon Mlakar" w:date="2024-09-26T19:22:00Z" w16du:dateUtc="2024-09-26T17:22:00Z"/>
            <w:moveTo w:id="1402" w:author="Leon Mlakar" w:date="2024-09-26T19:22:00Z" w16du:dateUtc="2024-09-26T17:22:00Z">
              <w:r>
                <w:fldChar w:fldCharType="separate"/>
              </w:r>
              <w:r w:rsidRPr="000B26C1">
                <w:rPr>
                  <w:rStyle w:val="Hyperlink"/>
                  <w:rFonts w:ascii="IBM Plex Sans Medm" w:hAnsi="IBM Plex Sans Medm"/>
                  <w:sz w:val="16"/>
                </w:rPr>
                <w:t>email</w:t>
              </w:r>
              <w:r>
                <w:rPr>
                  <w:rStyle w:val="Hyperlink"/>
                  <w:rFonts w:ascii="IBM Plex Sans Medm" w:hAnsi="IBM Plex Sans Medm"/>
                  <w:sz w:val="16"/>
                </w:rPr>
                <w:fldChar w:fldCharType="end"/>
              </w:r>
              <w:r w:rsidRPr="000B26C1">
                <w:rPr>
                  <w:rStyle w:val="Hyperlink"/>
                  <w:rFonts w:ascii="IBM Plex Sans Medm" w:hAnsi="IBM Plex Sans Medm"/>
                  <w:sz w:val="16"/>
                </w:rPr>
                <w:t>) (</w:t>
              </w:r>
              <w:r>
                <w:fldChar w:fldCharType="begin"/>
              </w:r>
              <w:r>
                <w:instrText>HYPERLINK "https://www.spherity.com/"</w:instrText>
              </w:r>
            </w:moveTo>
            <w:ins w:id="1403" w:author="Leon Mlakar" w:date="2024-09-26T19:22:00Z" w16du:dateUtc="2024-09-26T17:22:00Z"/>
            <w:moveTo w:id="1404" w:author="Leon Mlakar" w:date="2024-09-26T19:22:00Z" w16du:dateUtc="2024-09-26T17:22:00Z">
              <w:r>
                <w:fldChar w:fldCharType="separate"/>
              </w:r>
              <w:r w:rsidRPr="000B26C1">
                <w:rPr>
                  <w:rStyle w:val="Hyperlink"/>
                  <w:rFonts w:ascii="IBM Plex Sans Medm" w:hAnsi="IBM Plex Sans Medm"/>
                  <w:sz w:val="16"/>
                </w:rPr>
                <w:t>website</w:t>
              </w:r>
              <w:r>
                <w:rPr>
                  <w:rStyle w:val="Hyperlink"/>
                  <w:rFonts w:ascii="IBM Plex Sans Medm" w:hAnsi="IBM Plex Sans Medm"/>
                  <w:sz w:val="16"/>
                </w:rPr>
                <w:fldChar w:fldCharType="end"/>
              </w:r>
              <w:r w:rsidRPr="000B26C1">
                <w:rPr>
                  <w:rStyle w:val="Hyperlink"/>
                  <w:rFonts w:ascii="IBM Plex Sans Medm" w:hAnsi="IBM Plex Sans Medm"/>
                  <w:sz w:val="16"/>
                </w:rPr>
                <w:t>)</w:t>
              </w:r>
            </w:moveTo>
          </w:p>
          <w:p w14:paraId="467B2C14" w14:textId="77777777" w:rsidR="00377D79" w:rsidRDefault="00377D79" w:rsidP="00794C52">
            <w:pPr>
              <w:rPr>
                <w:moveTo w:id="1405" w:author="Leon Mlakar" w:date="2024-09-26T19:22:00Z" w16du:dateUtc="2024-09-26T17:22:00Z"/>
                <w:rStyle w:val="Hyperlink"/>
                <w:sz w:val="16"/>
              </w:rPr>
            </w:pPr>
          </w:p>
          <w:p w14:paraId="7E56D207" w14:textId="77777777" w:rsidR="00377D79" w:rsidRPr="00915D95" w:rsidRDefault="00377D79" w:rsidP="00794C52">
            <w:pPr>
              <w:rPr>
                <w:moveTo w:id="1406" w:author="Leon Mlakar" w:date="2024-09-26T19:22:00Z" w16du:dateUtc="2024-09-26T17:22:00Z"/>
                <w:shd w:val="clear" w:color="auto" w:fill="FFFFFF"/>
              </w:rPr>
            </w:pPr>
          </w:p>
        </w:tc>
      </w:tr>
      <w:tr w:rsidR="00377D79" w:rsidRPr="00915D95" w14:paraId="426577EC" w14:textId="77777777" w:rsidTr="00794C52">
        <w:trPr>
          <w:ins w:id="1407" w:author="Leon Mlakar" w:date="2024-09-26T19:22:00Z"/>
        </w:trPr>
        <w:tc>
          <w:tcPr>
            <w:tcW w:w="567" w:type="dxa"/>
            <w:tcBorders>
              <w:top w:val="single" w:sz="6" w:space="0" w:color="DDDDDD"/>
              <w:bottom w:val="single" w:sz="6" w:space="0" w:color="DDDDDD"/>
            </w:tcBorders>
            <w:shd w:val="clear" w:color="auto" w:fill="F2F2F2" w:themeFill="background1" w:themeFillShade="F2"/>
            <w:vAlign w:val="center"/>
          </w:tcPr>
          <w:p w14:paraId="0034D8A3" w14:textId="77777777" w:rsidR="00377D79" w:rsidRPr="00203BDA" w:rsidRDefault="00377D79" w:rsidP="00794C52">
            <w:pPr>
              <w:jc w:val="center"/>
              <w:rPr>
                <w:moveTo w:id="1408" w:author="Leon Mlakar" w:date="2024-09-26T19:22:00Z" w16du:dateUtc="2024-09-26T17:22:00Z"/>
              </w:rPr>
            </w:pPr>
            <w:moveTo w:id="1409" w:author="Leon Mlakar" w:date="2024-09-26T19:22:00Z" w16du:dateUtc="2024-09-26T17:22:00Z">
              <w:r w:rsidRPr="00203BDA">
                <w:t>3</w:t>
              </w:r>
            </w:moveTo>
          </w:p>
        </w:tc>
        <w:tc>
          <w:tcPr>
            <w:tcW w:w="3807" w:type="dxa"/>
            <w:tcBorders>
              <w:top w:val="single" w:sz="6" w:space="0" w:color="DDDDDD"/>
              <w:bottom w:val="single" w:sz="6" w:space="0" w:color="DDDDDD"/>
            </w:tcBorders>
            <w:shd w:val="clear" w:color="auto" w:fill="F2F2F2" w:themeFill="background1" w:themeFillShade="F2"/>
            <w:tcMar>
              <w:top w:w="45" w:type="dxa"/>
              <w:left w:w="150" w:type="dxa"/>
              <w:bottom w:w="45" w:type="dxa"/>
              <w:right w:w="150" w:type="dxa"/>
            </w:tcMar>
            <w:vAlign w:val="center"/>
          </w:tcPr>
          <w:p w14:paraId="066784B0" w14:textId="77777777" w:rsidR="00377D79" w:rsidRPr="004F166E" w:rsidRDefault="00377D79" w:rsidP="00794C52">
            <w:pPr>
              <w:rPr>
                <w:moveTo w:id="1410" w:author="Leon Mlakar" w:date="2024-09-26T19:22:00Z" w16du:dateUtc="2024-09-26T17:22:00Z"/>
                <w:rStyle w:val="Hyperlink"/>
                <w:sz w:val="16"/>
              </w:rPr>
            </w:pPr>
            <w:moveTo w:id="1411" w:author="Leon Mlakar" w:date="2024-09-26T19:22:00Z" w16du:dateUtc="2024-09-26T17:22:00Z">
              <w:r w:rsidRPr="004F166E">
                <w:rPr>
                  <w:rStyle w:val="Hyperlink"/>
                  <w:sz w:val="16"/>
                </w:rPr>
                <w:br/>
              </w:r>
              <w:proofErr w:type="spellStart"/>
              <w:r>
                <w:rPr>
                  <w:rStyle w:val="Hyperlink"/>
                  <w:sz w:val="16"/>
                </w:rPr>
                <w:t>Whats</w:t>
              </w:r>
              <w:proofErr w:type="spellEnd"/>
              <w:r>
                <w:rPr>
                  <w:rStyle w:val="Hyperlink"/>
                  <w:sz w:val="16"/>
                </w:rPr>
                <w:t xml:space="preserve"> on Chain</w:t>
              </w:r>
              <w:r w:rsidRPr="004F166E">
                <w:rPr>
                  <w:rStyle w:val="Hyperlink"/>
                  <w:sz w:val="16"/>
                </w:rPr>
                <w:t>.</w:t>
              </w:r>
            </w:moveTo>
          </w:p>
          <w:p w14:paraId="4C5A1281" w14:textId="77777777" w:rsidR="00377D79" w:rsidRPr="004F166E" w:rsidRDefault="00377D79" w:rsidP="00794C52">
            <w:pPr>
              <w:rPr>
                <w:moveTo w:id="1412" w:author="Leon Mlakar" w:date="2024-09-26T19:22:00Z" w16du:dateUtc="2024-09-26T17:22:00Z"/>
                <w:rStyle w:val="Hyperlink"/>
                <w:sz w:val="16"/>
              </w:rPr>
            </w:pPr>
          </w:p>
        </w:tc>
        <w:tc>
          <w:tcPr>
            <w:tcW w:w="4691" w:type="dxa"/>
            <w:tcBorders>
              <w:top w:val="single" w:sz="6" w:space="0" w:color="DDDDDD"/>
              <w:bottom w:val="single" w:sz="6" w:space="0" w:color="DDDDDD"/>
            </w:tcBorders>
            <w:shd w:val="clear" w:color="auto" w:fill="F2F2F2" w:themeFill="background1" w:themeFillShade="F2"/>
            <w:tcMar>
              <w:top w:w="45" w:type="dxa"/>
              <w:left w:w="150" w:type="dxa"/>
              <w:bottom w:w="45" w:type="dxa"/>
              <w:right w:w="150" w:type="dxa"/>
            </w:tcMar>
            <w:vAlign w:val="center"/>
          </w:tcPr>
          <w:p w14:paraId="3684BA6A" w14:textId="77777777" w:rsidR="00377D79" w:rsidRPr="006863FD" w:rsidRDefault="00377D79" w:rsidP="00794C52">
            <w:pPr>
              <w:rPr>
                <w:moveTo w:id="1413" w:author="Leon Mlakar" w:date="2024-09-26T19:22:00Z" w16du:dateUtc="2024-09-26T17:22:00Z"/>
              </w:rPr>
            </w:pPr>
            <w:moveTo w:id="1414" w:author="Leon Mlakar" w:date="2024-09-26T19:22:00Z" w16du:dateUtc="2024-09-26T17:22:00Z">
              <w:r>
                <w:rPr>
                  <w:rStyle w:val="normaltextrun"/>
                </w:rPr>
                <w:t>Stats</w:t>
              </w:r>
              <w:r w:rsidRPr="006863FD">
                <w:rPr>
                  <w:rStyle w:val="normaltextrun"/>
                </w:rPr>
                <w:t>.</w:t>
              </w:r>
            </w:moveTo>
          </w:p>
        </w:tc>
      </w:tr>
      <w:tr w:rsidR="00377D79" w:rsidRPr="00915D95" w14:paraId="2FFA5960" w14:textId="77777777" w:rsidTr="00794C52">
        <w:trPr>
          <w:ins w:id="1415" w:author="Leon Mlakar" w:date="2024-09-26T19:22:00Z"/>
        </w:trPr>
        <w:tc>
          <w:tcPr>
            <w:tcW w:w="567" w:type="dxa"/>
            <w:tcBorders>
              <w:top w:val="single" w:sz="6" w:space="0" w:color="DDDDDD"/>
              <w:bottom w:val="single" w:sz="6" w:space="0" w:color="DDDDDD"/>
            </w:tcBorders>
            <w:shd w:val="clear" w:color="auto" w:fill="F2F2F2" w:themeFill="background1" w:themeFillShade="F2"/>
            <w:vAlign w:val="center"/>
          </w:tcPr>
          <w:p w14:paraId="465A07C7" w14:textId="77777777" w:rsidR="00377D79" w:rsidRPr="00203BDA" w:rsidRDefault="00377D79" w:rsidP="00794C52">
            <w:pPr>
              <w:jc w:val="center"/>
              <w:rPr>
                <w:moveTo w:id="1416" w:author="Leon Mlakar" w:date="2024-09-26T19:22:00Z" w16du:dateUtc="2024-09-26T17:22:00Z"/>
              </w:rPr>
            </w:pPr>
            <w:moveTo w:id="1417" w:author="Leon Mlakar" w:date="2024-09-26T19:22:00Z" w16du:dateUtc="2024-09-26T17:22:00Z">
              <w:r>
                <w:t>4</w:t>
              </w:r>
            </w:moveTo>
          </w:p>
        </w:tc>
        <w:tc>
          <w:tcPr>
            <w:tcW w:w="3807" w:type="dxa"/>
            <w:tcBorders>
              <w:top w:val="single" w:sz="6" w:space="0" w:color="DDDDDD"/>
              <w:bottom w:val="single" w:sz="6" w:space="0" w:color="DDDDDD"/>
            </w:tcBorders>
            <w:shd w:val="clear" w:color="auto" w:fill="F2F2F2" w:themeFill="background1" w:themeFillShade="F2"/>
            <w:tcMar>
              <w:top w:w="45" w:type="dxa"/>
              <w:left w:w="150" w:type="dxa"/>
              <w:bottom w:w="45" w:type="dxa"/>
              <w:right w:w="150" w:type="dxa"/>
            </w:tcMar>
            <w:vAlign w:val="center"/>
          </w:tcPr>
          <w:p w14:paraId="06E92B13" w14:textId="77777777" w:rsidR="00377D79" w:rsidRPr="004F166E" w:rsidRDefault="00377D79" w:rsidP="00794C52">
            <w:pPr>
              <w:rPr>
                <w:moveTo w:id="1418" w:author="Leon Mlakar" w:date="2024-09-26T19:22:00Z" w16du:dateUtc="2024-09-26T17:22:00Z"/>
                <w:rStyle w:val="Hyperlink"/>
                <w:sz w:val="16"/>
              </w:rPr>
            </w:pPr>
            <w:moveTo w:id="1419" w:author="Leon Mlakar" w:date="2024-09-26T19:22:00Z" w16du:dateUtc="2024-09-26T17:22:00Z">
              <w:r w:rsidRPr="00E03708">
                <w:rPr>
                  <w:rStyle w:val="Hyperlink"/>
                  <w:sz w:val="16"/>
                </w:rPr>
                <w:t>https://www.bsvblockchain.org/compare</w:t>
              </w:r>
            </w:moveTo>
          </w:p>
        </w:tc>
        <w:tc>
          <w:tcPr>
            <w:tcW w:w="4691" w:type="dxa"/>
            <w:tcBorders>
              <w:top w:val="single" w:sz="6" w:space="0" w:color="DDDDDD"/>
              <w:bottom w:val="single" w:sz="6" w:space="0" w:color="DDDDDD"/>
            </w:tcBorders>
            <w:shd w:val="clear" w:color="auto" w:fill="F2F2F2" w:themeFill="background1" w:themeFillShade="F2"/>
            <w:tcMar>
              <w:top w:w="45" w:type="dxa"/>
              <w:left w:w="150" w:type="dxa"/>
              <w:bottom w:w="45" w:type="dxa"/>
              <w:right w:w="150" w:type="dxa"/>
            </w:tcMar>
            <w:vAlign w:val="center"/>
          </w:tcPr>
          <w:p w14:paraId="3A2619D8" w14:textId="77777777" w:rsidR="00377D79" w:rsidRDefault="00377D79" w:rsidP="00794C52">
            <w:pPr>
              <w:rPr>
                <w:moveTo w:id="1420" w:author="Leon Mlakar" w:date="2024-09-26T19:22:00Z" w16du:dateUtc="2024-09-26T17:22:00Z"/>
                <w:rStyle w:val="normaltextrun"/>
              </w:rPr>
            </w:pPr>
            <w:moveTo w:id="1421" w:author="Leon Mlakar" w:date="2024-09-26T19:22:00Z" w16du:dateUtc="2024-09-26T17:22:00Z">
              <w:r>
                <w:rPr>
                  <w:rStyle w:val="normaltextrun"/>
                </w:rPr>
                <w:t xml:space="preserve">Stats </w:t>
              </w:r>
            </w:moveTo>
          </w:p>
        </w:tc>
      </w:tr>
    </w:tbl>
    <w:p w14:paraId="21D56E9F" w14:textId="77777777" w:rsidR="00377D79" w:rsidRDefault="00377D79" w:rsidP="00377D79">
      <w:pPr>
        <w:pStyle w:val="Caption"/>
        <w:rPr>
          <w:moveTo w:id="1422" w:author="Leon Mlakar" w:date="2024-09-26T19:22:00Z" w16du:dateUtc="2024-09-26T17:22:00Z"/>
          <w:shd w:val="clear" w:color="auto" w:fill="FFFFFF"/>
        </w:rPr>
      </w:pPr>
    </w:p>
    <w:p w14:paraId="14018D0D" w14:textId="77777777" w:rsidR="00377D79" w:rsidDel="00377D79" w:rsidRDefault="00377D79" w:rsidP="00377D79">
      <w:pPr>
        <w:spacing w:line="240" w:lineRule="auto"/>
        <w:rPr>
          <w:del w:id="1423" w:author="Leon Mlakar" w:date="2024-09-26T19:23:00Z" w16du:dateUtc="2024-09-26T17:23:00Z"/>
          <w:moveTo w:id="1424" w:author="Leon Mlakar" w:date="2024-09-26T19:22:00Z" w16du:dateUtc="2024-09-26T17:22:00Z"/>
          <w:i/>
          <w:iCs/>
          <w:color w:val="668B98" w:themeColor="text2"/>
          <w:sz w:val="18"/>
          <w:szCs w:val="18"/>
          <w:shd w:val="clear" w:color="auto" w:fill="FFFFFF"/>
        </w:rPr>
      </w:pPr>
      <w:moveTo w:id="1425" w:author="Leon Mlakar" w:date="2024-09-26T19:22:00Z" w16du:dateUtc="2024-09-26T17:22:00Z">
        <w:del w:id="1426" w:author="Leon Mlakar" w:date="2024-09-26T19:23:00Z" w16du:dateUtc="2024-09-26T17:23:00Z">
          <w:r w:rsidDel="00377D79">
            <w:rPr>
              <w:shd w:val="clear" w:color="auto" w:fill="FFFFFF"/>
            </w:rPr>
            <w:br w:type="page"/>
          </w:r>
        </w:del>
      </w:moveTo>
    </w:p>
    <w:moveToRangeEnd w:id="1367"/>
    <w:p w14:paraId="4698A149" w14:textId="77777777" w:rsidR="00772ABC" w:rsidRPr="003A685A" w:rsidRDefault="00772ABC">
      <w:pPr>
        <w:spacing w:line="240" w:lineRule="auto"/>
        <w:rPr>
          <w:rPrChange w:id="1427" w:author="Leon Mlakar" w:date="2024-09-25T17:20:00Z" w16du:dateUtc="2024-09-25T15:20:00Z">
            <w:rPr>
              <w:shd w:val="clear" w:color="auto" w:fill="FFFFFF"/>
            </w:rPr>
          </w:rPrChange>
        </w:rPr>
        <w:pPrChange w:id="1428" w:author="Leon Mlakar" w:date="2024-09-26T19:23:00Z" w16du:dateUtc="2024-09-26T17:23:00Z">
          <w:pPr>
            <w:pStyle w:val="Caption"/>
          </w:pPr>
        </w:pPrChange>
      </w:pPr>
    </w:p>
    <w:sectPr w:rsidR="00772ABC" w:rsidRPr="003A685A" w:rsidSect="00275ECE">
      <w:headerReference w:type="even" r:id="rId98"/>
      <w:headerReference w:type="default" r:id="rId99"/>
      <w:footerReference w:type="even" r:id="rId100"/>
      <w:footerReference w:type="default" r:id="rId101"/>
      <w:headerReference w:type="first" r:id="rId102"/>
      <w:footerReference w:type="first" r:id="rId103"/>
      <w:pgSz w:w="11901" w:h="16817"/>
      <w:pgMar w:top="1418" w:right="1418" w:bottom="1418" w:left="1418" w:header="283" w:footer="567"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92" w:author="Arthur Roberts" w:date="2024-09-23T14:25:00Z" w:initials="AR">
    <w:p w14:paraId="6C319C42" w14:textId="39AC6423" w:rsidR="009A2227" w:rsidRDefault="009A2227">
      <w:pPr>
        <w:pStyle w:val="CommentText"/>
        <w:rPr>
          <w:i w:val="0"/>
          <w:iCs w:val="0"/>
        </w:rPr>
      </w:pPr>
      <w:r w:rsidRPr="009A2227">
        <w:rPr>
          <w:rStyle w:val="CommentReference"/>
          <w:i w:val="0"/>
          <w:iCs w:val="0"/>
        </w:rPr>
        <w:annotationRef/>
      </w:r>
      <w:r>
        <w:rPr>
          <w:i w:val="0"/>
          <w:iCs w:val="0"/>
        </w:rPr>
        <w:fldChar w:fldCharType="begin"/>
      </w:r>
      <w:r>
        <w:rPr>
          <w:i w:val="0"/>
          <w:iCs w:val="0"/>
        </w:rPr>
        <w:instrText>HYPERLINK "mailto:d.wang@nchain.com"</w:instrText>
      </w:r>
      <w:r>
        <w:rPr>
          <w:i w:val="0"/>
          <w:iCs w:val="0"/>
        </w:rPr>
      </w:r>
      <w:bookmarkStart w:id="194" w:name="_@_93A9023E04AA49F9A8B2B568614030F8Z"/>
      <w:r>
        <w:rPr>
          <w:rStyle w:val="Mention"/>
        </w:rPr>
        <w:fldChar w:fldCharType="separate"/>
      </w:r>
      <w:bookmarkEnd w:id="194"/>
      <w:r w:rsidRPr="009A2227">
        <w:rPr>
          <w:rStyle w:val="Mention"/>
          <w:i w:val="0"/>
          <w:iCs w:val="0"/>
          <w:noProof/>
        </w:rPr>
        <w:t>@Deborah Wang</w:t>
      </w:r>
      <w:r>
        <w:rPr>
          <w:i w:val="0"/>
          <w:iCs w:val="0"/>
        </w:rPr>
        <w:fldChar w:fldCharType="end"/>
      </w:r>
      <w:r w:rsidR="000A15CB">
        <w:rPr>
          <w:i w:val="0"/>
          <w:iCs w:val="0"/>
        </w:rPr>
        <w:t xml:space="preserve">, do you know BSVA’s official trade mark </w:t>
      </w:r>
      <w:r w:rsidR="00EE1499">
        <w:rPr>
          <w:i w:val="0"/>
          <w:iCs w:val="0"/>
        </w:rPr>
        <w:t xml:space="preserve">and/or naming </w:t>
      </w:r>
      <w:r w:rsidR="000A15CB">
        <w:rPr>
          <w:i w:val="0"/>
          <w:iCs w:val="0"/>
        </w:rPr>
        <w:t>policy?</w:t>
      </w:r>
      <w:r w:rsidR="00EE1499">
        <w:rPr>
          <w:i w:val="0"/>
          <w:iCs w:val="0"/>
        </w:rPr>
        <w:t xml:space="preserve"> I see Bitcoin SV and the BSV Blockchain in many places.</w:t>
      </w:r>
    </w:p>
    <w:p w14:paraId="4E8F7EA8" w14:textId="7239F292" w:rsidR="00DF75F1" w:rsidRDefault="00E513B3">
      <w:pPr>
        <w:pStyle w:val="CommentText"/>
        <w:rPr>
          <w:i w:val="0"/>
          <w:iCs w:val="0"/>
        </w:rPr>
      </w:pPr>
      <w:r>
        <w:rPr>
          <w:i w:val="0"/>
          <w:iCs w:val="0"/>
        </w:rPr>
        <w:t>Also</w:t>
      </w:r>
      <w:r w:rsidR="00DF75F1">
        <w:rPr>
          <w:i w:val="0"/>
          <w:iCs w:val="0"/>
        </w:rPr>
        <w:t>, do you know if we should use (TM) or (R) or something else?</w:t>
      </w:r>
    </w:p>
    <w:p w14:paraId="485E8D08" w14:textId="77777777" w:rsidR="00705EE3" w:rsidRDefault="00705EE3">
      <w:pPr>
        <w:pStyle w:val="CommentText"/>
        <w:rPr>
          <w:i w:val="0"/>
          <w:iCs w:val="0"/>
        </w:rPr>
      </w:pPr>
    </w:p>
    <w:p w14:paraId="2D021DED" w14:textId="091EC911" w:rsidR="00705EE3" w:rsidRPr="00DF75F1" w:rsidRDefault="00705EE3">
      <w:pPr>
        <w:pStyle w:val="CommentText"/>
        <w:rPr>
          <w:i w:val="0"/>
          <w:iCs w:val="0"/>
          <w:lang w:val="en-US"/>
        </w:rPr>
      </w:pPr>
      <w:r>
        <w:rPr>
          <w:i w:val="0"/>
          <w:iCs w:val="0"/>
        </w:rPr>
        <w:t>Variations on Bitcoin SV and Bitcoin Satoshi Vision are used throughout. I won’t comment every time I see it.</w:t>
      </w:r>
    </w:p>
  </w:comment>
  <w:comment w:id="193" w:author="Arthur Roberts" w:date="2024-09-23T14:37:00Z" w:initials="AR">
    <w:p w14:paraId="5CB79D9C" w14:textId="7F11A258" w:rsidR="00B90959" w:rsidRPr="00B90959" w:rsidRDefault="00B90959">
      <w:pPr>
        <w:pStyle w:val="CommentText"/>
        <w:rPr>
          <w:i w:val="0"/>
          <w:iCs w:val="0"/>
        </w:rPr>
      </w:pPr>
      <w:r>
        <w:rPr>
          <w:rStyle w:val="CommentReference"/>
        </w:rPr>
        <w:annotationRef/>
      </w:r>
      <w:r>
        <w:rPr>
          <w:i w:val="0"/>
          <w:iCs w:val="0"/>
        </w:rPr>
        <w:t xml:space="preserve">I </w:t>
      </w:r>
      <w:r>
        <w:t xml:space="preserve">think </w:t>
      </w:r>
      <w:r>
        <w:rPr>
          <w:i w:val="0"/>
          <w:iCs w:val="0"/>
        </w:rPr>
        <w:t xml:space="preserve">I just found that now it is officially called the BSV Blockchain. If you can confirm, that’d be great </w:t>
      </w:r>
      <w:r w:rsidRPr="00B90959">
        <w:rPr>
          <mc:AlternateContent>
            <mc:Choice Requires="w16se"/>
            <mc:Fallback>
              <w:rFonts w:ascii="Segoe UI Emoji" w:eastAsia="Segoe UI Emoji" w:hAnsi="Segoe UI Emoji" w:cs="Segoe UI Emoji"/>
            </mc:Fallback>
          </mc:AlternateContent>
          <w:i w:val="0"/>
          <w:iCs w:val="0"/>
        </w:rPr>
        <mc:AlternateContent>
          <mc:Choice Requires="w16se">
            <w16se:symEx w16se:font="Segoe UI Emoji" w16se:char="1F60A"/>
          </mc:Choice>
          <mc:Fallback>
            <w:t>😊</w:t>
          </mc:Fallback>
        </mc:AlternateContent>
      </w:r>
    </w:p>
  </w:comment>
  <w:comment w:id="198" w:author="Arthur Roberts" w:date="2024-09-23T14:26:00Z" w:initials="AR">
    <w:p w14:paraId="30706A19" w14:textId="3085DF46" w:rsidR="00E513B3" w:rsidRPr="00E513B3" w:rsidRDefault="00E513B3" w:rsidP="00E513B3">
      <w:pPr>
        <w:pStyle w:val="CommentText"/>
        <w:spacing w:before="240"/>
        <w:rPr>
          <w:i w:val="0"/>
          <w:iCs w:val="0"/>
        </w:rPr>
      </w:pPr>
      <w:r>
        <w:rPr>
          <w:rStyle w:val="CommentReference"/>
        </w:rPr>
        <w:annotationRef/>
      </w:r>
      <w:r>
        <w:rPr>
          <w:i w:val="0"/>
          <w:iCs w:val="0"/>
        </w:rPr>
        <w:fldChar w:fldCharType="begin"/>
      </w:r>
      <w:r>
        <w:rPr>
          <w:i w:val="0"/>
          <w:iCs w:val="0"/>
        </w:rPr>
        <w:instrText>HYPERLINK "mailto:d.wang@nchain.com"</w:instrText>
      </w:r>
      <w:r>
        <w:rPr>
          <w:i w:val="0"/>
          <w:iCs w:val="0"/>
        </w:rPr>
      </w:r>
      <w:bookmarkStart w:id="199" w:name="_@_FB8E6D291F6541D8B8DBAAFF65089181Z"/>
      <w:r>
        <w:rPr>
          <w:rStyle w:val="Mention"/>
        </w:rPr>
        <w:fldChar w:fldCharType="separate"/>
      </w:r>
      <w:bookmarkEnd w:id="199"/>
      <w:r w:rsidRPr="00E513B3">
        <w:rPr>
          <w:rStyle w:val="Mention"/>
          <w:i w:val="0"/>
          <w:iCs w:val="0"/>
          <w:noProof/>
        </w:rPr>
        <w:t>@Deborah Wang</w:t>
      </w:r>
      <w:r>
        <w:rPr>
          <w:i w:val="0"/>
          <w:iCs w:val="0"/>
        </w:rPr>
        <w:fldChar w:fldCharType="end"/>
      </w:r>
      <w:r>
        <w:rPr>
          <w:i w:val="0"/>
          <w:iCs w:val="0"/>
        </w:rPr>
        <w:t>, similar to above… Do you know BSVA’s official line on how to use th</w:t>
      </w:r>
      <w:r w:rsidR="00B425D1">
        <w:rPr>
          <w:i w:val="0"/>
          <w:iCs w:val="0"/>
        </w:rPr>
        <w:t>is</w:t>
      </w:r>
      <w:r>
        <w:rPr>
          <w:i w:val="0"/>
          <w:iCs w:val="0"/>
        </w:rPr>
        <w:t xml:space="preserve"> terminology?</w:t>
      </w:r>
      <w:r>
        <w:rPr>
          <w:i w:val="0"/>
          <w:iCs w:val="0"/>
        </w:rPr>
        <w:br/>
        <w:t xml:space="preserve">This </w:t>
      </w:r>
      <w:r w:rsidRPr="00E513B3">
        <w:t>might</w:t>
      </w:r>
      <w:r>
        <w:rPr>
          <w:i w:val="0"/>
          <w:iCs w:val="0"/>
        </w:rPr>
        <w:t xml:space="preserve"> need to say “A Bitcoin blockchain”, or something???</w:t>
      </w:r>
    </w:p>
  </w:comment>
  <w:comment w:id="302" w:author="M. Eugenia Lopez" w:date="2024-08-27T11:58:00Z" w:initials="MEL">
    <w:p w14:paraId="6D58E43A" w14:textId="3936B791" w:rsidR="001A30EF" w:rsidRDefault="001A30EF" w:rsidP="001A30EF">
      <w:r>
        <w:rPr>
          <w:rStyle w:val="CommentReference"/>
        </w:rPr>
        <w:annotationRef/>
      </w:r>
      <w:r>
        <w:rPr>
          <w:rFonts w:ascii="Work Sans Medium" w:hAnsi="Work Sans Medium"/>
          <w:i/>
          <w:iCs/>
          <w:color w:val="000000"/>
        </w:rPr>
        <w:fldChar w:fldCharType="begin"/>
      </w:r>
      <w:r>
        <w:rPr>
          <w:rFonts w:ascii="Work Sans Medium" w:hAnsi="Work Sans Medium"/>
          <w:i/>
          <w:iCs/>
          <w:color w:val="000000"/>
        </w:rPr>
        <w:instrText>HYPERLINK "mailto:l.mlakar@nchain.com"</w:instrText>
      </w:r>
      <w:r>
        <w:rPr>
          <w:rFonts w:ascii="Work Sans Medium" w:hAnsi="Work Sans Medium"/>
          <w:i/>
          <w:iCs/>
          <w:color w:val="000000"/>
        </w:rPr>
      </w:r>
      <w:bookmarkStart w:id="312" w:name="_@_D149743CD88CB74482B3FC98370E041DZ"/>
      <w:r>
        <w:rPr>
          <w:rFonts w:ascii="Work Sans Medium" w:hAnsi="Work Sans Medium"/>
          <w:i/>
          <w:iCs/>
          <w:color w:val="000000"/>
        </w:rPr>
        <w:fldChar w:fldCharType="separate"/>
      </w:r>
      <w:bookmarkEnd w:id="312"/>
      <w:r w:rsidRPr="001A30EF">
        <w:rPr>
          <w:rStyle w:val="Mention"/>
          <w:rFonts w:ascii="Work Sans Medium" w:hAnsi="Work Sans Medium"/>
          <w:i/>
          <w:iCs/>
          <w:noProof/>
        </w:rPr>
        <w:t>@Leon Mlakar</w:t>
      </w:r>
      <w:r>
        <w:rPr>
          <w:rFonts w:ascii="Work Sans Medium" w:hAnsi="Work Sans Medium"/>
          <w:i/>
          <w:iCs/>
          <w:color w:val="000000"/>
        </w:rPr>
        <w:fldChar w:fldCharType="end"/>
      </w:r>
      <w:r>
        <w:rPr>
          <w:rFonts w:ascii="Work Sans Medium" w:hAnsi="Work Sans Medium"/>
          <w:i/>
          <w:iCs/>
          <w:color w:val="000000"/>
        </w:rPr>
        <w:t xml:space="preserve"> Review if this description is more accurate. </w:t>
      </w:r>
    </w:p>
  </w:comment>
  <w:comment w:id="367" w:author="M. Eugenia Lopez" w:date="2024-08-27T13:54:00Z" w:initials="MEL">
    <w:p w14:paraId="1B7C1D86" w14:textId="2D86B533" w:rsidR="00384EA1" w:rsidRDefault="00384EA1" w:rsidP="00384EA1">
      <w:r>
        <w:rPr>
          <w:rStyle w:val="CommentReference"/>
        </w:rPr>
        <w:annotationRef/>
      </w:r>
      <w:r>
        <w:rPr>
          <w:rFonts w:ascii="Work Sans Medium" w:hAnsi="Work Sans Medium"/>
          <w:i/>
          <w:iCs/>
          <w:color w:val="000000"/>
        </w:rPr>
        <w:fldChar w:fldCharType="begin"/>
      </w:r>
      <w:r>
        <w:rPr>
          <w:rFonts w:ascii="Work Sans Medium" w:hAnsi="Work Sans Medium"/>
          <w:i/>
          <w:iCs/>
          <w:color w:val="000000"/>
        </w:rPr>
        <w:instrText>HYPERLINK "mailto:l.mlakar@nchain.com"</w:instrText>
      </w:r>
      <w:r>
        <w:rPr>
          <w:rFonts w:ascii="Work Sans Medium" w:hAnsi="Work Sans Medium"/>
          <w:i/>
          <w:iCs/>
          <w:color w:val="000000"/>
        </w:rPr>
      </w:r>
      <w:bookmarkStart w:id="369" w:name="_@_E5D610F9D250AF4B959ED5B5A656065FZ"/>
      <w:r>
        <w:rPr>
          <w:rFonts w:ascii="Work Sans Medium" w:hAnsi="Work Sans Medium"/>
          <w:i/>
          <w:iCs/>
          <w:color w:val="000000"/>
        </w:rPr>
        <w:fldChar w:fldCharType="separate"/>
      </w:r>
      <w:bookmarkEnd w:id="369"/>
      <w:r w:rsidRPr="00384EA1">
        <w:rPr>
          <w:rStyle w:val="Mention"/>
          <w:rFonts w:ascii="Work Sans Medium" w:hAnsi="Work Sans Medium"/>
          <w:i/>
          <w:iCs/>
          <w:noProof/>
        </w:rPr>
        <w:t>@Leon Mlakar</w:t>
      </w:r>
      <w:r>
        <w:rPr>
          <w:rFonts w:ascii="Work Sans Medium" w:hAnsi="Work Sans Medium"/>
          <w:i/>
          <w:iCs/>
          <w:color w:val="000000"/>
        </w:rPr>
        <w:fldChar w:fldCharType="end"/>
      </w:r>
      <w:r>
        <w:rPr>
          <w:rFonts w:ascii="Work Sans Medium" w:hAnsi="Work Sans Medium"/>
          <w:i/>
          <w:iCs/>
          <w:color w:val="000000"/>
        </w:rPr>
        <w:t xml:space="preserve"> I changed this, and re-write the verifier description. Thoughts? </w:t>
      </w:r>
    </w:p>
    <w:p w14:paraId="4F35C55D" w14:textId="77777777" w:rsidR="00384EA1" w:rsidRDefault="00384EA1" w:rsidP="00384EA1"/>
  </w:comment>
  <w:comment w:id="368" w:author="Marko Macek" w:date="2024-09-18T11:23:00Z" w:initials="MM">
    <w:p w14:paraId="2936C4A8" w14:textId="5085356F" w:rsidR="005C27FC" w:rsidRDefault="005C27FC">
      <w:pPr>
        <w:pStyle w:val="CommentText"/>
      </w:pPr>
      <w:r>
        <w:rPr>
          <w:rStyle w:val="CommentReference"/>
        </w:rPr>
        <w:annotationRef/>
      </w:r>
      <w:r w:rsidRPr="3AC3ACD4">
        <w:t>There is overlap between this description and the DID Operations - "Resolve"  (not verify)</w:t>
      </w:r>
    </w:p>
  </w:comment>
  <w:comment w:id="381" w:author="Leon Mlakar" w:date="2024-09-27T09:52:00Z" w:initials="LM">
    <w:p w14:paraId="0DF4A5E8" w14:textId="77777777" w:rsidR="00AD3D47" w:rsidRDefault="00AD3D47" w:rsidP="00AD3D47">
      <w:r>
        <w:rPr>
          <w:rStyle w:val="CommentReference"/>
        </w:rPr>
        <w:annotationRef/>
      </w:r>
      <w:r>
        <w:rPr>
          <w:rFonts w:ascii="Work Sans Medium" w:hAnsi="Work Sans Medium"/>
          <w:i/>
          <w:iCs/>
          <w:color w:val="000000"/>
        </w:rPr>
        <w:t>We should replace this diagram with one that does not mention reorgs.</w:t>
      </w:r>
    </w:p>
  </w:comment>
  <w:comment w:id="396" w:author="Marko Macek" w:date="2024-09-18T11:14:00Z" w:initials="MM">
    <w:p w14:paraId="3A7F25FE" w14:textId="701E370C" w:rsidR="003C20F5" w:rsidRDefault="003C20F5">
      <w:pPr>
        <w:pStyle w:val="CommentText"/>
      </w:pPr>
      <w:r>
        <w:rPr>
          <w:rStyle w:val="CommentReference"/>
        </w:rPr>
        <w:annotationRef/>
      </w:r>
      <w:r w:rsidRPr="35347ED1">
        <w:t>This is section on DID Operations, so the operation here is probably DID Resolve.</w:t>
      </w:r>
    </w:p>
    <w:p w14:paraId="7837787A" w14:textId="1DC0D340" w:rsidR="003C20F5" w:rsidRDefault="003C20F5">
      <w:pPr>
        <w:pStyle w:val="CommentText"/>
      </w:pPr>
    </w:p>
    <w:p w14:paraId="1D241D65" w14:textId="08C0BBC3" w:rsidR="003C20F5" w:rsidRDefault="003C20F5">
      <w:pPr>
        <w:pStyle w:val="CommentText"/>
      </w:pPr>
      <w:r w:rsidRPr="7C31264B">
        <w:t>We should first describe what this does, and separately (if needed?) how it's used by the verifier.</w:t>
      </w:r>
    </w:p>
  </w:comment>
  <w:comment w:id="397" w:author="M. Eugenia Lopez" w:date="2024-09-19T09:43:00Z" w:initials="MEL">
    <w:p w14:paraId="1A6BAC82" w14:textId="77777777" w:rsidR="00B30282" w:rsidRDefault="00B30282" w:rsidP="00B30282">
      <w:r>
        <w:rPr>
          <w:rStyle w:val="CommentReference"/>
        </w:rPr>
        <w:annotationRef/>
      </w:r>
      <w:r>
        <w:rPr>
          <w:rFonts w:ascii="Work Sans Medium" w:hAnsi="Work Sans Medium"/>
          <w:i/>
          <w:iCs/>
          <w:color w:val="000000"/>
        </w:rPr>
        <w:t xml:space="preserve">We talked about did resolver in 3.3. I can add a section here that says DID resolve. And explain block validation for both Tx and say. That’s when the DID is consider resolved. But I think I’ll be saying the same thing twice. What do you think? </w:t>
      </w:r>
    </w:p>
    <w:p w14:paraId="143DF26D" w14:textId="77777777" w:rsidR="00B30282" w:rsidRDefault="00B30282" w:rsidP="00B30282"/>
  </w:comment>
  <w:comment w:id="415" w:author="Marko Macek" w:date="2024-09-18T11:16:00Z" w:initials="MM">
    <w:p w14:paraId="23577ABF" w14:textId="07B97A6C" w:rsidR="00830DA0" w:rsidRDefault="00830DA0">
      <w:pPr>
        <w:pStyle w:val="CommentText"/>
      </w:pPr>
      <w:r>
        <w:rPr>
          <w:rStyle w:val="CommentReference"/>
        </w:rPr>
        <w:annotationRef/>
      </w:r>
      <w:r w:rsidRPr="22821E59">
        <w:t>DID resolver will return the DID Document and the status of the DID (active or deactivated (revoked)).</w:t>
      </w:r>
    </w:p>
    <w:p w14:paraId="289D3775" w14:textId="29C73E86" w:rsidR="00830DA0" w:rsidRDefault="00830DA0">
      <w:pPr>
        <w:pStyle w:val="CommentText"/>
      </w:pPr>
    </w:p>
    <w:p w14:paraId="5864B9BF" w14:textId="6DE96B86" w:rsidR="00830DA0" w:rsidRDefault="00830DA0">
      <w:pPr>
        <w:pStyle w:val="CommentText"/>
      </w:pPr>
      <w:r w:rsidRPr="5244B5A6">
        <w:t>Not sure what is meant by signature check? Probably that needs to be done inside resolver.</w:t>
      </w:r>
    </w:p>
  </w:comment>
  <w:comment w:id="401" w:author="M. Eugenia Lopez" w:date="2024-09-17T12:34:00Z" w:initials="MEL">
    <w:p w14:paraId="2A5CF607" w14:textId="44C138FD" w:rsidR="00E10146" w:rsidRDefault="00E10146" w:rsidP="00E10146">
      <w:r>
        <w:rPr>
          <w:rStyle w:val="CommentReference"/>
        </w:rPr>
        <w:annotationRef/>
      </w:r>
      <w:r>
        <w:rPr>
          <w:rFonts w:ascii="Work Sans Medium" w:hAnsi="Work Sans Medium"/>
          <w:i/>
          <w:iCs/>
          <w:color w:val="000000"/>
        </w:rPr>
        <w:fldChar w:fldCharType="begin"/>
      </w:r>
      <w:r>
        <w:rPr>
          <w:rFonts w:ascii="Work Sans Medium" w:hAnsi="Work Sans Medium"/>
          <w:i/>
          <w:iCs/>
          <w:color w:val="000000"/>
        </w:rPr>
        <w:instrText>HYPERLINK "mailto:m.macek@nchain.com"</w:instrText>
      </w:r>
      <w:r>
        <w:rPr>
          <w:rFonts w:ascii="Work Sans Medium" w:hAnsi="Work Sans Medium"/>
          <w:i/>
          <w:iCs/>
          <w:color w:val="000000"/>
        </w:rPr>
      </w:r>
      <w:bookmarkStart w:id="422" w:name="_@_F9472B4FCE011D4193E796C347E36E25Z"/>
      <w:r>
        <w:rPr>
          <w:rFonts w:ascii="Work Sans Medium" w:hAnsi="Work Sans Medium"/>
          <w:i/>
          <w:iCs/>
          <w:color w:val="000000"/>
        </w:rPr>
        <w:fldChar w:fldCharType="separate"/>
      </w:r>
      <w:bookmarkEnd w:id="422"/>
      <w:r w:rsidRPr="00E10146">
        <w:rPr>
          <w:rStyle w:val="Mention"/>
          <w:rFonts w:ascii="Work Sans Medium" w:hAnsi="Work Sans Medium"/>
          <w:i/>
          <w:iCs/>
          <w:noProof/>
        </w:rPr>
        <w:t>@Marko Macek</w:t>
      </w:r>
      <w:r>
        <w:rPr>
          <w:rFonts w:ascii="Work Sans Medium" w:hAnsi="Work Sans Medium"/>
          <w:i/>
          <w:iCs/>
          <w:color w:val="000000"/>
        </w:rPr>
        <w:fldChar w:fldCharType="end"/>
      </w:r>
      <w:r>
        <w:rPr>
          <w:rFonts w:ascii="Work Sans Medium" w:hAnsi="Work Sans Medium"/>
          <w:i/>
          <w:iCs/>
          <w:color w:val="000000"/>
        </w:rPr>
        <w:t xml:space="preserve"> please review. </w:t>
      </w:r>
    </w:p>
  </w:comment>
  <w:comment w:id="424" w:author="Bozo Dragojevic" w:date="2024-09-18T13:49:00Z" w:initials="BD">
    <w:p w14:paraId="276E7197" w14:textId="57ACFCDD" w:rsidR="003E5557" w:rsidRDefault="003E5557">
      <w:pPr>
        <w:pStyle w:val="CommentText"/>
      </w:pPr>
      <w:r>
        <w:rPr>
          <w:rStyle w:val="CommentReference"/>
        </w:rPr>
        <w:annotationRef/>
      </w:r>
      <w:r w:rsidRPr="509A2264">
        <w:t>content?</w:t>
      </w:r>
    </w:p>
  </w:comment>
  <w:comment w:id="436" w:author="Bozo Dragojevic" w:date="2024-09-18T13:58:00Z" w:initials="BD">
    <w:p w14:paraId="61AC6FD9" w14:textId="46F8CEE3" w:rsidR="008448AB" w:rsidRDefault="008448AB">
      <w:pPr>
        <w:pStyle w:val="CommentText"/>
      </w:pPr>
      <w:r>
        <w:rPr>
          <w:rStyle w:val="CommentReference"/>
        </w:rPr>
        <w:annotationRef/>
      </w:r>
      <w:r w:rsidRPr="77C99F0C">
        <w:t>what specifically has to be co-signed?</w:t>
      </w:r>
    </w:p>
  </w:comment>
  <w:comment w:id="442" w:author="Bozo Dragojevic" w:date="2024-09-18T13:56:00Z" w:initials="BD">
    <w:p w14:paraId="469FD052" w14:textId="40785248" w:rsidR="00D76FED" w:rsidRDefault="00D76FED">
      <w:pPr>
        <w:pStyle w:val="CommentText"/>
      </w:pPr>
      <w:r>
        <w:rPr>
          <w:rStyle w:val="CommentReference"/>
        </w:rPr>
        <w:annotationRef/>
      </w:r>
      <w:r w:rsidRPr="14BC6E6E">
        <w:t>this is about our current nChain implementation of the resolver and not relevant to the did method specification</w:t>
      </w:r>
    </w:p>
  </w:comment>
  <w:comment w:id="450" w:author="Bozo Dragojevic" w:date="2024-09-18T13:54:00Z" w:initials="BD">
    <w:p w14:paraId="48387318" w14:textId="2862081A" w:rsidR="00494836" w:rsidRDefault="00494836">
      <w:pPr>
        <w:pStyle w:val="CommentText"/>
      </w:pPr>
      <w:r>
        <w:rPr>
          <w:rStyle w:val="CommentReference"/>
        </w:rPr>
        <w:annotationRef/>
      </w:r>
      <w:r w:rsidRPr="29377914">
        <w:t>this is insufficient. see https://www.w3.org/TR/did-core/#privacy-requirements</w:t>
      </w:r>
    </w:p>
  </w:comment>
  <w:comment w:id="454" w:author="Bozo Dragojevic" w:date="2024-09-18T13:52:00Z" w:initials="BD">
    <w:p w14:paraId="70655CD8" w14:textId="041F07F7" w:rsidR="00E13999" w:rsidRDefault="00E13999">
      <w:pPr>
        <w:pStyle w:val="CommentText"/>
      </w:pPr>
      <w:r>
        <w:rPr>
          <w:rStyle w:val="CommentReference"/>
        </w:rPr>
        <w:annotationRef/>
      </w:r>
      <w:r w:rsidRPr="7FD754F9">
        <w:t>these are roles from the Verifiable Credential vocabulary, not from DID core specification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D021DED" w15:done="0"/>
  <w15:commentEx w15:paraId="5CB79D9C" w15:paraIdParent="2D021DED" w15:done="0"/>
  <w15:commentEx w15:paraId="30706A19" w15:done="0"/>
  <w15:commentEx w15:paraId="6D58E43A" w15:done="0"/>
  <w15:commentEx w15:paraId="4F35C55D" w15:done="0"/>
  <w15:commentEx w15:paraId="2936C4A8" w15:paraIdParent="4F35C55D" w15:done="0"/>
  <w15:commentEx w15:paraId="0DF4A5E8" w15:done="0"/>
  <w15:commentEx w15:paraId="1D241D65" w15:done="0"/>
  <w15:commentEx w15:paraId="143DF26D" w15:paraIdParent="1D241D65" w15:done="0"/>
  <w15:commentEx w15:paraId="5864B9BF" w15:done="0"/>
  <w15:commentEx w15:paraId="2A5CF607" w15:done="1"/>
  <w15:commentEx w15:paraId="276E7197" w15:done="0"/>
  <w15:commentEx w15:paraId="61AC6FD9" w15:done="0"/>
  <w15:commentEx w15:paraId="469FD052" w15:done="0"/>
  <w15:commentEx w15:paraId="48387318" w15:done="0"/>
  <w15:commentEx w15:paraId="70655C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EF399E6" w16cex:dateUtc="2024-09-23T13:25:00Z"/>
  <w16cex:commentExtensible w16cex:durableId="668388DA" w16cex:dateUtc="2024-09-23T13:37:00Z"/>
  <w16cex:commentExtensible w16cex:durableId="37C853E6" w16cex:dateUtc="2024-09-23T13:26:00Z"/>
  <w16cex:commentExtensible w16cex:durableId="0F9E66DA" w16cex:dateUtc="2024-08-27T10:58:00Z"/>
  <w16cex:commentExtensible w16cex:durableId="0CAC9E9A" w16cex:dateUtc="2024-08-27T12:54:00Z"/>
  <w16cex:commentExtensible w16cex:durableId="496A95B7" w16cex:dateUtc="2024-09-18T09:23:00Z"/>
  <w16cex:commentExtensible w16cex:durableId="61F24080" w16cex:dateUtc="2024-09-27T07:52:00Z"/>
  <w16cex:commentExtensible w16cex:durableId="35E3225A" w16cex:dateUtc="2024-09-18T09:14:00Z"/>
  <w16cex:commentExtensible w16cex:durableId="0DCD3632" w16cex:dateUtc="2024-09-19T08:43:00Z"/>
  <w16cex:commentExtensible w16cex:durableId="2AC7A566" w16cex:dateUtc="2024-09-18T09:16:00Z"/>
  <w16cex:commentExtensible w16cex:durableId="506CC298" w16cex:dateUtc="2024-09-17T11:34:00Z"/>
  <w16cex:commentExtensible w16cex:durableId="45B71DCA" w16cex:dateUtc="2024-09-18T11:49:00Z"/>
  <w16cex:commentExtensible w16cex:durableId="1027CCDF" w16cex:dateUtc="2024-09-18T11:58:00Z"/>
  <w16cex:commentExtensible w16cex:durableId="64C53292" w16cex:dateUtc="2024-09-18T11:56:00Z"/>
  <w16cex:commentExtensible w16cex:durableId="68EF72EA" w16cex:dateUtc="2024-09-18T11:54:00Z"/>
  <w16cex:commentExtensible w16cex:durableId="7371757F" w16cex:dateUtc="2024-09-18T11: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D021DED" w16cid:durableId="1EF399E6"/>
  <w16cid:commentId w16cid:paraId="5CB79D9C" w16cid:durableId="668388DA"/>
  <w16cid:commentId w16cid:paraId="30706A19" w16cid:durableId="37C853E6"/>
  <w16cid:commentId w16cid:paraId="6D58E43A" w16cid:durableId="0F9E66DA"/>
  <w16cid:commentId w16cid:paraId="4F35C55D" w16cid:durableId="0CAC9E9A"/>
  <w16cid:commentId w16cid:paraId="2936C4A8" w16cid:durableId="496A95B7"/>
  <w16cid:commentId w16cid:paraId="0DF4A5E8" w16cid:durableId="61F24080"/>
  <w16cid:commentId w16cid:paraId="1D241D65" w16cid:durableId="35E3225A"/>
  <w16cid:commentId w16cid:paraId="143DF26D" w16cid:durableId="0DCD3632"/>
  <w16cid:commentId w16cid:paraId="5864B9BF" w16cid:durableId="2AC7A566"/>
  <w16cid:commentId w16cid:paraId="2A5CF607" w16cid:durableId="506CC298"/>
  <w16cid:commentId w16cid:paraId="276E7197" w16cid:durableId="45B71DCA"/>
  <w16cid:commentId w16cid:paraId="61AC6FD9" w16cid:durableId="1027CCDF"/>
  <w16cid:commentId w16cid:paraId="469FD052" w16cid:durableId="64C53292"/>
  <w16cid:commentId w16cid:paraId="48387318" w16cid:durableId="68EF72EA"/>
  <w16cid:commentId w16cid:paraId="70655CD8" w16cid:durableId="737175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523480" w14:textId="77777777" w:rsidR="002410A6" w:rsidRDefault="002410A6" w:rsidP="00653F09">
      <w:r>
        <w:separator/>
      </w:r>
    </w:p>
    <w:p w14:paraId="41B4F99A" w14:textId="77777777" w:rsidR="002410A6" w:rsidRDefault="002410A6" w:rsidP="00653F09"/>
  </w:endnote>
  <w:endnote w:type="continuationSeparator" w:id="0">
    <w:p w14:paraId="45F68ED4" w14:textId="77777777" w:rsidR="002410A6" w:rsidRDefault="002410A6" w:rsidP="00653F09">
      <w:r>
        <w:continuationSeparator/>
      </w:r>
    </w:p>
    <w:p w14:paraId="1ED24531" w14:textId="77777777" w:rsidR="002410A6" w:rsidRDefault="002410A6" w:rsidP="00653F09"/>
  </w:endnote>
  <w:endnote w:type="continuationNotice" w:id="1">
    <w:p w14:paraId="5840E7FD" w14:textId="77777777" w:rsidR="002410A6" w:rsidRDefault="002410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IBM Plex Sans Light">
    <w:altName w:val="Calibri"/>
    <w:panose1 w:val="020B0403050203000203"/>
    <w:charset w:val="00"/>
    <w:family w:val="swiss"/>
    <w:pitch w:val="variable"/>
    <w:sig w:usb0="A00002EF" w:usb1="5000207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Work Sans Light">
    <w:altName w:val="Cambria"/>
    <w:panose1 w:val="00000000000000000000"/>
    <w:charset w:val="4D"/>
    <w:family w:val="auto"/>
    <w:pitch w:val="variable"/>
    <w:sig w:usb0="A00000FF" w:usb1="5000E07B" w:usb2="00000000" w:usb3="00000000" w:csb0="00000193" w:csb1="00000000"/>
  </w:font>
  <w:font w:name="Calibri">
    <w:panose1 w:val="020F0502020204030204"/>
    <w:charset w:val="00"/>
    <w:family w:val="swiss"/>
    <w:pitch w:val="variable"/>
    <w:sig w:usb0="E0002AFF" w:usb1="C000247B" w:usb2="00000009" w:usb3="00000000" w:csb0="000001FF" w:csb1="00000000"/>
  </w:font>
  <w:font w:name="IBM Plex Sans">
    <w:altName w:val="Calibri"/>
    <w:panose1 w:val="020B0503050203000203"/>
    <w:charset w:val="00"/>
    <w:family w:val="swiss"/>
    <w:pitch w:val="variable"/>
    <w:sig w:usb0="A00002EF" w:usb1="5000207B" w:usb2="00000000" w:usb3="00000000" w:csb0="0000019F" w:csb1="00000000"/>
  </w:font>
  <w:font w:name="IBM Plex Sans Medm">
    <w:altName w:val="Calibri"/>
    <w:panose1 w:val="020B0604020202020204"/>
    <w:charset w:val="00"/>
    <w:family w:val="swiss"/>
    <w:notTrueType/>
    <w:pitch w:val="variable"/>
    <w:sig w:usb0="A00002EF" w:usb1="5000203B" w:usb2="00000000" w:usb3="00000000" w:csb0="0000019F" w:csb1="00000000"/>
  </w:font>
  <w:font w:name="Work Sans Medium">
    <w:panose1 w:val="00000000000000000000"/>
    <w:charset w:val="4D"/>
    <w:family w:val="auto"/>
    <w:pitch w:val="variable"/>
    <w:sig w:usb0="A00000FF" w:usb1="5000E07B" w:usb2="00000000" w:usb3="00000000" w:csb0="00000193" w:csb1="00000000"/>
  </w:font>
  <w:font w:name="SimHei">
    <w:altName w:val="黑体"/>
    <w:panose1 w:val="02010609060101010101"/>
    <w:charset w:val="86"/>
    <w:family w:val="modern"/>
    <w:pitch w:val="fixed"/>
    <w:sig w:usb0="800002BF" w:usb1="38CF7CFA" w:usb2="00000016" w:usb3="00000000" w:csb0="00040001" w:csb1="00000000"/>
  </w:font>
  <w:font w:name="Montserrat">
    <w:panose1 w:val="00000500000000000000"/>
    <w:charset w:val="4D"/>
    <w:family w:val="auto"/>
    <w:pitch w:val="variable"/>
    <w:sig w:usb0="2000020F" w:usb1="00000003" w:usb2="00000000" w:usb3="00000000" w:csb0="00000197" w:csb1="00000000"/>
  </w:font>
  <w:font w:name="Gibson">
    <w:altName w:val="Calibri"/>
    <w:panose1 w:val="020B0604020202020204"/>
    <w:charset w:val="4D"/>
    <w:family w:val="auto"/>
    <w:notTrueType/>
    <w:pitch w:val="variable"/>
    <w:sig w:usb0="A000002F" w:usb1="5000004A" w:usb2="00000000" w:usb3="00000000" w:csb0="00000093" w:csb1="00000000"/>
  </w:font>
  <w:font w:name="Work Sans SemiBold">
    <w:panose1 w:val="00000000000000000000"/>
    <w:charset w:val="4D"/>
    <w:family w:val="auto"/>
    <w:pitch w:val="variable"/>
    <w:sig w:usb0="A00000FF" w:usb1="5000E07B" w:usb2="00000000" w:usb3="00000000" w:csb0="00000193" w:csb1="00000000"/>
  </w:font>
  <w:font w:name="Montserrat Medium">
    <w:panose1 w:val="00000600000000000000"/>
    <w:charset w:val="4D"/>
    <w:family w:val="auto"/>
    <w:pitch w:val="variable"/>
    <w:sig w:usb0="2000020F" w:usb1="00000003" w:usb2="00000000" w:usb3="00000000" w:csb0="00000197" w:csb1="00000000"/>
  </w:font>
  <w:font w:name="IBM Plex Sans Text">
    <w:altName w:val="Calibri"/>
    <w:panose1 w:val="020B0604020202020204"/>
    <w:charset w:val="00"/>
    <w:family w:val="swiss"/>
    <w:notTrueType/>
    <w:pitch w:val="variable"/>
    <w:sig w:usb0="A00002EF" w:usb1="5000203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enlo">
    <w:panose1 w:val="020B0609030804020204"/>
    <w:charset w:val="00"/>
    <w:family w:val="modern"/>
    <w:pitch w:val="fixed"/>
    <w:sig w:usb0="E60022FF" w:usb1="D200F9FB" w:usb2="02000028" w:usb3="00000000" w:csb0="000001DF" w:csb1="00000000"/>
  </w:font>
  <w:font w:name="IBM Plex Mono Text">
    <w:altName w:val="Calibri"/>
    <w:panose1 w:val="020B0604020202020204"/>
    <w:charset w:val="4D"/>
    <w:family w:val="modern"/>
    <w:pitch w:val="fixed"/>
    <w:sig w:usb0="A000026F" w:usb1="4000383B" w:usb2="00000000" w:usb3="00000000" w:csb0="00000197" w:csb1="00000000"/>
  </w:font>
  <w:font w:name="IBM Plex Mono">
    <w:panose1 w:val="020B0509050203000203"/>
    <w:charset w:val="00"/>
    <w:family w:val="modern"/>
    <w:pitch w:val="fixed"/>
    <w:sig w:usb0="A000026F" w:usb1="5000207B" w:usb2="00000000" w:usb3="00000000" w:csb0="00000197" w:csb1="00000000"/>
  </w:font>
  <w:font w:name="Montserrat Light">
    <w:panose1 w:val="000004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C4410" w14:textId="32640E80" w:rsidR="004E362B" w:rsidRDefault="004E362B" w:rsidP="00653F09">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p w14:paraId="118BDE60" w14:textId="77777777" w:rsidR="004E362B" w:rsidRDefault="004E362B" w:rsidP="00653F09">
    <w:pPr>
      <w:pStyle w:val="Footer"/>
    </w:pPr>
  </w:p>
  <w:p w14:paraId="3DDEC412" w14:textId="77777777" w:rsidR="000F60EC" w:rsidRDefault="000F60EC" w:rsidP="00653F09"/>
  <w:p w14:paraId="2614AD0C" w14:textId="77777777" w:rsidR="007A1125" w:rsidRDefault="007A112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F7E3E" w14:textId="77777777" w:rsidR="000F60EC" w:rsidRPr="008E45CD" w:rsidRDefault="005918A5" w:rsidP="00E42E2F">
    <w:pPr>
      <w:pStyle w:val="Footer"/>
      <w:rPr>
        <w:rFonts w:ascii="IBM Plex Sans" w:hAnsi="IBM Plex Sans"/>
        <w:sz w:val="18"/>
        <w:szCs w:val="18"/>
      </w:rPr>
    </w:pPr>
    <w:r w:rsidRPr="008E45CD">
      <w:rPr>
        <w:rFonts w:ascii="IBM Plex Sans" w:hAnsi="IBM Plex Sans"/>
        <w:noProof/>
        <w:color w:val="668B98" w:themeColor="accent5"/>
        <w:sz w:val="18"/>
        <w:szCs w:val="18"/>
      </w:rPr>
      <mc:AlternateContent>
        <mc:Choice Requires="wps">
          <w:drawing>
            <wp:anchor distT="0" distB="0" distL="114300" distR="114300" simplePos="0" relativeHeight="251658241" behindDoc="1" locked="0" layoutInCell="1" allowOverlap="1" wp14:anchorId="696547DE" wp14:editId="3467E4D6">
              <wp:simplePos x="0" y="0"/>
              <wp:positionH relativeFrom="page">
                <wp:align>center</wp:align>
              </wp:positionH>
              <wp:positionV relativeFrom="page">
                <wp:posOffset>9973310</wp:posOffset>
              </wp:positionV>
              <wp:extent cx="5760000" cy="18000"/>
              <wp:effectExtent l="0" t="0" r="6350" b="0"/>
              <wp:wrapNone/>
              <wp:docPr id="16" name="Rectangle 16"/>
              <wp:cNvGraphicFramePr/>
              <a:graphic xmlns:a="http://schemas.openxmlformats.org/drawingml/2006/main">
                <a:graphicData uri="http://schemas.microsoft.com/office/word/2010/wordprocessingShape">
                  <wps:wsp>
                    <wps:cNvSpPr/>
                    <wps:spPr>
                      <a:xfrm>
                        <a:off x="0" y="0"/>
                        <a:ext cx="5760000" cy="180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w14:anchorId="3641303D">
            <v:rect id="Rectangle 16" style="position:absolute;margin-left:0;margin-top:785.3pt;width:453.55pt;height:1.4pt;z-index:-251658239;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middle" o:spid="_x0000_s1026" fillcolor="#d6dfe5 [3205]" stroked="f" strokeweight="1pt" w14:anchorId="4570DE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">
              <w10:wrap anchorx="page" anchory="page"/>
            </v:rect>
          </w:pict>
        </mc:Fallback>
      </mc:AlternateContent>
    </w:r>
    <w:r w:rsidR="00450D10" w:rsidRPr="008E45CD">
      <w:rPr>
        <w:rFonts w:ascii="IBM Plex Sans" w:hAnsi="IBM Plex Sans"/>
        <w:color w:val="668B98" w:themeColor="accent5"/>
        <w:sz w:val="18"/>
        <w:szCs w:val="18"/>
      </w:rPr>
      <w:t>Version 1.0</w:t>
    </w:r>
    <w:r w:rsidR="001B3FB9" w:rsidRPr="008E45CD">
      <w:rPr>
        <w:rFonts w:ascii="IBM Plex Sans" w:hAnsi="IBM Plex Sans"/>
        <w:color w:val="668B98" w:themeColor="accent5"/>
        <w:sz w:val="18"/>
        <w:szCs w:val="18"/>
      </w:rPr>
      <w:tab/>
    </w:r>
    <w:r w:rsidR="001B3FB9" w:rsidRPr="008E45CD">
      <w:rPr>
        <w:rFonts w:ascii="IBM Plex Sans" w:hAnsi="IBM Plex Sans"/>
        <w:color w:val="668B98" w:themeColor="accent5"/>
        <w:sz w:val="18"/>
        <w:szCs w:val="18"/>
      </w:rPr>
      <w:tab/>
    </w:r>
    <w:r w:rsidR="00E00595" w:rsidRPr="008E45CD">
      <w:rPr>
        <w:rFonts w:ascii="IBM Plex Sans" w:hAnsi="IBM Plex Sans"/>
        <w:color w:val="668B98" w:themeColor="accent5"/>
        <w:sz w:val="18"/>
        <w:szCs w:val="18"/>
      </w:rPr>
      <w:fldChar w:fldCharType="begin"/>
    </w:r>
    <w:r w:rsidR="00E00595" w:rsidRPr="008E45CD">
      <w:rPr>
        <w:rFonts w:ascii="IBM Plex Sans" w:hAnsi="IBM Plex Sans"/>
        <w:color w:val="668B98" w:themeColor="accent5"/>
        <w:sz w:val="18"/>
        <w:szCs w:val="18"/>
      </w:rPr>
      <w:instrText xml:space="preserve"> PAGE  \* MERGEFORMAT </w:instrText>
    </w:r>
    <w:r w:rsidR="00E00595" w:rsidRPr="008E45CD">
      <w:rPr>
        <w:rFonts w:ascii="IBM Plex Sans" w:hAnsi="IBM Plex Sans"/>
        <w:color w:val="668B98" w:themeColor="accent5"/>
        <w:sz w:val="18"/>
        <w:szCs w:val="18"/>
      </w:rPr>
      <w:fldChar w:fldCharType="separate"/>
    </w:r>
    <w:r w:rsidR="00E00595" w:rsidRPr="008E45CD">
      <w:rPr>
        <w:rFonts w:ascii="IBM Plex Sans" w:hAnsi="IBM Plex Sans"/>
        <w:noProof/>
        <w:color w:val="668B98" w:themeColor="accent5"/>
        <w:sz w:val="18"/>
        <w:szCs w:val="18"/>
      </w:rPr>
      <w:t>1</w:t>
    </w:r>
    <w:r w:rsidR="00E00595" w:rsidRPr="008E45CD">
      <w:rPr>
        <w:rFonts w:ascii="IBM Plex Sans" w:hAnsi="IBM Plex Sans"/>
        <w:color w:val="668B98" w:themeColor="accent5"/>
        <w:sz w:val="18"/>
        <w:szCs w:val="18"/>
      </w:rPr>
      <w:fldChar w:fldCharType="end"/>
    </w:r>
    <w:r w:rsidR="00E00595" w:rsidRPr="008E45CD">
      <w:rPr>
        <w:rFonts w:ascii="IBM Plex Sans" w:hAnsi="IBM Plex Sans"/>
        <w:color w:val="668B98" w:themeColor="accent5"/>
        <w:sz w:val="18"/>
        <w:szCs w:val="18"/>
      </w:rPr>
      <w:t xml:space="preserve"> of </w:t>
    </w:r>
    <w:r w:rsidR="00E00595" w:rsidRPr="008E45CD">
      <w:rPr>
        <w:rFonts w:ascii="IBM Plex Sans" w:hAnsi="IBM Plex Sans"/>
        <w:color w:val="668B98" w:themeColor="accent5"/>
        <w:sz w:val="18"/>
        <w:szCs w:val="18"/>
      </w:rPr>
      <w:fldChar w:fldCharType="begin"/>
    </w:r>
    <w:r w:rsidR="00E00595" w:rsidRPr="008E45CD">
      <w:rPr>
        <w:rFonts w:ascii="IBM Plex Sans" w:hAnsi="IBM Plex Sans"/>
        <w:color w:val="668B98" w:themeColor="accent5"/>
        <w:sz w:val="18"/>
        <w:szCs w:val="18"/>
      </w:rPr>
      <w:instrText xml:space="preserve"> NUMPAGES  \* MERGEFORMAT </w:instrText>
    </w:r>
    <w:r w:rsidR="00E00595" w:rsidRPr="008E45CD">
      <w:rPr>
        <w:rFonts w:ascii="IBM Plex Sans" w:hAnsi="IBM Plex Sans"/>
        <w:color w:val="668B98" w:themeColor="accent5"/>
        <w:sz w:val="18"/>
        <w:szCs w:val="18"/>
      </w:rPr>
      <w:fldChar w:fldCharType="separate"/>
    </w:r>
    <w:r w:rsidR="00E00595" w:rsidRPr="008E45CD">
      <w:rPr>
        <w:rFonts w:ascii="IBM Plex Sans" w:hAnsi="IBM Plex Sans"/>
        <w:noProof/>
        <w:color w:val="668B98" w:themeColor="accent5"/>
        <w:sz w:val="18"/>
        <w:szCs w:val="18"/>
      </w:rPr>
      <w:t>4</w:t>
    </w:r>
    <w:r w:rsidR="00E00595" w:rsidRPr="008E45CD">
      <w:rPr>
        <w:rFonts w:ascii="IBM Plex Sans" w:hAnsi="IBM Plex Sans"/>
        <w:color w:val="668B98" w:themeColor="accent5"/>
        <w:sz w:val="18"/>
        <w:szCs w:val="18"/>
      </w:rPr>
      <w:fldChar w:fldCharType="end"/>
    </w:r>
  </w:p>
  <w:p w14:paraId="13EAF130" w14:textId="77777777" w:rsidR="007A1125" w:rsidRDefault="007A112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0E05C90" w14:paraId="28FD77E2" w14:textId="77777777" w:rsidTr="40E05C90">
      <w:trPr>
        <w:trHeight w:val="300"/>
      </w:trPr>
      <w:tc>
        <w:tcPr>
          <w:tcW w:w="3020" w:type="dxa"/>
        </w:tcPr>
        <w:p w14:paraId="1BD5F67E" w14:textId="03CB2B14" w:rsidR="40E05C90" w:rsidRDefault="40E05C90" w:rsidP="40E05C90">
          <w:pPr>
            <w:pStyle w:val="Header"/>
            <w:ind w:left="-115"/>
          </w:pPr>
        </w:p>
      </w:tc>
      <w:tc>
        <w:tcPr>
          <w:tcW w:w="3020" w:type="dxa"/>
        </w:tcPr>
        <w:p w14:paraId="29374C5A" w14:textId="64FBFCF4" w:rsidR="40E05C90" w:rsidRDefault="40E05C90" w:rsidP="40E05C90">
          <w:pPr>
            <w:pStyle w:val="Header"/>
            <w:jc w:val="center"/>
          </w:pPr>
        </w:p>
      </w:tc>
      <w:tc>
        <w:tcPr>
          <w:tcW w:w="3020" w:type="dxa"/>
        </w:tcPr>
        <w:p w14:paraId="2A0DAD6C" w14:textId="26D2C74B" w:rsidR="40E05C90" w:rsidRDefault="40E05C90" w:rsidP="40E05C90">
          <w:pPr>
            <w:pStyle w:val="Header"/>
            <w:ind w:right="-115"/>
            <w:jc w:val="right"/>
          </w:pPr>
        </w:p>
      </w:tc>
    </w:tr>
  </w:tbl>
  <w:p w14:paraId="7ABA2081" w14:textId="32B3E1E2" w:rsidR="00654371" w:rsidRDefault="006543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E0A429" w14:textId="77777777" w:rsidR="002410A6" w:rsidRDefault="002410A6" w:rsidP="00653F09">
      <w:r>
        <w:separator/>
      </w:r>
    </w:p>
    <w:p w14:paraId="7606B952" w14:textId="77777777" w:rsidR="002410A6" w:rsidRDefault="002410A6" w:rsidP="00653F09"/>
  </w:footnote>
  <w:footnote w:type="continuationSeparator" w:id="0">
    <w:p w14:paraId="593D9440" w14:textId="77777777" w:rsidR="002410A6" w:rsidRDefault="002410A6" w:rsidP="00653F09">
      <w:r>
        <w:continuationSeparator/>
      </w:r>
    </w:p>
    <w:p w14:paraId="2A6D31A5" w14:textId="77777777" w:rsidR="002410A6" w:rsidRDefault="002410A6" w:rsidP="00653F09"/>
  </w:footnote>
  <w:footnote w:type="continuationNotice" w:id="1">
    <w:p w14:paraId="04472FF7" w14:textId="77777777" w:rsidR="002410A6" w:rsidRDefault="002410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98536" w14:textId="77777777" w:rsidR="004541D2" w:rsidRDefault="004541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DC998" w14:textId="77777777" w:rsidR="00067C72" w:rsidRDefault="00254FAF" w:rsidP="00653F09">
    <w:pPr>
      <w:pStyle w:val="Header"/>
    </w:pPr>
    <w:r>
      <w:rPr>
        <w:noProof/>
      </w:rPr>
      <w:drawing>
        <wp:anchor distT="0" distB="0" distL="114300" distR="114300" simplePos="0" relativeHeight="251658240" behindDoc="1" locked="0" layoutInCell="1" allowOverlap="1" wp14:anchorId="3214F64E" wp14:editId="6939CC73">
          <wp:simplePos x="0" y="0"/>
          <wp:positionH relativeFrom="column">
            <wp:align>right</wp:align>
          </wp:positionH>
          <wp:positionV relativeFrom="page">
            <wp:posOffset>269875</wp:posOffset>
          </wp:positionV>
          <wp:extent cx="720000" cy="180000"/>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720000" cy="180000"/>
                  </a:xfrm>
                  <a:prstGeom prst="rect">
                    <a:avLst/>
                  </a:prstGeom>
                </pic:spPr>
              </pic:pic>
            </a:graphicData>
          </a:graphic>
          <wp14:sizeRelH relativeFrom="margin">
            <wp14:pctWidth>0</wp14:pctWidth>
          </wp14:sizeRelH>
          <wp14:sizeRelV relativeFrom="margin">
            <wp14:pctHeight>0</wp14:pctHeight>
          </wp14:sizeRelV>
        </wp:anchor>
      </w:drawing>
    </w:r>
  </w:p>
  <w:p w14:paraId="19F28223" w14:textId="458E1F9C" w:rsidR="00C0213C" w:rsidRPr="008E45CD" w:rsidRDefault="00335739">
    <w:pPr>
      <w:rPr>
        <w:rFonts w:ascii="IBM Plex Sans" w:hAnsi="IBM Plex Sans"/>
        <w:color w:val="668B98" w:themeColor="accent5"/>
        <w:sz w:val="18"/>
        <w:szCs w:val="18"/>
      </w:rPr>
    </w:pPr>
    <w:del w:id="1429" w:author="Leon Mlakar" w:date="2024-09-26T19:18:00Z" w16du:dateUtc="2024-09-26T17:18:00Z">
      <w:r w:rsidRPr="008E45CD" w:rsidDel="00C0213C">
        <w:rPr>
          <w:rFonts w:ascii="IBM Plex Sans" w:hAnsi="IBM Plex Sans"/>
          <w:color w:val="668B98" w:themeColor="accent5"/>
          <w:sz w:val="18"/>
          <w:szCs w:val="18"/>
        </w:rPr>
        <w:fldChar w:fldCharType="begin"/>
      </w:r>
      <w:r w:rsidRPr="008E45CD" w:rsidDel="00C0213C">
        <w:rPr>
          <w:rFonts w:ascii="IBM Plex Sans" w:hAnsi="IBM Plex Sans"/>
          <w:color w:val="668B98" w:themeColor="accent5"/>
          <w:sz w:val="18"/>
          <w:szCs w:val="18"/>
        </w:rPr>
        <w:delInstrText xml:space="preserve"> TITLE  \* MERGEFORMAT </w:delInstrText>
      </w:r>
      <w:r w:rsidRPr="008E45CD" w:rsidDel="00C0213C">
        <w:rPr>
          <w:rFonts w:ascii="IBM Plex Sans" w:hAnsi="IBM Plex Sans"/>
          <w:color w:val="668B98" w:themeColor="accent5"/>
          <w:sz w:val="18"/>
          <w:szCs w:val="18"/>
        </w:rPr>
        <w:fldChar w:fldCharType="separate"/>
      </w:r>
      <w:r w:rsidR="008F1B57" w:rsidDel="00C0213C">
        <w:rPr>
          <w:rFonts w:ascii="IBM Plex Sans" w:hAnsi="IBM Plex Sans"/>
          <w:color w:val="668B98" w:themeColor="accent5"/>
          <w:sz w:val="18"/>
          <w:szCs w:val="18"/>
        </w:rPr>
        <w:delText>nChain Document Template</w:delText>
      </w:r>
      <w:r w:rsidRPr="008E45CD" w:rsidDel="00C0213C">
        <w:rPr>
          <w:rFonts w:ascii="IBM Plex Sans" w:hAnsi="IBM Plex Sans"/>
          <w:color w:val="668B98" w:themeColor="accent5"/>
          <w:sz w:val="18"/>
          <w:szCs w:val="18"/>
        </w:rPr>
        <w:fldChar w:fldCharType="end"/>
      </w:r>
    </w:del>
    <w:ins w:id="1430" w:author="Leon Mlakar" w:date="2024-09-26T19:18:00Z" w16du:dateUtc="2024-09-26T17:18:00Z">
      <w:r w:rsidR="00C0213C">
        <w:rPr>
          <w:rFonts w:ascii="IBM Plex Sans" w:hAnsi="IBM Plex Sans"/>
          <w:color w:val="668B98" w:themeColor="accent5"/>
          <w:sz w:val="18"/>
          <w:szCs w:val="18"/>
        </w:rPr>
        <w:t>UTXO DID Method</w:t>
      </w:r>
    </w:ins>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0E05C90" w14:paraId="2401C9DF" w14:textId="77777777" w:rsidTr="40E05C90">
      <w:trPr>
        <w:trHeight w:val="300"/>
      </w:trPr>
      <w:tc>
        <w:tcPr>
          <w:tcW w:w="3020" w:type="dxa"/>
        </w:tcPr>
        <w:p w14:paraId="23EE6B0E" w14:textId="6F52FD31" w:rsidR="40E05C90" w:rsidRDefault="40E05C90" w:rsidP="40E05C90">
          <w:pPr>
            <w:pStyle w:val="Header"/>
            <w:ind w:left="-115"/>
          </w:pPr>
        </w:p>
      </w:tc>
      <w:tc>
        <w:tcPr>
          <w:tcW w:w="3020" w:type="dxa"/>
        </w:tcPr>
        <w:p w14:paraId="2D49A9C0" w14:textId="50AAB00E" w:rsidR="40E05C90" w:rsidRDefault="40E05C90" w:rsidP="40E05C90">
          <w:pPr>
            <w:pStyle w:val="Header"/>
            <w:jc w:val="center"/>
          </w:pPr>
        </w:p>
      </w:tc>
      <w:tc>
        <w:tcPr>
          <w:tcW w:w="3020" w:type="dxa"/>
        </w:tcPr>
        <w:p w14:paraId="2648DF2C" w14:textId="5194DF62" w:rsidR="40E05C90" w:rsidRDefault="40E05C90" w:rsidP="40E05C90">
          <w:pPr>
            <w:pStyle w:val="Header"/>
            <w:ind w:right="-115"/>
            <w:jc w:val="right"/>
          </w:pPr>
        </w:p>
      </w:tc>
    </w:tr>
  </w:tbl>
  <w:p w14:paraId="1EBE723D" w14:textId="76C4E049" w:rsidR="00654371" w:rsidRDefault="006543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34780"/>
    <w:multiLevelType w:val="hybridMultilevel"/>
    <w:tmpl w:val="2E2A46D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2F2BF2"/>
    <w:multiLevelType w:val="multilevel"/>
    <w:tmpl w:val="19E6059C"/>
    <w:styleLink w:val="CurrentList5"/>
    <w:lvl w:ilvl="0">
      <w:start w:val="1"/>
      <w:numFmt w:val="bullet"/>
      <w:lvlText w:val=""/>
      <w:lvlJc w:val="left"/>
      <w:pPr>
        <w:tabs>
          <w:tab w:val="num" w:pos="142"/>
        </w:tabs>
        <w:ind w:left="142" w:firstLine="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AD24C46"/>
    <w:multiLevelType w:val="multilevel"/>
    <w:tmpl w:val="A62C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57508E"/>
    <w:multiLevelType w:val="hybridMultilevel"/>
    <w:tmpl w:val="FF3EA7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CB421E"/>
    <w:multiLevelType w:val="multilevel"/>
    <w:tmpl w:val="63D4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341FC"/>
    <w:multiLevelType w:val="multilevel"/>
    <w:tmpl w:val="58FC5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045526"/>
    <w:multiLevelType w:val="hybridMultilevel"/>
    <w:tmpl w:val="16F2BCC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50172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13DB6697"/>
    <w:multiLevelType w:val="multilevel"/>
    <w:tmpl w:val="5AACF276"/>
    <w:styleLink w:val="CurrentList2"/>
    <w:lvl w:ilvl="0">
      <w:start w:val="1"/>
      <w:numFmt w:val="bullet"/>
      <w:lvlText w:val=""/>
      <w:lvlJc w:val="left"/>
      <w:pPr>
        <w:tabs>
          <w:tab w:val="num" w:pos="284"/>
        </w:tabs>
        <w:ind w:left="284" w:firstLine="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15B152FB"/>
    <w:multiLevelType w:val="hybridMultilevel"/>
    <w:tmpl w:val="4DF08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3F1550"/>
    <w:multiLevelType w:val="hybridMultilevel"/>
    <w:tmpl w:val="9286913A"/>
    <w:lvl w:ilvl="0" w:tplc="BB38D114">
      <w:numFmt w:val="bullet"/>
      <w:lvlText w:val="-"/>
      <w:lvlJc w:val="left"/>
      <w:pPr>
        <w:ind w:left="720" w:hanging="360"/>
      </w:pPr>
      <w:rPr>
        <w:rFonts w:ascii="IBM Plex Sans Light" w:eastAsiaTheme="minorEastAsia" w:hAnsi="IBM Plex Sans Light"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597E1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8C174FD"/>
    <w:multiLevelType w:val="hybridMultilevel"/>
    <w:tmpl w:val="FFFFFFFF"/>
    <w:lvl w:ilvl="0" w:tplc="21B0BF76">
      <w:start w:val="1"/>
      <w:numFmt w:val="bullet"/>
      <w:lvlText w:val=""/>
      <w:lvlJc w:val="left"/>
      <w:pPr>
        <w:ind w:left="720" w:hanging="360"/>
      </w:pPr>
      <w:rPr>
        <w:rFonts w:ascii="Symbol" w:hAnsi="Symbol" w:hint="default"/>
      </w:rPr>
    </w:lvl>
    <w:lvl w:ilvl="1" w:tplc="BB3C706A">
      <w:start w:val="1"/>
      <w:numFmt w:val="bullet"/>
      <w:lvlText w:val="o"/>
      <w:lvlJc w:val="left"/>
      <w:pPr>
        <w:ind w:left="1440" w:hanging="360"/>
      </w:pPr>
      <w:rPr>
        <w:rFonts w:ascii="Courier New" w:hAnsi="Courier New" w:hint="default"/>
      </w:rPr>
    </w:lvl>
    <w:lvl w:ilvl="2" w:tplc="2188E40E">
      <w:start w:val="1"/>
      <w:numFmt w:val="bullet"/>
      <w:lvlText w:val=""/>
      <w:lvlJc w:val="left"/>
      <w:pPr>
        <w:ind w:left="2160" w:hanging="360"/>
      </w:pPr>
      <w:rPr>
        <w:rFonts w:ascii="Wingdings" w:hAnsi="Wingdings" w:hint="default"/>
      </w:rPr>
    </w:lvl>
    <w:lvl w:ilvl="3" w:tplc="69BEF5FA">
      <w:start w:val="1"/>
      <w:numFmt w:val="bullet"/>
      <w:lvlText w:val=""/>
      <w:lvlJc w:val="left"/>
      <w:pPr>
        <w:ind w:left="2880" w:hanging="360"/>
      </w:pPr>
      <w:rPr>
        <w:rFonts w:ascii="Symbol" w:hAnsi="Symbol" w:hint="default"/>
      </w:rPr>
    </w:lvl>
    <w:lvl w:ilvl="4" w:tplc="2202F10E">
      <w:start w:val="1"/>
      <w:numFmt w:val="bullet"/>
      <w:lvlText w:val="o"/>
      <w:lvlJc w:val="left"/>
      <w:pPr>
        <w:ind w:left="3600" w:hanging="360"/>
      </w:pPr>
      <w:rPr>
        <w:rFonts w:ascii="Courier New" w:hAnsi="Courier New" w:hint="default"/>
      </w:rPr>
    </w:lvl>
    <w:lvl w:ilvl="5" w:tplc="39B403BC">
      <w:start w:val="1"/>
      <w:numFmt w:val="bullet"/>
      <w:lvlText w:val=""/>
      <w:lvlJc w:val="left"/>
      <w:pPr>
        <w:ind w:left="4320" w:hanging="360"/>
      </w:pPr>
      <w:rPr>
        <w:rFonts w:ascii="Wingdings" w:hAnsi="Wingdings" w:hint="default"/>
      </w:rPr>
    </w:lvl>
    <w:lvl w:ilvl="6" w:tplc="BC44F444">
      <w:start w:val="1"/>
      <w:numFmt w:val="bullet"/>
      <w:lvlText w:val=""/>
      <w:lvlJc w:val="left"/>
      <w:pPr>
        <w:ind w:left="5040" w:hanging="360"/>
      </w:pPr>
      <w:rPr>
        <w:rFonts w:ascii="Symbol" w:hAnsi="Symbol" w:hint="default"/>
      </w:rPr>
    </w:lvl>
    <w:lvl w:ilvl="7" w:tplc="555293A6">
      <w:start w:val="1"/>
      <w:numFmt w:val="bullet"/>
      <w:lvlText w:val="o"/>
      <w:lvlJc w:val="left"/>
      <w:pPr>
        <w:ind w:left="5760" w:hanging="360"/>
      </w:pPr>
      <w:rPr>
        <w:rFonts w:ascii="Courier New" w:hAnsi="Courier New" w:hint="default"/>
      </w:rPr>
    </w:lvl>
    <w:lvl w:ilvl="8" w:tplc="C496688A">
      <w:start w:val="1"/>
      <w:numFmt w:val="bullet"/>
      <w:lvlText w:val=""/>
      <w:lvlJc w:val="left"/>
      <w:pPr>
        <w:ind w:left="6480" w:hanging="360"/>
      </w:pPr>
      <w:rPr>
        <w:rFonts w:ascii="Wingdings" w:hAnsi="Wingdings" w:hint="default"/>
      </w:rPr>
    </w:lvl>
  </w:abstractNum>
  <w:abstractNum w:abstractNumId="13" w15:restartNumberingAfterBreak="0">
    <w:nsid w:val="1CE36E1D"/>
    <w:multiLevelType w:val="multilevel"/>
    <w:tmpl w:val="213694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B00DE5"/>
    <w:multiLevelType w:val="hybridMultilevel"/>
    <w:tmpl w:val="942288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0C4366C"/>
    <w:multiLevelType w:val="multilevel"/>
    <w:tmpl w:val="0E342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C826EE"/>
    <w:multiLevelType w:val="hybridMultilevel"/>
    <w:tmpl w:val="72E2BEF2"/>
    <w:lvl w:ilvl="0" w:tplc="CC1AA702">
      <w:start w:val="1"/>
      <w:numFmt w:val="bullet"/>
      <w:lvlText w:val="•"/>
      <w:lvlJc w:val="left"/>
      <w:pPr>
        <w:tabs>
          <w:tab w:val="num" w:pos="720"/>
        </w:tabs>
        <w:ind w:left="720" w:hanging="360"/>
      </w:pPr>
      <w:rPr>
        <w:rFonts w:ascii="Arial" w:hAnsi="Arial" w:hint="default"/>
      </w:rPr>
    </w:lvl>
    <w:lvl w:ilvl="1" w:tplc="AB686884" w:tentative="1">
      <w:start w:val="1"/>
      <w:numFmt w:val="bullet"/>
      <w:lvlText w:val="•"/>
      <w:lvlJc w:val="left"/>
      <w:pPr>
        <w:tabs>
          <w:tab w:val="num" w:pos="1440"/>
        </w:tabs>
        <w:ind w:left="1440" w:hanging="360"/>
      </w:pPr>
      <w:rPr>
        <w:rFonts w:ascii="Arial" w:hAnsi="Arial" w:hint="default"/>
      </w:rPr>
    </w:lvl>
    <w:lvl w:ilvl="2" w:tplc="0A2CA7B0" w:tentative="1">
      <w:start w:val="1"/>
      <w:numFmt w:val="bullet"/>
      <w:lvlText w:val="•"/>
      <w:lvlJc w:val="left"/>
      <w:pPr>
        <w:tabs>
          <w:tab w:val="num" w:pos="2160"/>
        </w:tabs>
        <w:ind w:left="2160" w:hanging="360"/>
      </w:pPr>
      <w:rPr>
        <w:rFonts w:ascii="Arial" w:hAnsi="Arial" w:hint="default"/>
      </w:rPr>
    </w:lvl>
    <w:lvl w:ilvl="3" w:tplc="86C2574C" w:tentative="1">
      <w:start w:val="1"/>
      <w:numFmt w:val="bullet"/>
      <w:lvlText w:val="•"/>
      <w:lvlJc w:val="left"/>
      <w:pPr>
        <w:tabs>
          <w:tab w:val="num" w:pos="2880"/>
        </w:tabs>
        <w:ind w:left="2880" w:hanging="360"/>
      </w:pPr>
      <w:rPr>
        <w:rFonts w:ascii="Arial" w:hAnsi="Arial" w:hint="default"/>
      </w:rPr>
    </w:lvl>
    <w:lvl w:ilvl="4" w:tplc="7A20A870" w:tentative="1">
      <w:start w:val="1"/>
      <w:numFmt w:val="bullet"/>
      <w:lvlText w:val="•"/>
      <w:lvlJc w:val="left"/>
      <w:pPr>
        <w:tabs>
          <w:tab w:val="num" w:pos="3600"/>
        </w:tabs>
        <w:ind w:left="3600" w:hanging="360"/>
      </w:pPr>
      <w:rPr>
        <w:rFonts w:ascii="Arial" w:hAnsi="Arial" w:hint="default"/>
      </w:rPr>
    </w:lvl>
    <w:lvl w:ilvl="5" w:tplc="65D2B64A" w:tentative="1">
      <w:start w:val="1"/>
      <w:numFmt w:val="bullet"/>
      <w:lvlText w:val="•"/>
      <w:lvlJc w:val="left"/>
      <w:pPr>
        <w:tabs>
          <w:tab w:val="num" w:pos="4320"/>
        </w:tabs>
        <w:ind w:left="4320" w:hanging="360"/>
      </w:pPr>
      <w:rPr>
        <w:rFonts w:ascii="Arial" w:hAnsi="Arial" w:hint="default"/>
      </w:rPr>
    </w:lvl>
    <w:lvl w:ilvl="6" w:tplc="D674BBD6" w:tentative="1">
      <w:start w:val="1"/>
      <w:numFmt w:val="bullet"/>
      <w:lvlText w:val="•"/>
      <w:lvlJc w:val="left"/>
      <w:pPr>
        <w:tabs>
          <w:tab w:val="num" w:pos="5040"/>
        </w:tabs>
        <w:ind w:left="5040" w:hanging="360"/>
      </w:pPr>
      <w:rPr>
        <w:rFonts w:ascii="Arial" w:hAnsi="Arial" w:hint="default"/>
      </w:rPr>
    </w:lvl>
    <w:lvl w:ilvl="7" w:tplc="864EE96A" w:tentative="1">
      <w:start w:val="1"/>
      <w:numFmt w:val="bullet"/>
      <w:lvlText w:val="•"/>
      <w:lvlJc w:val="left"/>
      <w:pPr>
        <w:tabs>
          <w:tab w:val="num" w:pos="5760"/>
        </w:tabs>
        <w:ind w:left="5760" w:hanging="360"/>
      </w:pPr>
      <w:rPr>
        <w:rFonts w:ascii="Arial" w:hAnsi="Arial" w:hint="default"/>
      </w:rPr>
    </w:lvl>
    <w:lvl w:ilvl="8" w:tplc="3892AE1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1E922CB"/>
    <w:multiLevelType w:val="hybridMultilevel"/>
    <w:tmpl w:val="1854D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265354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86A1B9C"/>
    <w:multiLevelType w:val="hybridMultilevel"/>
    <w:tmpl w:val="91305546"/>
    <w:lvl w:ilvl="0" w:tplc="BB38D114">
      <w:numFmt w:val="bullet"/>
      <w:lvlText w:val="-"/>
      <w:lvlJc w:val="left"/>
      <w:pPr>
        <w:ind w:left="720" w:hanging="360"/>
      </w:pPr>
      <w:rPr>
        <w:rFonts w:ascii="IBM Plex Sans Light" w:eastAsiaTheme="minorEastAsia" w:hAnsi="IBM Plex Sans Light"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A454E2A"/>
    <w:multiLevelType w:val="hybridMultilevel"/>
    <w:tmpl w:val="ACF24C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C782F08"/>
    <w:multiLevelType w:val="multilevel"/>
    <w:tmpl w:val="51B613F6"/>
    <w:styleLink w:val="CurrentList4"/>
    <w:lvl w:ilvl="0">
      <w:start w:val="1"/>
      <w:numFmt w:val="bullet"/>
      <w:lvlText w:val=""/>
      <w:lvlJc w:val="left"/>
      <w:pPr>
        <w:ind w:left="644"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2D902B18"/>
    <w:multiLevelType w:val="hybridMultilevel"/>
    <w:tmpl w:val="08BEA872"/>
    <w:lvl w:ilvl="0" w:tplc="2C729CAC">
      <w:numFmt w:val="bullet"/>
      <w:lvlText w:val="-"/>
      <w:lvlJc w:val="left"/>
      <w:pPr>
        <w:ind w:left="720" w:hanging="360"/>
      </w:pPr>
      <w:rPr>
        <w:rFonts w:ascii="Work Sans Light" w:eastAsiaTheme="minorEastAsia" w:hAnsi="Work Sans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196DFD"/>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364FFD"/>
    <w:multiLevelType w:val="multilevel"/>
    <w:tmpl w:val="E9FC2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405E5B"/>
    <w:multiLevelType w:val="multilevel"/>
    <w:tmpl w:val="24E83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B0138C"/>
    <w:multiLevelType w:val="multilevel"/>
    <w:tmpl w:val="201E8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BB42348"/>
    <w:multiLevelType w:val="multilevel"/>
    <w:tmpl w:val="50A05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3B5334"/>
    <w:multiLevelType w:val="hybridMultilevel"/>
    <w:tmpl w:val="79AAE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E033654"/>
    <w:multiLevelType w:val="multilevel"/>
    <w:tmpl w:val="E932BBE6"/>
    <w:lvl w:ilvl="0">
      <w:numFmt w:val="decimal"/>
      <w:lvlText w:val="%1.0"/>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0" w15:restartNumberingAfterBreak="0">
    <w:nsid w:val="3E161E07"/>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3E5D283C"/>
    <w:multiLevelType w:val="hybridMultilevel"/>
    <w:tmpl w:val="EA4E5C50"/>
    <w:lvl w:ilvl="0" w:tplc="08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42DC2D00"/>
    <w:multiLevelType w:val="multilevel"/>
    <w:tmpl w:val="4E2C5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4F665ED"/>
    <w:multiLevelType w:val="hybridMultilevel"/>
    <w:tmpl w:val="2D7EBAAA"/>
    <w:lvl w:ilvl="0" w:tplc="3EF2493E">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5A34CD9"/>
    <w:multiLevelType w:val="hybridMultilevel"/>
    <w:tmpl w:val="FFFFFFFF"/>
    <w:lvl w:ilvl="0" w:tplc="9A30A254">
      <w:start w:val="1"/>
      <w:numFmt w:val="bullet"/>
      <w:lvlText w:val="-"/>
      <w:lvlJc w:val="left"/>
      <w:pPr>
        <w:ind w:left="720" w:hanging="360"/>
      </w:pPr>
      <w:rPr>
        <w:rFonts w:ascii="Calibri" w:hAnsi="Calibri" w:hint="default"/>
      </w:rPr>
    </w:lvl>
    <w:lvl w:ilvl="1" w:tplc="169CCDEE">
      <w:start w:val="1"/>
      <w:numFmt w:val="bullet"/>
      <w:lvlText w:val="o"/>
      <w:lvlJc w:val="left"/>
      <w:pPr>
        <w:ind w:left="1440" w:hanging="360"/>
      </w:pPr>
      <w:rPr>
        <w:rFonts w:ascii="Courier New" w:hAnsi="Courier New" w:hint="default"/>
      </w:rPr>
    </w:lvl>
    <w:lvl w:ilvl="2" w:tplc="D12C0AE6">
      <w:start w:val="1"/>
      <w:numFmt w:val="bullet"/>
      <w:lvlText w:val=""/>
      <w:lvlJc w:val="left"/>
      <w:pPr>
        <w:ind w:left="2160" w:hanging="360"/>
      </w:pPr>
      <w:rPr>
        <w:rFonts w:ascii="Wingdings" w:hAnsi="Wingdings" w:hint="default"/>
      </w:rPr>
    </w:lvl>
    <w:lvl w:ilvl="3" w:tplc="98D83BAC">
      <w:start w:val="1"/>
      <w:numFmt w:val="bullet"/>
      <w:lvlText w:val=""/>
      <w:lvlJc w:val="left"/>
      <w:pPr>
        <w:ind w:left="2880" w:hanging="360"/>
      </w:pPr>
      <w:rPr>
        <w:rFonts w:ascii="Symbol" w:hAnsi="Symbol" w:hint="default"/>
      </w:rPr>
    </w:lvl>
    <w:lvl w:ilvl="4" w:tplc="ADE6BF8C">
      <w:start w:val="1"/>
      <w:numFmt w:val="bullet"/>
      <w:lvlText w:val="o"/>
      <w:lvlJc w:val="left"/>
      <w:pPr>
        <w:ind w:left="3600" w:hanging="360"/>
      </w:pPr>
      <w:rPr>
        <w:rFonts w:ascii="Courier New" w:hAnsi="Courier New" w:hint="default"/>
      </w:rPr>
    </w:lvl>
    <w:lvl w:ilvl="5" w:tplc="17209386">
      <w:start w:val="1"/>
      <w:numFmt w:val="bullet"/>
      <w:lvlText w:val=""/>
      <w:lvlJc w:val="left"/>
      <w:pPr>
        <w:ind w:left="4320" w:hanging="360"/>
      </w:pPr>
      <w:rPr>
        <w:rFonts w:ascii="Wingdings" w:hAnsi="Wingdings" w:hint="default"/>
      </w:rPr>
    </w:lvl>
    <w:lvl w:ilvl="6" w:tplc="0004E090">
      <w:start w:val="1"/>
      <w:numFmt w:val="bullet"/>
      <w:lvlText w:val=""/>
      <w:lvlJc w:val="left"/>
      <w:pPr>
        <w:ind w:left="5040" w:hanging="360"/>
      </w:pPr>
      <w:rPr>
        <w:rFonts w:ascii="Symbol" w:hAnsi="Symbol" w:hint="default"/>
      </w:rPr>
    </w:lvl>
    <w:lvl w:ilvl="7" w:tplc="89645622">
      <w:start w:val="1"/>
      <w:numFmt w:val="bullet"/>
      <w:lvlText w:val="o"/>
      <w:lvlJc w:val="left"/>
      <w:pPr>
        <w:ind w:left="5760" w:hanging="360"/>
      </w:pPr>
      <w:rPr>
        <w:rFonts w:ascii="Courier New" w:hAnsi="Courier New" w:hint="default"/>
      </w:rPr>
    </w:lvl>
    <w:lvl w:ilvl="8" w:tplc="B1CC6280">
      <w:start w:val="1"/>
      <w:numFmt w:val="bullet"/>
      <w:lvlText w:val=""/>
      <w:lvlJc w:val="left"/>
      <w:pPr>
        <w:ind w:left="6480" w:hanging="360"/>
      </w:pPr>
      <w:rPr>
        <w:rFonts w:ascii="Wingdings" w:hAnsi="Wingdings" w:hint="default"/>
      </w:rPr>
    </w:lvl>
  </w:abstractNum>
  <w:abstractNum w:abstractNumId="35" w15:restartNumberingAfterBreak="0">
    <w:nsid w:val="4666089D"/>
    <w:multiLevelType w:val="hybridMultilevel"/>
    <w:tmpl w:val="3054581A"/>
    <w:lvl w:ilvl="0" w:tplc="0809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7B35311"/>
    <w:multiLevelType w:val="multilevel"/>
    <w:tmpl w:val="F84AF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040D46"/>
    <w:multiLevelType w:val="multilevel"/>
    <w:tmpl w:val="F0FE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C01493"/>
    <w:multiLevelType w:val="hybridMultilevel"/>
    <w:tmpl w:val="76F88852"/>
    <w:lvl w:ilvl="0" w:tplc="2C729CAC">
      <w:numFmt w:val="bullet"/>
      <w:lvlText w:val="-"/>
      <w:lvlJc w:val="left"/>
      <w:pPr>
        <w:ind w:left="720" w:hanging="360"/>
      </w:pPr>
      <w:rPr>
        <w:rFonts w:ascii="Work Sans Light" w:eastAsiaTheme="minorEastAsia" w:hAnsi="Work Sans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D2E2DE1"/>
    <w:multiLevelType w:val="hybridMultilevel"/>
    <w:tmpl w:val="00F64BC0"/>
    <w:lvl w:ilvl="0" w:tplc="7EDE889A">
      <w:start w:val="8"/>
      <w:numFmt w:val="bullet"/>
      <w:lvlText w:val="-"/>
      <w:lvlJc w:val="left"/>
      <w:pPr>
        <w:ind w:left="720" w:hanging="360"/>
      </w:pPr>
      <w:rPr>
        <w:rFonts w:ascii="Work Sans Light" w:eastAsia="Work Sans Light" w:hAnsi="Work Sans Light" w:cs="Work Sans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29E4465"/>
    <w:multiLevelType w:val="multilevel"/>
    <w:tmpl w:val="EBE2D6F6"/>
    <w:styleLink w:val="CurrentList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1" w15:restartNumberingAfterBreak="0">
    <w:nsid w:val="52C52559"/>
    <w:multiLevelType w:val="multilevel"/>
    <w:tmpl w:val="B862394A"/>
    <w:styleLink w:val="CurrentList3"/>
    <w:lvl w:ilvl="0">
      <w:start w:val="1"/>
      <w:numFmt w:val="bullet"/>
      <w:lvlText w:val=""/>
      <w:lvlJc w:val="left"/>
      <w:pPr>
        <w:ind w:left="644"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2" w15:restartNumberingAfterBreak="0">
    <w:nsid w:val="55BD02EB"/>
    <w:multiLevelType w:val="hybridMultilevel"/>
    <w:tmpl w:val="1262BB60"/>
    <w:lvl w:ilvl="0" w:tplc="08090001">
      <w:start w:val="1"/>
      <w:numFmt w:val="bullet"/>
      <w:pStyle w:val="NormalList"/>
      <w:lvlText w:val=""/>
      <w:lvlJc w:val="left"/>
      <w:pPr>
        <w:ind w:left="785" w:hanging="360"/>
      </w:pPr>
      <w:rPr>
        <w:rFonts w:ascii="Symbol" w:hAnsi="Symbol" w:hint="default"/>
      </w:rPr>
    </w:lvl>
    <w:lvl w:ilvl="1" w:tplc="D57221E8">
      <w:start w:val="1"/>
      <w:numFmt w:val="bullet"/>
      <w:lvlText w:val="o"/>
      <w:lvlJc w:val="left"/>
      <w:pPr>
        <w:tabs>
          <w:tab w:val="num" w:pos="850"/>
        </w:tabs>
        <w:ind w:left="850" w:hanging="142"/>
      </w:pPr>
      <w:rPr>
        <w:rFonts w:ascii="Courier New" w:hAnsi="Courier New" w:hint="default"/>
      </w:rPr>
    </w:lvl>
    <w:lvl w:ilvl="2" w:tplc="5C884F48">
      <w:start w:val="1"/>
      <w:numFmt w:val="bullet"/>
      <w:lvlText w:val=""/>
      <w:lvlJc w:val="left"/>
      <w:pPr>
        <w:tabs>
          <w:tab w:val="num" w:pos="1133"/>
        </w:tabs>
        <w:ind w:left="1133" w:hanging="141"/>
      </w:pPr>
      <w:rPr>
        <w:rFonts w:ascii="Wingdings" w:hAnsi="Wingdings" w:hint="default"/>
      </w:rPr>
    </w:lvl>
    <w:lvl w:ilvl="3" w:tplc="08090001">
      <w:start w:val="1"/>
      <w:numFmt w:val="bullet"/>
      <w:lvlText w:val=""/>
      <w:lvlJc w:val="left"/>
      <w:pPr>
        <w:ind w:left="3741" w:hanging="360"/>
      </w:pPr>
      <w:rPr>
        <w:rFonts w:ascii="Symbol" w:hAnsi="Symbol" w:hint="default"/>
      </w:rPr>
    </w:lvl>
    <w:lvl w:ilvl="4" w:tplc="08090003">
      <w:start w:val="1"/>
      <w:numFmt w:val="bullet"/>
      <w:lvlText w:val="o"/>
      <w:lvlJc w:val="left"/>
      <w:pPr>
        <w:ind w:left="4461" w:hanging="360"/>
      </w:pPr>
      <w:rPr>
        <w:rFonts w:ascii="Courier New" w:hAnsi="Courier New" w:cs="Courier New" w:hint="default"/>
      </w:rPr>
    </w:lvl>
    <w:lvl w:ilvl="5" w:tplc="08090005">
      <w:start w:val="1"/>
      <w:numFmt w:val="bullet"/>
      <w:lvlText w:val=""/>
      <w:lvlJc w:val="left"/>
      <w:pPr>
        <w:ind w:left="5181" w:hanging="360"/>
      </w:pPr>
      <w:rPr>
        <w:rFonts w:ascii="Wingdings" w:hAnsi="Wingdings" w:hint="default"/>
      </w:rPr>
    </w:lvl>
    <w:lvl w:ilvl="6" w:tplc="08090001">
      <w:start w:val="1"/>
      <w:numFmt w:val="bullet"/>
      <w:lvlText w:val=""/>
      <w:lvlJc w:val="left"/>
      <w:pPr>
        <w:ind w:left="5901" w:hanging="360"/>
      </w:pPr>
      <w:rPr>
        <w:rFonts w:ascii="Symbol" w:hAnsi="Symbol" w:hint="default"/>
      </w:rPr>
    </w:lvl>
    <w:lvl w:ilvl="7" w:tplc="08090003" w:tentative="1">
      <w:start w:val="1"/>
      <w:numFmt w:val="bullet"/>
      <w:lvlText w:val="o"/>
      <w:lvlJc w:val="left"/>
      <w:pPr>
        <w:ind w:left="6621" w:hanging="360"/>
      </w:pPr>
      <w:rPr>
        <w:rFonts w:ascii="Courier New" w:hAnsi="Courier New" w:cs="Courier New" w:hint="default"/>
      </w:rPr>
    </w:lvl>
    <w:lvl w:ilvl="8" w:tplc="08090005" w:tentative="1">
      <w:start w:val="1"/>
      <w:numFmt w:val="bullet"/>
      <w:lvlText w:val=""/>
      <w:lvlJc w:val="left"/>
      <w:pPr>
        <w:ind w:left="7341" w:hanging="360"/>
      </w:pPr>
      <w:rPr>
        <w:rFonts w:ascii="Wingdings" w:hAnsi="Wingdings" w:hint="default"/>
      </w:rPr>
    </w:lvl>
  </w:abstractNum>
  <w:abstractNum w:abstractNumId="43" w15:restartNumberingAfterBreak="0">
    <w:nsid w:val="58B25D2E"/>
    <w:multiLevelType w:val="multilevel"/>
    <w:tmpl w:val="DAAA2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0B7506"/>
    <w:multiLevelType w:val="hybridMultilevel"/>
    <w:tmpl w:val="320ECB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FF045AF"/>
    <w:multiLevelType w:val="multilevel"/>
    <w:tmpl w:val="1676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FC0EDF"/>
    <w:multiLevelType w:val="hybridMultilevel"/>
    <w:tmpl w:val="BE6A92E0"/>
    <w:lvl w:ilvl="0" w:tplc="1578D98E">
      <w:numFmt w:val="bullet"/>
      <w:lvlText w:val="-"/>
      <w:lvlJc w:val="left"/>
      <w:pPr>
        <w:ind w:left="720" w:hanging="360"/>
      </w:pPr>
      <w:rPr>
        <w:rFonts w:ascii="Work Sans Light" w:eastAsiaTheme="minorEastAsia" w:hAnsi="Work Sans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0B84321"/>
    <w:multiLevelType w:val="multilevel"/>
    <w:tmpl w:val="F290F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E61FF8"/>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62BA3A16"/>
    <w:multiLevelType w:val="hybridMultilevel"/>
    <w:tmpl w:val="1CD68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53738DD"/>
    <w:multiLevelType w:val="multilevel"/>
    <w:tmpl w:val="7DD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FC47847"/>
    <w:multiLevelType w:val="hybridMultilevel"/>
    <w:tmpl w:val="F7088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4524CA8"/>
    <w:multiLevelType w:val="hybridMultilevel"/>
    <w:tmpl w:val="49964E38"/>
    <w:lvl w:ilvl="0" w:tplc="15EEAC50">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3" w15:restartNumberingAfterBreak="0">
    <w:nsid w:val="7563335D"/>
    <w:multiLevelType w:val="hybridMultilevel"/>
    <w:tmpl w:val="C15C68D6"/>
    <w:lvl w:ilvl="0" w:tplc="CDF23416">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D3664AB"/>
    <w:multiLevelType w:val="hybridMultilevel"/>
    <w:tmpl w:val="9C26D3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F2B55CE"/>
    <w:multiLevelType w:val="hybridMultilevel"/>
    <w:tmpl w:val="FB64D9B8"/>
    <w:lvl w:ilvl="0" w:tplc="15D26D74">
      <w:start w:val="1"/>
      <w:numFmt w:val="bullet"/>
      <w:lvlText w:val="•"/>
      <w:lvlJc w:val="left"/>
      <w:pPr>
        <w:tabs>
          <w:tab w:val="num" w:pos="360"/>
        </w:tabs>
        <w:ind w:left="360" w:hanging="360"/>
      </w:pPr>
      <w:rPr>
        <w:rFonts w:ascii="Arial" w:hAnsi="Arial" w:hint="default"/>
      </w:rPr>
    </w:lvl>
    <w:lvl w:ilvl="1" w:tplc="6BE80C42">
      <w:numFmt w:val="bullet"/>
      <w:lvlText w:val="•"/>
      <w:lvlJc w:val="left"/>
      <w:pPr>
        <w:tabs>
          <w:tab w:val="num" w:pos="1080"/>
        </w:tabs>
        <w:ind w:left="1080" w:hanging="360"/>
      </w:pPr>
      <w:rPr>
        <w:rFonts w:ascii="Arial" w:hAnsi="Arial" w:hint="default"/>
      </w:rPr>
    </w:lvl>
    <w:lvl w:ilvl="2" w:tplc="A3B0FF4E" w:tentative="1">
      <w:start w:val="1"/>
      <w:numFmt w:val="bullet"/>
      <w:lvlText w:val="•"/>
      <w:lvlJc w:val="left"/>
      <w:pPr>
        <w:tabs>
          <w:tab w:val="num" w:pos="1800"/>
        </w:tabs>
        <w:ind w:left="1800" w:hanging="360"/>
      </w:pPr>
      <w:rPr>
        <w:rFonts w:ascii="Arial" w:hAnsi="Arial" w:hint="default"/>
      </w:rPr>
    </w:lvl>
    <w:lvl w:ilvl="3" w:tplc="FC3AE474" w:tentative="1">
      <w:start w:val="1"/>
      <w:numFmt w:val="bullet"/>
      <w:lvlText w:val="•"/>
      <w:lvlJc w:val="left"/>
      <w:pPr>
        <w:tabs>
          <w:tab w:val="num" w:pos="2520"/>
        </w:tabs>
        <w:ind w:left="2520" w:hanging="360"/>
      </w:pPr>
      <w:rPr>
        <w:rFonts w:ascii="Arial" w:hAnsi="Arial" w:hint="default"/>
      </w:rPr>
    </w:lvl>
    <w:lvl w:ilvl="4" w:tplc="C3C2A2EE" w:tentative="1">
      <w:start w:val="1"/>
      <w:numFmt w:val="bullet"/>
      <w:lvlText w:val="•"/>
      <w:lvlJc w:val="left"/>
      <w:pPr>
        <w:tabs>
          <w:tab w:val="num" w:pos="3240"/>
        </w:tabs>
        <w:ind w:left="3240" w:hanging="360"/>
      </w:pPr>
      <w:rPr>
        <w:rFonts w:ascii="Arial" w:hAnsi="Arial" w:hint="default"/>
      </w:rPr>
    </w:lvl>
    <w:lvl w:ilvl="5" w:tplc="3224FFC0" w:tentative="1">
      <w:start w:val="1"/>
      <w:numFmt w:val="bullet"/>
      <w:lvlText w:val="•"/>
      <w:lvlJc w:val="left"/>
      <w:pPr>
        <w:tabs>
          <w:tab w:val="num" w:pos="3960"/>
        </w:tabs>
        <w:ind w:left="3960" w:hanging="360"/>
      </w:pPr>
      <w:rPr>
        <w:rFonts w:ascii="Arial" w:hAnsi="Arial" w:hint="default"/>
      </w:rPr>
    </w:lvl>
    <w:lvl w:ilvl="6" w:tplc="2BB2A108" w:tentative="1">
      <w:start w:val="1"/>
      <w:numFmt w:val="bullet"/>
      <w:lvlText w:val="•"/>
      <w:lvlJc w:val="left"/>
      <w:pPr>
        <w:tabs>
          <w:tab w:val="num" w:pos="4680"/>
        </w:tabs>
        <w:ind w:left="4680" w:hanging="360"/>
      </w:pPr>
      <w:rPr>
        <w:rFonts w:ascii="Arial" w:hAnsi="Arial" w:hint="default"/>
      </w:rPr>
    </w:lvl>
    <w:lvl w:ilvl="7" w:tplc="35DCB2C8" w:tentative="1">
      <w:start w:val="1"/>
      <w:numFmt w:val="bullet"/>
      <w:lvlText w:val="•"/>
      <w:lvlJc w:val="left"/>
      <w:pPr>
        <w:tabs>
          <w:tab w:val="num" w:pos="5400"/>
        </w:tabs>
        <w:ind w:left="5400" w:hanging="360"/>
      </w:pPr>
      <w:rPr>
        <w:rFonts w:ascii="Arial" w:hAnsi="Arial" w:hint="default"/>
      </w:rPr>
    </w:lvl>
    <w:lvl w:ilvl="8" w:tplc="1750D312" w:tentative="1">
      <w:start w:val="1"/>
      <w:numFmt w:val="bullet"/>
      <w:lvlText w:val="•"/>
      <w:lvlJc w:val="left"/>
      <w:pPr>
        <w:tabs>
          <w:tab w:val="num" w:pos="6120"/>
        </w:tabs>
        <w:ind w:left="6120" w:hanging="360"/>
      </w:pPr>
      <w:rPr>
        <w:rFonts w:ascii="Arial" w:hAnsi="Arial" w:hint="default"/>
      </w:rPr>
    </w:lvl>
  </w:abstractNum>
  <w:num w:numId="1" w16cid:durableId="841823354">
    <w:abstractNumId w:val="30"/>
  </w:num>
  <w:num w:numId="2" w16cid:durableId="1174995421">
    <w:abstractNumId w:val="52"/>
  </w:num>
  <w:num w:numId="3" w16cid:durableId="238566830">
    <w:abstractNumId w:val="23"/>
  </w:num>
  <w:num w:numId="4" w16cid:durableId="2065176493">
    <w:abstractNumId w:val="48"/>
  </w:num>
  <w:num w:numId="5" w16cid:durableId="1209412221">
    <w:abstractNumId w:val="7"/>
  </w:num>
  <w:num w:numId="6" w16cid:durableId="445931485">
    <w:abstractNumId w:val="40"/>
  </w:num>
  <w:num w:numId="7" w16cid:durableId="191042875">
    <w:abstractNumId w:val="8"/>
  </w:num>
  <w:num w:numId="8" w16cid:durableId="94443228">
    <w:abstractNumId w:val="41"/>
  </w:num>
  <w:num w:numId="9" w16cid:durableId="1196696543">
    <w:abstractNumId w:val="21"/>
  </w:num>
  <w:num w:numId="10" w16cid:durableId="437801779">
    <w:abstractNumId w:val="1"/>
  </w:num>
  <w:num w:numId="11" w16cid:durableId="360207668">
    <w:abstractNumId w:val="42"/>
  </w:num>
  <w:num w:numId="12" w16cid:durableId="1702898744">
    <w:abstractNumId w:val="11"/>
  </w:num>
  <w:num w:numId="13" w16cid:durableId="1725325972">
    <w:abstractNumId w:val="6"/>
  </w:num>
  <w:num w:numId="14" w16cid:durableId="1739788742">
    <w:abstractNumId w:val="34"/>
  </w:num>
  <w:num w:numId="15" w16cid:durableId="1743604105">
    <w:abstractNumId w:val="12"/>
  </w:num>
  <w:num w:numId="16" w16cid:durableId="998265554">
    <w:abstractNumId w:val="22"/>
  </w:num>
  <w:num w:numId="17" w16cid:durableId="235868563">
    <w:abstractNumId w:val="44"/>
  </w:num>
  <w:num w:numId="18" w16cid:durableId="147284245">
    <w:abstractNumId w:val="38"/>
  </w:num>
  <w:num w:numId="19" w16cid:durableId="1529835575">
    <w:abstractNumId w:val="43"/>
  </w:num>
  <w:num w:numId="20" w16cid:durableId="1695300557">
    <w:abstractNumId w:val="3"/>
  </w:num>
  <w:num w:numId="21" w16cid:durableId="1494444271">
    <w:abstractNumId w:val="25"/>
  </w:num>
  <w:num w:numId="22" w16cid:durableId="712389773">
    <w:abstractNumId w:val="4"/>
  </w:num>
  <w:num w:numId="23" w16cid:durableId="1162888863">
    <w:abstractNumId w:val="37"/>
  </w:num>
  <w:num w:numId="24" w16cid:durableId="1712802407">
    <w:abstractNumId w:val="33"/>
  </w:num>
  <w:num w:numId="25" w16cid:durableId="1084886355">
    <w:abstractNumId w:val="53"/>
  </w:num>
  <w:num w:numId="26" w16cid:durableId="1850410809">
    <w:abstractNumId w:val="29"/>
  </w:num>
  <w:num w:numId="27" w16cid:durableId="45764061">
    <w:abstractNumId w:val="16"/>
  </w:num>
  <w:num w:numId="28" w16cid:durableId="1760982717">
    <w:abstractNumId w:val="55"/>
  </w:num>
  <w:num w:numId="29" w16cid:durableId="27146997">
    <w:abstractNumId w:val="24"/>
  </w:num>
  <w:num w:numId="30" w16cid:durableId="887061409">
    <w:abstractNumId w:val="26"/>
  </w:num>
  <w:num w:numId="31" w16cid:durableId="416244403">
    <w:abstractNumId w:val="27"/>
  </w:num>
  <w:num w:numId="32" w16cid:durableId="881478295">
    <w:abstractNumId w:val="39"/>
  </w:num>
  <w:num w:numId="33" w16cid:durableId="86973661">
    <w:abstractNumId w:val="46"/>
  </w:num>
  <w:num w:numId="34" w16cid:durableId="19010689">
    <w:abstractNumId w:val="47"/>
  </w:num>
  <w:num w:numId="35" w16cid:durableId="767315787">
    <w:abstractNumId w:val="36"/>
  </w:num>
  <w:num w:numId="36" w16cid:durableId="3291751">
    <w:abstractNumId w:val="54"/>
  </w:num>
  <w:num w:numId="37" w16cid:durableId="1374883768">
    <w:abstractNumId w:val="2"/>
  </w:num>
  <w:num w:numId="38" w16cid:durableId="214658328">
    <w:abstractNumId w:val="13"/>
  </w:num>
  <w:num w:numId="39" w16cid:durableId="913197563">
    <w:abstractNumId w:val="5"/>
  </w:num>
  <w:num w:numId="40" w16cid:durableId="21516816">
    <w:abstractNumId w:val="32"/>
  </w:num>
  <w:num w:numId="41" w16cid:durableId="1177964170">
    <w:abstractNumId w:val="15"/>
  </w:num>
  <w:num w:numId="42" w16cid:durableId="1026172101">
    <w:abstractNumId w:val="45"/>
  </w:num>
  <w:num w:numId="43" w16cid:durableId="135608332">
    <w:abstractNumId w:val="51"/>
  </w:num>
  <w:num w:numId="44" w16cid:durableId="1184056037">
    <w:abstractNumId w:val="14"/>
  </w:num>
  <w:num w:numId="45" w16cid:durableId="2114083423">
    <w:abstractNumId w:val="20"/>
  </w:num>
  <w:num w:numId="46" w16cid:durableId="1786071146">
    <w:abstractNumId w:val="19"/>
  </w:num>
  <w:num w:numId="47" w16cid:durableId="1487821432">
    <w:abstractNumId w:val="50"/>
  </w:num>
  <w:num w:numId="48" w16cid:durableId="571619451">
    <w:abstractNumId w:val="10"/>
  </w:num>
  <w:num w:numId="49" w16cid:durableId="1105808779">
    <w:abstractNumId w:val="0"/>
  </w:num>
  <w:num w:numId="50" w16cid:durableId="1346711059">
    <w:abstractNumId w:val="28"/>
  </w:num>
  <w:num w:numId="51" w16cid:durableId="577978992">
    <w:abstractNumId w:val="9"/>
  </w:num>
  <w:num w:numId="52" w16cid:durableId="2097167416">
    <w:abstractNumId w:val="49"/>
  </w:num>
  <w:num w:numId="53" w16cid:durableId="237525221">
    <w:abstractNumId w:val="17"/>
  </w:num>
  <w:num w:numId="54" w16cid:durableId="650212159">
    <w:abstractNumId w:val="35"/>
  </w:num>
  <w:num w:numId="55" w16cid:durableId="972978884">
    <w:abstractNumId w:val="31"/>
  </w:num>
  <w:num w:numId="56" w16cid:durableId="1570966085">
    <w:abstractNumId w:val="18"/>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eon Mlakar">
    <w15:presenceInfo w15:providerId="AD" w15:userId="S::leon@dgvrs.onmicrosoft.com::9b08dcff-afc4-4f6b-9e62-0d1f7794d1f6"/>
  </w15:person>
  <w15:person w15:author="Arthur Roberts">
    <w15:presenceInfo w15:providerId="AD" w15:userId="S::a.roberts@nchain.com::d06352d6-771e-44f1-b0ac-5a393c271e1e"/>
  </w15:person>
  <w15:person w15:author="M. Eugenia Lopez">
    <w15:presenceInfo w15:providerId="AD" w15:userId="S::h.lopez@nchain.com::f523f6e3-550a-4e52-ba28-22502ca51de8"/>
  </w15:person>
  <w15:person w15:author="Marko Macek">
    <w15:presenceInfo w15:providerId="AD" w15:userId="S::m.macek@nchain.com::f69546c1-3359-44d0-9858-789a1440ad1f"/>
  </w15:person>
  <w15:person w15:author="Bozo Dragojevic">
    <w15:presenceInfo w15:providerId="AD" w15:userId="S::b.dragojevic@nchain.com::76f51178-ce1d-4f86-b6d2-5be93411a5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isplayBackgroundShape/>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567"/>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763"/>
    <w:rsid w:val="00000025"/>
    <w:rsid w:val="00000424"/>
    <w:rsid w:val="00000AB6"/>
    <w:rsid w:val="00000D0A"/>
    <w:rsid w:val="00001D29"/>
    <w:rsid w:val="000039D1"/>
    <w:rsid w:val="00004599"/>
    <w:rsid w:val="00004AE9"/>
    <w:rsid w:val="00005B3D"/>
    <w:rsid w:val="0000660D"/>
    <w:rsid w:val="00007327"/>
    <w:rsid w:val="00007ACF"/>
    <w:rsid w:val="00010E6C"/>
    <w:rsid w:val="00011675"/>
    <w:rsid w:val="0001194C"/>
    <w:rsid w:val="00011A74"/>
    <w:rsid w:val="00011ECD"/>
    <w:rsid w:val="000121C0"/>
    <w:rsid w:val="00012763"/>
    <w:rsid w:val="0001295B"/>
    <w:rsid w:val="00013B7F"/>
    <w:rsid w:val="0001432B"/>
    <w:rsid w:val="00015A2C"/>
    <w:rsid w:val="00015A5A"/>
    <w:rsid w:val="00015B56"/>
    <w:rsid w:val="00015EDC"/>
    <w:rsid w:val="00016B8A"/>
    <w:rsid w:val="00016D03"/>
    <w:rsid w:val="0001774C"/>
    <w:rsid w:val="00017A46"/>
    <w:rsid w:val="00020CD5"/>
    <w:rsid w:val="00020E6D"/>
    <w:rsid w:val="00021003"/>
    <w:rsid w:val="00021BC0"/>
    <w:rsid w:val="00022BA4"/>
    <w:rsid w:val="00023083"/>
    <w:rsid w:val="00023DD6"/>
    <w:rsid w:val="000246B9"/>
    <w:rsid w:val="000249EF"/>
    <w:rsid w:val="00024AEF"/>
    <w:rsid w:val="00024C1F"/>
    <w:rsid w:val="00024C76"/>
    <w:rsid w:val="0002501E"/>
    <w:rsid w:val="00025B99"/>
    <w:rsid w:val="00025D04"/>
    <w:rsid w:val="00025D5E"/>
    <w:rsid w:val="0002658D"/>
    <w:rsid w:val="00026CF0"/>
    <w:rsid w:val="00027269"/>
    <w:rsid w:val="00027304"/>
    <w:rsid w:val="00030169"/>
    <w:rsid w:val="00030D9E"/>
    <w:rsid w:val="00030DF3"/>
    <w:rsid w:val="00031129"/>
    <w:rsid w:val="0003202C"/>
    <w:rsid w:val="00032438"/>
    <w:rsid w:val="00032713"/>
    <w:rsid w:val="00032F07"/>
    <w:rsid w:val="0003517A"/>
    <w:rsid w:val="0003566F"/>
    <w:rsid w:val="0003585F"/>
    <w:rsid w:val="00035AAC"/>
    <w:rsid w:val="00035BEB"/>
    <w:rsid w:val="0003607E"/>
    <w:rsid w:val="00036105"/>
    <w:rsid w:val="000368C5"/>
    <w:rsid w:val="0003690F"/>
    <w:rsid w:val="00036ACA"/>
    <w:rsid w:val="00036D00"/>
    <w:rsid w:val="00036D0C"/>
    <w:rsid w:val="000372C1"/>
    <w:rsid w:val="00037575"/>
    <w:rsid w:val="00037F80"/>
    <w:rsid w:val="0004017C"/>
    <w:rsid w:val="000404CA"/>
    <w:rsid w:val="000410CE"/>
    <w:rsid w:val="000414F0"/>
    <w:rsid w:val="00041B54"/>
    <w:rsid w:val="00041C38"/>
    <w:rsid w:val="00041EA1"/>
    <w:rsid w:val="00042544"/>
    <w:rsid w:val="00043456"/>
    <w:rsid w:val="000438D2"/>
    <w:rsid w:val="00043F8D"/>
    <w:rsid w:val="00044B57"/>
    <w:rsid w:val="00044E12"/>
    <w:rsid w:val="00045143"/>
    <w:rsid w:val="0004547D"/>
    <w:rsid w:val="00046A11"/>
    <w:rsid w:val="00046BB7"/>
    <w:rsid w:val="00047BA1"/>
    <w:rsid w:val="00047CEA"/>
    <w:rsid w:val="00047D21"/>
    <w:rsid w:val="00047DA4"/>
    <w:rsid w:val="000511DA"/>
    <w:rsid w:val="000512E7"/>
    <w:rsid w:val="00051704"/>
    <w:rsid w:val="00051D98"/>
    <w:rsid w:val="0005237B"/>
    <w:rsid w:val="00052639"/>
    <w:rsid w:val="00053380"/>
    <w:rsid w:val="0005338C"/>
    <w:rsid w:val="00053576"/>
    <w:rsid w:val="00053D93"/>
    <w:rsid w:val="00055188"/>
    <w:rsid w:val="00055E27"/>
    <w:rsid w:val="000561BD"/>
    <w:rsid w:val="0005667F"/>
    <w:rsid w:val="000567CD"/>
    <w:rsid w:val="00056D7B"/>
    <w:rsid w:val="00056E55"/>
    <w:rsid w:val="000570B6"/>
    <w:rsid w:val="00057610"/>
    <w:rsid w:val="00057636"/>
    <w:rsid w:val="00060D4A"/>
    <w:rsid w:val="00061221"/>
    <w:rsid w:val="00061351"/>
    <w:rsid w:val="0006289A"/>
    <w:rsid w:val="00062A94"/>
    <w:rsid w:val="00062AF4"/>
    <w:rsid w:val="00062B37"/>
    <w:rsid w:val="00062B64"/>
    <w:rsid w:val="00062F13"/>
    <w:rsid w:val="000631BE"/>
    <w:rsid w:val="00063FBE"/>
    <w:rsid w:val="00065233"/>
    <w:rsid w:val="000653A6"/>
    <w:rsid w:val="000659F5"/>
    <w:rsid w:val="00065E7B"/>
    <w:rsid w:val="00066812"/>
    <w:rsid w:val="0006742B"/>
    <w:rsid w:val="00067C72"/>
    <w:rsid w:val="00067D30"/>
    <w:rsid w:val="000708A1"/>
    <w:rsid w:val="00070A9F"/>
    <w:rsid w:val="00070D0B"/>
    <w:rsid w:val="00070D33"/>
    <w:rsid w:val="00071141"/>
    <w:rsid w:val="00071AEE"/>
    <w:rsid w:val="00073131"/>
    <w:rsid w:val="00073176"/>
    <w:rsid w:val="00073EC5"/>
    <w:rsid w:val="000742FD"/>
    <w:rsid w:val="0007488C"/>
    <w:rsid w:val="000750E7"/>
    <w:rsid w:val="00075114"/>
    <w:rsid w:val="00075224"/>
    <w:rsid w:val="00076B97"/>
    <w:rsid w:val="00076E03"/>
    <w:rsid w:val="000771B7"/>
    <w:rsid w:val="000772F7"/>
    <w:rsid w:val="00077A32"/>
    <w:rsid w:val="000818CF"/>
    <w:rsid w:val="00081E0F"/>
    <w:rsid w:val="00081F9C"/>
    <w:rsid w:val="000828C3"/>
    <w:rsid w:val="00082B02"/>
    <w:rsid w:val="000833B4"/>
    <w:rsid w:val="000851E1"/>
    <w:rsid w:val="00085E9E"/>
    <w:rsid w:val="000861BE"/>
    <w:rsid w:val="000863DC"/>
    <w:rsid w:val="00086676"/>
    <w:rsid w:val="00086F9E"/>
    <w:rsid w:val="000870AB"/>
    <w:rsid w:val="00087153"/>
    <w:rsid w:val="00090A08"/>
    <w:rsid w:val="00090FBB"/>
    <w:rsid w:val="00091610"/>
    <w:rsid w:val="0009189B"/>
    <w:rsid w:val="00091B8A"/>
    <w:rsid w:val="00091BFC"/>
    <w:rsid w:val="00093035"/>
    <w:rsid w:val="0009330E"/>
    <w:rsid w:val="00093404"/>
    <w:rsid w:val="00093E18"/>
    <w:rsid w:val="0009440E"/>
    <w:rsid w:val="00094D31"/>
    <w:rsid w:val="0009529E"/>
    <w:rsid w:val="00095CDC"/>
    <w:rsid w:val="00095FC5"/>
    <w:rsid w:val="00096C8D"/>
    <w:rsid w:val="0009737C"/>
    <w:rsid w:val="000978F8"/>
    <w:rsid w:val="000A035E"/>
    <w:rsid w:val="000A08A0"/>
    <w:rsid w:val="000A15CB"/>
    <w:rsid w:val="000A1B82"/>
    <w:rsid w:val="000A1BA0"/>
    <w:rsid w:val="000A1E66"/>
    <w:rsid w:val="000A2919"/>
    <w:rsid w:val="000A3302"/>
    <w:rsid w:val="000A34DD"/>
    <w:rsid w:val="000A3635"/>
    <w:rsid w:val="000A3641"/>
    <w:rsid w:val="000A3AB0"/>
    <w:rsid w:val="000A42A9"/>
    <w:rsid w:val="000A4540"/>
    <w:rsid w:val="000A4613"/>
    <w:rsid w:val="000A5A25"/>
    <w:rsid w:val="000A5CC3"/>
    <w:rsid w:val="000A6AA1"/>
    <w:rsid w:val="000A70F3"/>
    <w:rsid w:val="000A711C"/>
    <w:rsid w:val="000A77A5"/>
    <w:rsid w:val="000B0079"/>
    <w:rsid w:val="000B00D8"/>
    <w:rsid w:val="000B0314"/>
    <w:rsid w:val="000B0DDD"/>
    <w:rsid w:val="000B1263"/>
    <w:rsid w:val="000B1387"/>
    <w:rsid w:val="000B19C1"/>
    <w:rsid w:val="000B1A2E"/>
    <w:rsid w:val="000B1C7E"/>
    <w:rsid w:val="000B1D48"/>
    <w:rsid w:val="000B236A"/>
    <w:rsid w:val="000B26C1"/>
    <w:rsid w:val="000B3264"/>
    <w:rsid w:val="000B3BFC"/>
    <w:rsid w:val="000B415F"/>
    <w:rsid w:val="000B4881"/>
    <w:rsid w:val="000B4DE7"/>
    <w:rsid w:val="000B6122"/>
    <w:rsid w:val="000B6246"/>
    <w:rsid w:val="000B6EB7"/>
    <w:rsid w:val="000B6FFA"/>
    <w:rsid w:val="000B77FB"/>
    <w:rsid w:val="000B7A3B"/>
    <w:rsid w:val="000C00D5"/>
    <w:rsid w:val="000C056C"/>
    <w:rsid w:val="000C0EB9"/>
    <w:rsid w:val="000C0F7B"/>
    <w:rsid w:val="000C1904"/>
    <w:rsid w:val="000C1F43"/>
    <w:rsid w:val="000C268F"/>
    <w:rsid w:val="000C31AA"/>
    <w:rsid w:val="000C37FD"/>
    <w:rsid w:val="000C429D"/>
    <w:rsid w:val="000C5491"/>
    <w:rsid w:val="000C67D3"/>
    <w:rsid w:val="000C770F"/>
    <w:rsid w:val="000D01FD"/>
    <w:rsid w:val="000D0BF7"/>
    <w:rsid w:val="000D1421"/>
    <w:rsid w:val="000D150C"/>
    <w:rsid w:val="000D1596"/>
    <w:rsid w:val="000D1F7B"/>
    <w:rsid w:val="000D250C"/>
    <w:rsid w:val="000D27B5"/>
    <w:rsid w:val="000D3708"/>
    <w:rsid w:val="000D3E4A"/>
    <w:rsid w:val="000D4990"/>
    <w:rsid w:val="000D5227"/>
    <w:rsid w:val="000D5BE9"/>
    <w:rsid w:val="000D6D27"/>
    <w:rsid w:val="000D713B"/>
    <w:rsid w:val="000E0308"/>
    <w:rsid w:val="000E0311"/>
    <w:rsid w:val="000E03BB"/>
    <w:rsid w:val="000E0FE9"/>
    <w:rsid w:val="000E1306"/>
    <w:rsid w:val="000E1635"/>
    <w:rsid w:val="000E1C1A"/>
    <w:rsid w:val="000E250F"/>
    <w:rsid w:val="000E2584"/>
    <w:rsid w:val="000E2C51"/>
    <w:rsid w:val="000E3243"/>
    <w:rsid w:val="000E3330"/>
    <w:rsid w:val="000E42D2"/>
    <w:rsid w:val="000E4397"/>
    <w:rsid w:val="000E5023"/>
    <w:rsid w:val="000E548B"/>
    <w:rsid w:val="000E60ED"/>
    <w:rsid w:val="000E6705"/>
    <w:rsid w:val="000E6AA7"/>
    <w:rsid w:val="000F0408"/>
    <w:rsid w:val="000F0E9D"/>
    <w:rsid w:val="000F174B"/>
    <w:rsid w:val="000F1A77"/>
    <w:rsid w:val="000F1B4F"/>
    <w:rsid w:val="000F1D85"/>
    <w:rsid w:val="000F1EC2"/>
    <w:rsid w:val="000F1F18"/>
    <w:rsid w:val="000F2478"/>
    <w:rsid w:val="000F302A"/>
    <w:rsid w:val="000F30B8"/>
    <w:rsid w:val="000F38D7"/>
    <w:rsid w:val="000F3F81"/>
    <w:rsid w:val="000F4476"/>
    <w:rsid w:val="000F529D"/>
    <w:rsid w:val="000F56FD"/>
    <w:rsid w:val="000F5E62"/>
    <w:rsid w:val="000F606F"/>
    <w:rsid w:val="000F60EC"/>
    <w:rsid w:val="000F6548"/>
    <w:rsid w:val="000F6742"/>
    <w:rsid w:val="000F7158"/>
    <w:rsid w:val="000F752A"/>
    <w:rsid w:val="000F7B34"/>
    <w:rsid w:val="001003F4"/>
    <w:rsid w:val="0010048C"/>
    <w:rsid w:val="00100CF7"/>
    <w:rsid w:val="00101F64"/>
    <w:rsid w:val="00102140"/>
    <w:rsid w:val="001026D3"/>
    <w:rsid w:val="00102CE0"/>
    <w:rsid w:val="00102D20"/>
    <w:rsid w:val="00103573"/>
    <w:rsid w:val="00103808"/>
    <w:rsid w:val="00103C0D"/>
    <w:rsid w:val="00103E9B"/>
    <w:rsid w:val="001041D5"/>
    <w:rsid w:val="001042FA"/>
    <w:rsid w:val="00104541"/>
    <w:rsid w:val="00104F49"/>
    <w:rsid w:val="00105169"/>
    <w:rsid w:val="00105406"/>
    <w:rsid w:val="00105968"/>
    <w:rsid w:val="00105C56"/>
    <w:rsid w:val="00105F6E"/>
    <w:rsid w:val="0010640C"/>
    <w:rsid w:val="001066BA"/>
    <w:rsid w:val="0010696A"/>
    <w:rsid w:val="00106C57"/>
    <w:rsid w:val="00107620"/>
    <w:rsid w:val="00107902"/>
    <w:rsid w:val="001104FB"/>
    <w:rsid w:val="0011092F"/>
    <w:rsid w:val="00111210"/>
    <w:rsid w:val="00111415"/>
    <w:rsid w:val="00112213"/>
    <w:rsid w:val="00112598"/>
    <w:rsid w:val="00113153"/>
    <w:rsid w:val="00113A56"/>
    <w:rsid w:val="00113BD8"/>
    <w:rsid w:val="001141DA"/>
    <w:rsid w:val="001141E6"/>
    <w:rsid w:val="001149F0"/>
    <w:rsid w:val="00114BB2"/>
    <w:rsid w:val="001151DE"/>
    <w:rsid w:val="00116819"/>
    <w:rsid w:val="00116895"/>
    <w:rsid w:val="00116A8B"/>
    <w:rsid w:val="00116ACD"/>
    <w:rsid w:val="001170EA"/>
    <w:rsid w:val="0012049C"/>
    <w:rsid w:val="00120D43"/>
    <w:rsid w:val="001213F3"/>
    <w:rsid w:val="0012222F"/>
    <w:rsid w:val="00123228"/>
    <w:rsid w:val="00123964"/>
    <w:rsid w:val="00123B71"/>
    <w:rsid w:val="00123CE8"/>
    <w:rsid w:val="001247FB"/>
    <w:rsid w:val="00125321"/>
    <w:rsid w:val="00125968"/>
    <w:rsid w:val="00125FED"/>
    <w:rsid w:val="001263A7"/>
    <w:rsid w:val="0012664B"/>
    <w:rsid w:val="00126C6C"/>
    <w:rsid w:val="00126D19"/>
    <w:rsid w:val="0012745F"/>
    <w:rsid w:val="00130870"/>
    <w:rsid w:val="00130A5E"/>
    <w:rsid w:val="00130C40"/>
    <w:rsid w:val="00130E09"/>
    <w:rsid w:val="00131564"/>
    <w:rsid w:val="00131BF7"/>
    <w:rsid w:val="00132967"/>
    <w:rsid w:val="00132C05"/>
    <w:rsid w:val="00132DC4"/>
    <w:rsid w:val="001338C2"/>
    <w:rsid w:val="001350A7"/>
    <w:rsid w:val="001355AE"/>
    <w:rsid w:val="001355FE"/>
    <w:rsid w:val="00135B89"/>
    <w:rsid w:val="001378B2"/>
    <w:rsid w:val="0013794C"/>
    <w:rsid w:val="00137BE0"/>
    <w:rsid w:val="00137FB0"/>
    <w:rsid w:val="00137FDB"/>
    <w:rsid w:val="00140B25"/>
    <w:rsid w:val="00140F26"/>
    <w:rsid w:val="00141B46"/>
    <w:rsid w:val="00141F9C"/>
    <w:rsid w:val="00142D6E"/>
    <w:rsid w:val="0014374F"/>
    <w:rsid w:val="00143A26"/>
    <w:rsid w:val="00144FC2"/>
    <w:rsid w:val="00145088"/>
    <w:rsid w:val="00145D5C"/>
    <w:rsid w:val="00145E80"/>
    <w:rsid w:val="00146A79"/>
    <w:rsid w:val="00146D39"/>
    <w:rsid w:val="0014720B"/>
    <w:rsid w:val="00150741"/>
    <w:rsid w:val="001508F2"/>
    <w:rsid w:val="00151D3F"/>
    <w:rsid w:val="00152428"/>
    <w:rsid w:val="001538F6"/>
    <w:rsid w:val="00153A0A"/>
    <w:rsid w:val="00153B64"/>
    <w:rsid w:val="00153F04"/>
    <w:rsid w:val="001542DA"/>
    <w:rsid w:val="001555F7"/>
    <w:rsid w:val="00155808"/>
    <w:rsid w:val="00155B3F"/>
    <w:rsid w:val="00155D2B"/>
    <w:rsid w:val="00155FE9"/>
    <w:rsid w:val="001567CB"/>
    <w:rsid w:val="00156A3B"/>
    <w:rsid w:val="00156F5A"/>
    <w:rsid w:val="001572A2"/>
    <w:rsid w:val="00157B59"/>
    <w:rsid w:val="00160971"/>
    <w:rsid w:val="00161C1F"/>
    <w:rsid w:val="00162409"/>
    <w:rsid w:val="00162BB4"/>
    <w:rsid w:val="0016310C"/>
    <w:rsid w:val="00163725"/>
    <w:rsid w:val="001638E8"/>
    <w:rsid w:val="00163B23"/>
    <w:rsid w:val="00164177"/>
    <w:rsid w:val="001643A6"/>
    <w:rsid w:val="00164B10"/>
    <w:rsid w:val="001650CE"/>
    <w:rsid w:val="0016514A"/>
    <w:rsid w:val="001659EA"/>
    <w:rsid w:val="00165AD2"/>
    <w:rsid w:val="00165C4F"/>
    <w:rsid w:val="001660F0"/>
    <w:rsid w:val="00166186"/>
    <w:rsid w:val="00166A6C"/>
    <w:rsid w:val="00166C16"/>
    <w:rsid w:val="00166DE6"/>
    <w:rsid w:val="001671AE"/>
    <w:rsid w:val="00167434"/>
    <w:rsid w:val="00167A25"/>
    <w:rsid w:val="00167D74"/>
    <w:rsid w:val="00167F18"/>
    <w:rsid w:val="0017075C"/>
    <w:rsid w:val="00170866"/>
    <w:rsid w:val="00170DEE"/>
    <w:rsid w:val="00171044"/>
    <w:rsid w:val="001714FC"/>
    <w:rsid w:val="00171C28"/>
    <w:rsid w:val="001720A4"/>
    <w:rsid w:val="001723F5"/>
    <w:rsid w:val="00172D6B"/>
    <w:rsid w:val="0017312C"/>
    <w:rsid w:val="0017359B"/>
    <w:rsid w:val="001738FA"/>
    <w:rsid w:val="0017450C"/>
    <w:rsid w:val="00174A41"/>
    <w:rsid w:val="0017507F"/>
    <w:rsid w:val="001760DB"/>
    <w:rsid w:val="001764F5"/>
    <w:rsid w:val="00176C6C"/>
    <w:rsid w:val="00176D54"/>
    <w:rsid w:val="00177443"/>
    <w:rsid w:val="00177ED7"/>
    <w:rsid w:val="00180123"/>
    <w:rsid w:val="001801CE"/>
    <w:rsid w:val="001806D2"/>
    <w:rsid w:val="00180CBA"/>
    <w:rsid w:val="001818EF"/>
    <w:rsid w:val="0018214B"/>
    <w:rsid w:val="001826BB"/>
    <w:rsid w:val="00182DF5"/>
    <w:rsid w:val="001831C5"/>
    <w:rsid w:val="00183DC4"/>
    <w:rsid w:val="00184346"/>
    <w:rsid w:val="0018479D"/>
    <w:rsid w:val="00184A66"/>
    <w:rsid w:val="00184DEE"/>
    <w:rsid w:val="00184E0C"/>
    <w:rsid w:val="00185BD9"/>
    <w:rsid w:val="00186198"/>
    <w:rsid w:val="00186298"/>
    <w:rsid w:val="0018726A"/>
    <w:rsid w:val="00187734"/>
    <w:rsid w:val="00190111"/>
    <w:rsid w:val="001914DA"/>
    <w:rsid w:val="0019190C"/>
    <w:rsid w:val="00191DC3"/>
    <w:rsid w:val="001923A5"/>
    <w:rsid w:val="00192775"/>
    <w:rsid w:val="00192A47"/>
    <w:rsid w:val="00193237"/>
    <w:rsid w:val="00193DEF"/>
    <w:rsid w:val="001954C1"/>
    <w:rsid w:val="0019587D"/>
    <w:rsid w:val="00195BF2"/>
    <w:rsid w:val="00196685"/>
    <w:rsid w:val="001967BA"/>
    <w:rsid w:val="001970A2"/>
    <w:rsid w:val="0019748E"/>
    <w:rsid w:val="001974A3"/>
    <w:rsid w:val="00197FA7"/>
    <w:rsid w:val="001A07D2"/>
    <w:rsid w:val="001A0993"/>
    <w:rsid w:val="001A1155"/>
    <w:rsid w:val="001A118B"/>
    <w:rsid w:val="001A2076"/>
    <w:rsid w:val="001A29BE"/>
    <w:rsid w:val="001A30EF"/>
    <w:rsid w:val="001A3D30"/>
    <w:rsid w:val="001A4366"/>
    <w:rsid w:val="001A62D0"/>
    <w:rsid w:val="001A6477"/>
    <w:rsid w:val="001A654A"/>
    <w:rsid w:val="001A6984"/>
    <w:rsid w:val="001A6CCB"/>
    <w:rsid w:val="001A6D44"/>
    <w:rsid w:val="001B0255"/>
    <w:rsid w:val="001B07BD"/>
    <w:rsid w:val="001B14B6"/>
    <w:rsid w:val="001B1FFD"/>
    <w:rsid w:val="001B209F"/>
    <w:rsid w:val="001B3F3C"/>
    <w:rsid w:val="001B3FB9"/>
    <w:rsid w:val="001B4035"/>
    <w:rsid w:val="001B43DB"/>
    <w:rsid w:val="001B442D"/>
    <w:rsid w:val="001B4B2C"/>
    <w:rsid w:val="001B4C19"/>
    <w:rsid w:val="001B4FD2"/>
    <w:rsid w:val="001B5102"/>
    <w:rsid w:val="001B6238"/>
    <w:rsid w:val="001B79BF"/>
    <w:rsid w:val="001B7DC8"/>
    <w:rsid w:val="001B7E47"/>
    <w:rsid w:val="001C061C"/>
    <w:rsid w:val="001C074D"/>
    <w:rsid w:val="001C0CBF"/>
    <w:rsid w:val="001C1178"/>
    <w:rsid w:val="001C1584"/>
    <w:rsid w:val="001C15B7"/>
    <w:rsid w:val="001C17D0"/>
    <w:rsid w:val="001C375F"/>
    <w:rsid w:val="001C38FC"/>
    <w:rsid w:val="001C404D"/>
    <w:rsid w:val="001C43F7"/>
    <w:rsid w:val="001C490C"/>
    <w:rsid w:val="001C5692"/>
    <w:rsid w:val="001C61BD"/>
    <w:rsid w:val="001C6E44"/>
    <w:rsid w:val="001C7243"/>
    <w:rsid w:val="001C7348"/>
    <w:rsid w:val="001C7360"/>
    <w:rsid w:val="001C76B7"/>
    <w:rsid w:val="001C7BF0"/>
    <w:rsid w:val="001D0297"/>
    <w:rsid w:val="001D0CBA"/>
    <w:rsid w:val="001D0E74"/>
    <w:rsid w:val="001D11FE"/>
    <w:rsid w:val="001D1207"/>
    <w:rsid w:val="001D22E6"/>
    <w:rsid w:val="001D26BB"/>
    <w:rsid w:val="001D2B76"/>
    <w:rsid w:val="001D2BD4"/>
    <w:rsid w:val="001D2F1F"/>
    <w:rsid w:val="001D30F0"/>
    <w:rsid w:val="001D36C3"/>
    <w:rsid w:val="001D42C1"/>
    <w:rsid w:val="001D4761"/>
    <w:rsid w:val="001D4799"/>
    <w:rsid w:val="001D484A"/>
    <w:rsid w:val="001D4E17"/>
    <w:rsid w:val="001D52C6"/>
    <w:rsid w:val="001D5D09"/>
    <w:rsid w:val="001D6899"/>
    <w:rsid w:val="001D6A1A"/>
    <w:rsid w:val="001D6AC7"/>
    <w:rsid w:val="001D6E21"/>
    <w:rsid w:val="001D7814"/>
    <w:rsid w:val="001D7C43"/>
    <w:rsid w:val="001E0CA1"/>
    <w:rsid w:val="001E1369"/>
    <w:rsid w:val="001E2373"/>
    <w:rsid w:val="001E243D"/>
    <w:rsid w:val="001E26FF"/>
    <w:rsid w:val="001E29C8"/>
    <w:rsid w:val="001E2E93"/>
    <w:rsid w:val="001E31A0"/>
    <w:rsid w:val="001E321A"/>
    <w:rsid w:val="001E3748"/>
    <w:rsid w:val="001E43AC"/>
    <w:rsid w:val="001E4BBB"/>
    <w:rsid w:val="001E58CB"/>
    <w:rsid w:val="001E5C4B"/>
    <w:rsid w:val="001E7131"/>
    <w:rsid w:val="001E7C8F"/>
    <w:rsid w:val="001F13A9"/>
    <w:rsid w:val="001F1953"/>
    <w:rsid w:val="001F1E4E"/>
    <w:rsid w:val="001F2320"/>
    <w:rsid w:val="001F39DE"/>
    <w:rsid w:val="001F3E25"/>
    <w:rsid w:val="001F417E"/>
    <w:rsid w:val="001F4397"/>
    <w:rsid w:val="001F4950"/>
    <w:rsid w:val="001F4A7D"/>
    <w:rsid w:val="001F597B"/>
    <w:rsid w:val="001F66D3"/>
    <w:rsid w:val="001F678C"/>
    <w:rsid w:val="001F68A9"/>
    <w:rsid w:val="001F68BA"/>
    <w:rsid w:val="001F6E65"/>
    <w:rsid w:val="001F71D3"/>
    <w:rsid w:val="001F7771"/>
    <w:rsid w:val="001F7A79"/>
    <w:rsid w:val="002008BB"/>
    <w:rsid w:val="00201015"/>
    <w:rsid w:val="00201209"/>
    <w:rsid w:val="00201AE1"/>
    <w:rsid w:val="0020209A"/>
    <w:rsid w:val="00202632"/>
    <w:rsid w:val="00202FDC"/>
    <w:rsid w:val="00203BDA"/>
    <w:rsid w:val="00204A7D"/>
    <w:rsid w:val="00204F39"/>
    <w:rsid w:val="00205866"/>
    <w:rsid w:val="00206139"/>
    <w:rsid w:val="00207157"/>
    <w:rsid w:val="002075A8"/>
    <w:rsid w:val="002076C1"/>
    <w:rsid w:val="002078BA"/>
    <w:rsid w:val="00207A5E"/>
    <w:rsid w:val="00207BC7"/>
    <w:rsid w:val="00210632"/>
    <w:rsid w:val="0021094F"/>
    <w:rsid w:val="00210F05"/>
    <w:rsid w:val="00211B93"/>
    <w:rsid w:val="00212D81"/>
    <w:rsid w:val="00213688"/>
    <w:rsid w:val="00214828"/>
    <w:rsid w:val="002149C8"/>
    <w:rsid w:val="00215560"/>
    <w:rsid w:val="00215849"/>
    <w:rsid w:val="0021598D"/>
    <w:rsid w:val="002159CA"/>
    <w:rsid w:val="00215A39"/>
    <w:rsid w:val="00216B80"/>
    <w:rsid w:val="00216BE6"/>
    <w:rsid w:val="002171DE"/>
    <w:rsid w:val="00217EBB"/>
    <w:rsid w:val="00220513"/>
    <w:rsid w:val="00220651"/>
    <w:rsid w:val="00221B18"/>
    <w:rsid w:val="00221C26"/>
    <w:rsid w:val="0022341C"/>
    <w:rsid w:val="00224641"/>
    <w:rsid w:val="00224986"/>
    <w:rsid w:val="00224DF4"/>
    <w:rsid w:val="00225458"/>
    <w:rsid w:val="0022547E"/>
    <w:rsid w:val="002257ED"/>
    <w:rsid w:val="00225CE9"/>
    <w:rsid w:val="00226733"/>
    <w:rsid w:val="00226D15"/>
    <w:rsid w:val="002271BB"/>
    <w:rsid w:val="0022732D"/>
    <w:rsid w:val="00227B24"/>
    <w:rsid w:val="00227EAC"/>
    <w:rsid w:val="00230BA2"/>
    <w:rsid w:val="00230F7F"/>
    <w:rsid w:val="00231019"/>
    <w:rsid w:val="00233A02"/>
    <w:rsid w:val="00234293"/>
    <w:rsid w:val="002350AA"/>
    <w:rsid w:val="002355AB"/>
    <w:rsid w:val="0023629F"/>
    <w:rsid w:val="0023640E"/>
    <w:rsid w:val="00236566"/>
    <w:rsid w:val="0023663E"/>
    <w:rsid w:val="00236C81"/>
    <w:rsid w:val="00236CC4"/>
    <w:rsid w:val="00237545"/>
    <w:rsid w:val="002378E6"/>
    <w:rsid w:val="00237C2D"/>
    <w:rsid w:val="002410A6"/>
    <w:rsid w:val="002415D0"/>
    <w:rsid w:val="002416C1"/>
    <w:rsid w:val="00241A8F"/>
    <w:rsid w:val="002427D5"/>
    <w:rsid w:val="00242894"/>
    <w:rsid w:val="00243F8E"/>
    <w:rsid w:val="002451EE"/>
    <w:rsid w:val="00246DC5"/>
    <w:rsid w:val="0024713D"/>
    <w:rsid w:val="0024779C"/>
    <w:rsid w:val="002478F5"/>
    <w:rsid w:val="00247907"/>
    <w:rsid w:val="00247C9A"/>
    <w:rsid w:val="00250849"/>
    <w:rsid w:val="00251B5D"/>
    <w:rsid w:val="00252B86"/>
    <w:rsid w:val="00252C6A"/>
    <w:rsid w:val="002532B4"/>
    <w:rsid w:val="00253C02"/>
    <w:rsid w:val="00254434"/>
    <w:rsid w:val="0025480F"/>
    <w:rsid w:val="00254FAF"/>
    <w:rsid w:val="00255A05"/>
    <w:rsid w:val="00255BD5"/>
    <w:rsid w:val="00255E20"/>
    <w:rsid w:val="00256487"/>
    <w:rsid w:val="00256621"/>
    <w:rsid w:val="002567EB"/>
    <w:rsid w:val="00256A90"/>
    <w:rsid w:val="00256DD0"/>
    <w:rsid w:val="0025764F"/>
    <w:rsid w:val="00257828"/>
    <w:rsid w:val="002609B3"/>
    <w:rsid w:val="002614CA"/>
    <w:rsid w:val="00261B21"/>
    <w:rsid w:val="002628DD"/>
    <w:rsid w:val="00263915"/>
    <w:rsid w:val="00263AEE"/>
    <w:rsid w:val="00263B73"/>
    <w:rsid w:val="00263EF2"/>
    <w:rsid w:val="0026451C"/>
    <w:rsid w:val="00264A70"/>
    <w:rsid w:val="00264AF4"/>
    <w:rsid w:val="0026563D"/>
    <w:rsid w:val="0026633A"/>
    <w:rsid w:val="0026634F"/>
    <w:rsid w:val="00266468"/>
    <w:rsid w:val="00266DC6"/>
    <w:rsid w:val="00267552"/>
    <w:rsid w:val="00267BD7"/>
    <w:rsid w:val="00267C0D"/>
    <w:rsid w:val="0027037D"/>
    <w:rsid w:val="002703C9"/>
    <w:rsid w:val="0027098C"/>
    <w:rsid w:val="00270DF9"/>
    <w:rsid w:val="00270ECF"/>
    <w:rsid w:val="00271309"/>
    <w:rsid w:val="00271781"/>
    <w:rsid w:val="00271F8F"/>
    <w:rsid w:val="00272524"/>
    <w:rsid w:val="002731CD"/>
    <w:rsid w:val="00273D95"/>
    <w:rsid w:val="0027406C"/>
    <w:rsid w:val="002740C7"/>
    <w:rsid w:val="002745BB"/>
    <w:rsid w:val="00275ECE"/>
    <w:rsid w:val="00276409"/>
    <w:rsid w:val="002765E8"/>
    <w:rsid w:val="002770BE"/>
    <w:rsid w:val="002775BE"/>
    <w:rsid w:val="002776E3"/>
    <w:rsid w:val="00277CFD"/>
    <w:rsid w:val="00280506"/>
    <w:rsid w:val="00280644"/>
    <w:rsid w:val="00280DA5"/>
    <w:rsid w:val="0028110C"/>
    <w:rsid w:val="00281966"/>
    <w:rsid w:val="00281E83"/>
    <w:rsid w:val="0028218B"/>
    <w:rsid w:val="00282732"/>
    <w:rsid w:val="002829A8"/>
    <w:rsid w:val="00282F8F"/>
    <w:rsid w:val="002830C1"/>
    <w:rsid w:val="002836DE"/>
    <w:rsid w:val="00283F0B"/>
    <w:rsid w:val="00284314"/>
    <w:rsid w:val="0028500E"/>
    <w:rsid w:val="00285017"/>
    <w:rsid w:val="00285035"/>
    <w:rsid w:val="002855E0"/>
    <w:rsid w:val="00285A43"/>
    <w:rsid w:val="00285B8B"/>
    <w:rsid w:val="00285FF6"/>
    <w:rsid w:val="002860A7"/>
    <w:rsid w:val="00286B3C"/>
    <w:rsid w:val="00286DA5"/>
    <w:rsid w:val="002873E3"/>
    <w:rsid w:val="00287551"/>
    <w:rsid w:val="00290115"/>
    <w:rsid w:val="00290460"/>
    <w:rsid w:val="0029053A"/>
    <w:rsid w:val="00290785"/>
    <w:rsid w:val="00291751"/>
    <w:rsid w:val="00291865"/>
    <w:rsid w:val="002918EC"/>
    <w:rsid w:val="00291FEE"/>
    <w:rsid w:val="002920A4"/>
    <w:rsid w:val="00293448"/>
    <w:rsid w:val="00294065"/>
    <w:rsid w:val="002943D6"/>
    <w:rsid w:val="002945DD"/>
    <w:rsid w:val="00294F21"/>
    <w:rsid w:val="00295559"/>
    <w:rsid w:val="002965C9"/>
    <w:rsid w:val="00296A6C"/>
    <w:rsid w:val="00296ED2"/>
    <w:rsid w:val="00297371"/>
    <w:rsid w:val="0029755D"/>
    <w:rsid w:val="0029789A"/>
    <w:rsid w:val="00297A61"/>
    <w:rsid w:val="00297A89"/>
    <w:rsid w:val="002A0048"/>
    <w:rsid w:val="002A01A7"/>
    <w:rsid w:val="002A063C"/>
    <w:rsid w:val="002A0D6D"/>
    <w:rsid w:val="002A1184"/>
    <w:rsid w:val="002A19C9"/>
    <w:rsid w:val="002A1FFE"/>
    <w:rsid w:val="002A264E"/>
    <w:rsid w:val="002A267D"/>
    <w:rsid w:val="002A2F07"/>
    <w:rsid w:val="002A3332"/>
    <w:rsid w:val="002A3640"/>
    <w:rsid w:val="002A3995"/>
    <w:rsid w:val="002A39FC"/>
    <w:rsid w:val="002A3B5C"/>
    <w:rsid w:val="002A3F40"/>
    <w:rsid w:val="002A51B8"/>
    <w:rsid w:val="002A5B6B"/>
    <w:rsid w:val="002A6E84"/>
    <w:rsid w:val="002A6ED1"/>
    <w:rsid w:val="002A7869"/>
    <w:rsid w:val="002A7C12"/>
    <w:rsid w:val="002B043B"/>
    <w:rsid w:val="002B0F6C"/>
    <w:rsid w:val="002B142D"/>
    <w:rsid w:val="002B1DB9"/>
    <w:rsid w:val="002B2113"/>
    <w:rsid w:val="002B29A3"/>
    <w:rsid w:val="002B3009"/>
    <w:rsid w:val="002B3504"/>
    <w:rsid w:val="002B38F5"/>
    <w:rsid w:val="002B3FDD"/>
    <w:rsid w:val="002B46A9"/>
    <w:rsid w:val="002B4EF8"/>
    <w:rsid w:val="002B509A"/>
    <w:rsid w:val="002B5669"/>
    <w:rsid w:val="002B58BD"/>
    <w:rsid w:val="002B60DF"/>
    <w:rsid w:val="002B62EA"/>
    <w:rsid w:val="002B6EDA"/>
    <w:rsid w:val="002B743C"/>
    <w:rsid w:val="002B7A5E"/>
    <w:rsid w:val="002B7D44"/>
    <w:rsid w:val="002B7E1C"/>
    <w:rsid w:val="002C03A5"/>
    <w:rsid w:val="002C0C4A"/>
    <w:rsid w:val="002C0F3F"/>
    <w:rsid w:val="002C12B9"/>
    <w:rsid w:val="002C1309"/>
    <w:rsid w:val="002C1740"/>
    <w:rsid w:val="002C3052"/>
    <w:rsid w:val="002C326E"/>
    <w:rsid w:val="002C3568"/>
    <w:rsid w:val="002C4401"/>
    <w:rsid w:val="002C4503"/>
    <w:rsid w:val="002C4C48"/>
    <w:rsid w:val="002C569E"/>
    <w:rsid w:val="002C64A8"/>
    <w:rsid w:val="002C6AE7"/>
    <w:rsid w:val="002C6F32"/>
    <w:rsid w:val="002C7778"/>
    <w:rsid w:val="002C7CBD"/>
    <w:rsid w:val="002D09C5"/>
    <w:rsid w:val="002D0F3C"/>
    <w:rsid w:val="002D10D9"/>
    <w:rsid w:val="002D1566"/>
    <w:rsid w:val="002D279B"/>
    <w:rsid w:val="002D27C8"/>
    <w:rsid w:val="002D2DB9"/>
    <w:rsid w:val="002D3792"/>
    <w:rsid w:val="002D4096"/>
    <w:rsid w:val="002D4199"/>
    <w:rsid w:val="002D492E"/>
    <w:rsid w:val="002D4EF6"/>
    <w:rsid w:val="002D4F51"/>
    <w:rsid w:val="002D584D"/>
    <w:rsid w:val="002D5F22"/>
    <w:rsid w:val="002D6E5D"/>
    <w:rsid w:val="002D768A"/>
    <w:rsid w:val="002D7A57"/>
    <w:rsid w:val="002D7CB5"/>
    <w:rsid w:val="002E0335"/>
    <w:rsid w:val="002E0EAA"/>
    <w:rsid w:val="002E2195"/>
    <w:rsid w:val="002E2561"/>
    <w:rsid w:val="002E290B"/>
    <w:rsid w:val="002E2B92"/>
    <w:rsid w:val="002E3389"/>
    <w:rsid w:val="002E53E2"/>
    <w:rsid w:val="002E597F"/>
    <w:rsid w:val="002E6D71"/>
    <w:rsid w:val="002E7090"/>
    <w:rsid w:val="002E7D0C"/>
    <w:rsid w:val="002F021F"/>
    <w:rsid w:val="002F0739"/>
    <w:rsid w:val="002F0931"/>
    <w:rsid w:val="002F1369"/>
    <w:rsid w:val="002F1670"/>
    <w:rsid w:val="002F18A3"/>
    <w:rsid w:val="002F1B5D"/>
    <w:rsid w:val="002F1FB3"/>
    <w:rsid w:val="002F2DD2"/>
    <w:rsid w:val="002F2F9A"/>
    <w:rsid w:val="002F33C7"/>
    <w:rsid w:val="002F39C4"/>
    <w:rsid w:val="002F402F"/>
    <w:rsid w:val="002F43ED"/>
    <w:rsid w:val="002F4530"/>
    <w:rsid w:val="002F55BE"/>
    <w:rsid w:val="002F5C80"/>
    <w:rsid w:val="002F6AF8"/>
    <w:rsid w:val="002F6ECB"/>
    <w:rsid w:val="002F7B17"/>
    <w:rsid w:val="00300017"/>
    <w:rsid w:val="00300197"/>
    <w:rsid w:val="00300A4C"/>
    <w:rsid w:val="00300E55"/>
    <w:rsid w:val="00301070"/>
    <w:rsid w:val="003016CB"/>
    <w:rsid w:val="00301DAF"/>
    <w:rsid w:val="0030216C"/>
    <w:rsid w:val="0030272C"/>
    <w:rsid w:val="00302A1E"/>
    <w:rsid w:val="00304C63"/>
    <w:rsid w:val="0030507E"/>
    <w:rsid w:val="0030508D"/>
    <w:rsid w:val="00305527"/>
    <w:rsid w:val="0030565B"/>
    <w:rsid w:val="0030609B"/>
    <w:rsid w:val="0030642D"/>
    <w:rsid w:val="00306615"/>
    <w:rsid w:val="00306D04"/>
    <w:rsid w:val="00306D84"/>
    <w:rsid w:val="00307991"/>
    <w:rsid w:val="00310392"/>
    <w:rsid w:val="00310F5A"/>
    <w:rsid w:val="00310F81"/>
    <w:rsid w:val="003115F4"/>
    <w:rsid w:val="003120FF"/>
    <w:rsid w:val="0031249A"/>
    <w:rsid w:val="00312A30"/>
    <w:rsid w:val="00313B55"/>
    <w:rsid w:val="00314FA1"/>
    <w:rsid w:val="00315129"/>
    <w:rsid w:val="0031710B"/>
    <w:rsid w:val="003176BA"/>
    <w:rsid w:val="0031774B"/>
    <w:rsid w:val="003201BE"/>
    <w:rsid w:val="00320644"/>
    <w:rsid w:val="0032071A"/>
    <w:rsid w:val="00323ADE"/>
    <w:rsid w:val="00324A5B"/>
    <w:rsid w:val="00324E08"/>
    <w:rsid w:val="00325032"/>
    <w:rsid w:val="00325120"/>
    <w:rsid w:val="00325301"/>
    <w:rsid w:val="003254BD"/>
    <w:rsid w:val="00325BC4"/>
    <w:rsid w:val="003265E2"/>
    <w:rsid w:val="00326DE1"/>
    <w:rsid w:val="00327148"/>
    <w:rsid w:val="00327F8F"/>
    <w:rsid w:val="0033042C"/>
    <w:rsid w:val="0033070E"/>
    <w:rsid w:val="0033082A"/>
    <w:rsid w:val="00330E5A"/>
    <w:rsid w:val="00330EB7"/>
    <w:rsid w:val="003310C3"/>
    <w:rsid w:val="003315F1"/>
    <w:rsid w:val="00331F01"/>
    <w:rsid w:val="0033217A"/>
    <w:rsid w:val="0033257A"/>
    <w:rsid w:val="00332637"/>
    <w:rsid w:val="00332D03"/>
    <w:rsid w:val="00332DE8"/>
    <w:rsid w:val="003344A9"/>
    <w:rsid w:val="003346D7"/>
    <w:rsid w:val="0033473E"/>
    <w:rsid w:val="00335123"/>
    <w:rsid w:val="0033523B"/>
    <w:rsid w:val="00335739"/>
    <w:rsid w:val="00335C31"/>
    <w:rsid w:val="0033612D"/>
    <w:rsid w:val="00337033"/>
    <w:rsid w:val="00337676"/>
    <w:rsid w:val="00340B2E"/>
    <w:rsid w:val="00340E30"/>
    <w:rsid w:val="003428BB"/>
    <w:rsid w:val="00342F77"/>
    <w:rsid w:val="00343A71"/>
    <w:rsid w:val="00343A94"/>
    <w:rsid w:val="00344439"/>
    <w:rsid w:val="0034488E"/>
    <w:rsid w:val="00344C90"/>
    <w:rsid w:val="0034519B"/>
    <w:rsid w:val="0034577A"/>
    <w:rsid w:val="0034596F"/>
    <w:rsid w:val="00345CF4"/>
    <w:rsid w:val="00346041"/>
    <w:rsid w:val="003461D6"/>
    <w:rsid w:val="00346769"/>
    <w:rsid w:val="0034745C"/>
    <w:rsid w:val="00347AD9"/>
    <w:rsid w:val="0035062C"/>
    <w:rsid w:val="003509D9"/>
    <w:rsid w:val="003512BE"/>
    <w:rsid w:val="00351A44"/>
    <w:rsid w:val="00352364"/>
    <w:rsid w:val="0035278D"/>
    <w:rsid w:val="00352B7D"/>
    <w:rsid w:val="00352DF1"/>
    <w:rsid w:val="00353992"/>
    <w:rsid w:val="00353D4A"/>
    <w:rsid w:val="0035418A"/>
    <w:rsid w:val="003549F9"/>
    <w:rsid w:val="00355860"/>
    <w:rsid w:val="003558A8"/>
    <w:rsid w:val="003560A5"/>
    <w:rsid w:val="0035613A"/>
    <w:rsid w:val="003563B4"/>
    <w:rsid w:val="00356A52"/>
    <w:rsid w:val="00357E18"/>
    <w:rsid w:val="0036051B"/>
    <w:rsid w:val="00360FDC"/>
    <w:rsid w:val="00361C34"/>
    <w:rsid w:val="00361E9F"/>
    <w:rsid w:val="003620D1"/>
    <w:rsid w:val="003626A3"/>
    <w:rsid w:val="00362730"/>
    <w:rsid w:val="003637B1"/>
    <w:rsid w:val="003658E1"/>
    <w:rsid w:val="00365B95"/>
    <w:rsid w:val="00366251"/>
    <w:rsid w:val="003663E9"/>
    <w:rsid w:val="00367E7E"/>
    <w:rsid w:val="00367F97"/>
    <w:rsid w:val="00370094"/>
    <w:rsid w:val="003701E2"/>
    <w:rsid w:val="00370250"/>
    <w:rsid w:val="003706F6"/>
    <w:rsid w:val="00370B00"/>
    <w:rsid w:val="003714A5"/>
    <w:rsid w:val="00371AE4"/>
    <w:rsid w:val="00372C62"/>
    <w:rsid w:val="00373327"/>
    <w:rsid w:val="00373994"/>
    <w:rsid w:val="00373EE1"/>
    <w:rsid w:val="00377D79"/>
    <w:rsid w:val="00377FF6"/>
    <w:rsid w:val="00380688"/>
    <w:rsid w:val="0038144B"/>
    <w:rsid w:val="0038265F"/>
    <w:rsid w:val="00382CD0"/>
    <w:rsid w:val="003835A7"/>
    <w:rsid w:val="00383776"/>
    <w:rsid w:val="00384531"/>
    <w:rsid w:val="00384EA1"/>
    <w:rsid w:val="0038581A"/>
    <w:rsid w:val="00385BB2"/>
    <w:rsid w:val="00385C57"/>
    <w:rsid w:val="00386A08"/>
    <w:rsid w:val="003874D5"/>
    <w:rsid w:val="003876AB"/>
    <w:rsid w:val="00390E34"/>
    <w:rsid w:val="00391632"/>
    <w:rsid w:val="00391B31"/>
    <w:rsid w:val="00392813"/>
    <w:rsid w:val="003932AB"/>
    <w:rsid w:val="003935AC"/>
    <w:rsid w:val="00393867"/>
    <w:rsid w:val="00393C3A"/>
    <w:rsid w:val="00394389"/>
    <w:rsid w:val="00394D72"/>
    <w:rsid w:val="0039507F"/>
    <w:rsid w:val="0039518A"/>
    <w:rsid w:val="003966A5"/>
    <w:rsid w:val="00396A69"/>
    <w:rsid w:val="00396B1B"/>
    <w:rsid w:val="0039719E"/>
    <w:rsid w:val="0039784B"/>
    <w:rsid w:val="003979AD"/>
    <w:rsid w:val="003979FF"/>
    <w:rsid w:val="003A058A"/>
    <w:rsid w:val="003A15F8"/>
    <w:rsid w:val="003A1649"/>
    <w:rsid w:val="003A1686"/>
    <w:rsid w:val="003A1692"/>
    <w:rsid w:val="003A2129"/>
    <w:rsid w:val="003A315F"/>
    <w:rsid w:val="003A3171"/>
    <w:rsid w:val="003A3235"/>
    <w:rsid w:val="003A37F6"/>
    <w:rsid w:val="003A3A97"/>
    <w:rsid w:val="003A435C"/>
    <w:rsid w:val="003A51EA"/>
    <w:rsid w:val="003A56B5"/>
    <w:rsid w:val="003A6691"/>
    <w:rsid w:val="003A67DC"/>
    <w:rsid w:val="003A685A"/>
    <w:rsid w:val="003A6AA3"/>
    <w:rsid w:val="003A6D69"/>
    <w:rsid w:val="003A7092"/>
    <w:rsid w:val="003A713C"/>
    <w:rsid w:val="003A71FD"/>
    <w:rsid w:val="003A7527"/>
    <w:rsid w:val="003A76F1"/>
    <w:rsid w:val="003A7797"/>
    <w:rsid w:val="003A7BEC"/>
    <w:rsid w:val="003B04C8"/>
    <w:rsid w:val="003B0BCB"/>
    <w:rsid w:val="003B0FC0"/>
    <w:rsid w:val="003B11B3"/>
    <w:rsid w:val="003B12BD"/>
    <w:rsid w:val="003B1572"/>
    <w:rsid w:val="003B1AE6"/>
    <w:rsid w:val="003B1EC1"/>
    <w:rsid w:val="003B24BC"/>
    <w:rsid w:val="003B2AE6"/>
    <w:rsid w:val="003B335D"/>
    <w:rsid w:val="003B3CCA"/>
    <w:rsid w:val="003B4001"/>
    <w:rsid w:val="003B4211"/>
    <w:rsid w:val="003B5D30"/>
    <w:rsid w:val="003B5FAD"/>
    <w:rsid w:val="003B66BA"/>
    <w:rsid w:val="003B697E"/>
    <w:rsid w:val="003B6EF1"/>
    <w:rsid w:val="003B71EB"/>
    <w:rsid w:val="003C00D5"/>
    <w:rsid w:val="003C1F6A"/>
    <w:rsid w:val="003C20F5"/>
    <w:rsid w:val="003C22FC"/>
    <w:rsid w:val="003C2D74"/>
    <w:rsid w:val="003C3DC1"/>
    <w:rsid w:val="003C4828"/>
    <w:rsid w:val="003C4832"/>
    <w:rsid w:val="003C4A83"/>
    <w:rsid w:val="003C4E9A"/>
    <w:rsid w:val="003C52B1"/>
    <w:rsid w:val="003C5D97"/>
    <w:rsid w:val="003C6B59"/>
    <w:rsid w:val="003C7A6E"/>
    <w:rsid w:val="003C7F08"/>
    <w:rsid w:val="003D11E3"/>
    <w:rsid w:val="003D14C8"/>
    <w:rsid w:val="003D1514"/>
    <w:rsid w:val="003D1BE4"/>
    <w:rsid w:val="003D2600"/>
    <w:rsid w:val="003D29E0"/>
    <w:rsid w:val="003D2D4B"/>
    <w:rsid w:val="003D4350"/>
    <w:rsid w:val="003D5AC6"/>
    <w:rsid w:val="003D5CBA"/>
    <w:rsid w:val="003D5D59"/>
    <w:rsid w:val="003D674D"/>
    <w:rsid w:val="003D6920"/>
    <w:rsid w:val="003D733E"/>
    <w:rsid w:val="003D76C7"/>
    <w:rsid w:val="003E015E"/>
    <w:rsid w:val="003E037C"/>
    <w:rsid w:val="003E0477"/>
    <w:rsid w:val="003E0753"/>
    <w:rsid w:val="003E0903"/>
    <w:rsid w:val="003E102E"/>
    <w:rsid w:val="003E12DE"/>
    <w:rsid w:val="003E158B"/>
    <w:rsid w:val="003E1A47"/>
    <w:rsid w:val="003E2712"/>
    <w:rsid w:val="003E3DF1"/>
    <w:rsid w:val="003E3E79"/>
    <w:rsid w:val="003E48BF"/>
    <w:rsid w:val="003E4F37"/>
    <w:rsid w:val="003E4F7E"/>
    <w:rsid w:val="003E5557"/>
    <w:rsid w:val="003E569E"/>
    <w:rsid w:val="003E5D65"/>
    <w:rsid w:val="003E67BA"/>
    <w:rsid w:val="003E732E"/>
    <w:rsid w:val="003E78A8"/>
    <w:rsid w:val="003E7DBA"/>
    <w:rsid w:val="003F008F"/>
    <w:rsid w:val="003F14F5"/>
    <w:rsid w:val="003F1605"/>
    <w:rsid w:val="003F17BE"/>
    <w:rsid w:val="003F182F"/>
    <w:rsid w:val="003F1B79"/>
    <w:rsid w:val="003F230F"/>
    <w:rsid w:val="003F23E2"/>
    <w:rsid w:val="003F2446"/>
    <w:rsid w:val="003F24DC"/>
    <w:rsid w:val="003F29EF"/>
    <w:rsid w:val="003F2B8A"/>
    <w:rsid w:val="003F2E38"/>
    <w:rsid w:val="003F323A"/>
    <w:rsid w:val="003F3B08"/>
    <w:rsid w:val="003F3BB9"/>
    <w:rsid w:val="003F4375"/>
    <w:rsid w:val="003F4618"/>
    <w:rsid w:val="003F5050"/>
    <w:rsid w:val="003F50CD"/>
    <w:rsid w:val="003F5A4A"/>
    <w:rsid w:val="003F6147"/>
    <w:rsid w:val="004000A9"/>
    <w:rsid w:val="00400C4C"/>
    <w:rsid w:val="00401872"/>
    <w:rsid w:val="00403635"/>
    <w:rsid w:val="00403860"/>
    <w:rsid w:val="0040426D"/>
    <w:rsid w:val="00404333"/>
    <w:rsid w:val="00404ECD"/>
    <w:rsid w:val="0040589C"/>
    <w:rsid w:val="00405C49"/>
    <w:rsid w:val="00406735"/>
    <w:rsid w:val="00407181"/>
    <w:rsid w:val="0040791D"/>
    <w:rsid w:val="00407ABC"/>
    <w:rsid w:val="004100ED"/>
    <w:rsid w:val="00410529"/>
    <w:rsid w:val="004105A8"/>
    <w:rsid w:val="00410DEF"/>
    <w:rsid w:val="004110C6"/>
    <w:rsid w:val="004110E1"/>
    <w:rsid w:val="004110E3"/>
    <w:rsid w:val="004113EF"/>
    <w:rsid w:val="004114AE"/>
    <w:rsid w:val="0041247A"/>
    <w:rsid w:val="00412592"/>
    <w:rsid w:val="004126AF"/>
    <w:rsid w:val="00412ED1"/>
    <w:rsid w:val="004130D7"/>
    <w:rsid w:val="00413373"/>
    <w:rsid w:val="0041365E"/>
    <w:rsid w:val="00413E60"/>
    <w:rsid w:val="00415621"/>
    <w:rsid w:val="004157FB"/>
    <w:rsid w:val="00417324"/>
    <w:rsid w:val="004176E1"/>
    <w:rsid w:val="00417AD0"/>
    <w:rsid w:val="004201DC"/>
    <w:rsid w:val="0042051A"/>
    <w:rsid w:val="00420E47"/>
    <w:rsid w:val="00421DC1"/>
    <w:rsid w:val="0042227F"/>
    <w:rsid w:val="00422874"/>
    <w:rsid w:val="0042372F"/>
    <w:rsid w:val="004237DA"/>
    <w:rsid w:val="00423C8D"/>
    <w:rsid w:val="004248C4"/>
    <w:rsid w:val="00424C9E"/>
    <w:rsid w:val="00424F12"/>
    <w:rsid w:val="0042567C"/>
    <w:rsid w:val="00425C34"/>
    <w:rsid w:val="00425CAE"/>
    <w:rsid w:val="004262ED"/>
    <w:rsid w:val="00426384"/>
    <w:rsid w:val="00426712"/>
    <w:rsid w:val="0042765A"/>
    <w:rsid w:val="0042787D"/>
    <w:rsid w:val="004304AC"/>
    <w:rsid w:val="00430567"/>
    <w:rsid w:val="004309C8"/>
    <w:rsid w:val="00430DB1"/>
    <w:rsid w:val="00430DD3"/>
    <w:rsid w:val="00430F98"/>
    <w:rsid w:val="0043134E"/>
    <w:rsid w:val="004314F3"/>
    <w:rsid w:val="00431F38"/>
    <w:rsid w:val="004320CF"/>
    <w:rsid w:val="0043243A"/>
    <w:rsid w:val="004328B1"/>
    <w:rsid w:val="00432A69"/>
    <w:rsid w:val="00432B33"/>
    <w:rsid w:val="00432E4F"/>
    <w:rsid w:val="00433090"/>
    <w:rsid w:val="0043433A"/>
    <w:rsid w:val="00434EAB"/>
    <w:rsid w:val="00435137"/>
    <w:rsid w:val="00435A38"/>
    <w:rsid w:val="00435B61"/>
    <w:rsid w:val="00435B7C"/>
    <w:rsid w:val="0043763A"/>
    <w:rsid w:val="00437ACA"/>
    <w:rsid w:val="00440ABA"/>
    <w:rsid w:val="00441386"/>
    <w:rsid w:val="0044279A"/>
    <w:rsid w:val="0044287A"/>
    <w:rsid w:val="004435D4"/>
    <w:rsid w:val="004457A0"/>
    <w:rsid w:val="00445847"/>
    <w:rsid w:val="00446325"/>
    <w:rsid w:val="00446667"/>
    <w:rsid w:val="004467D7"/>
    <w:rsid w:val="00446B83"/>
    <w:rsid w:val="00450D10"/>
    <w:rsid w:val="00450EFC"/>
    <w:rsid w:val="004518B6"/>
    <w:rsid w:val="00451958"/>
    <w:rsid w:val="00451A32"/>
    <w:rsid w:val="00451E59"/>
    <w:rsid w:val="00453166"/>
    <w:rsid w:val="004536E7"/>
    <w:rsid w:val="00453A9F"/>
    <w:rsid w:val="00453E94"/>
    <w:rsid w:val="004541D2"/>
    <w:rsid w:val="004541DF"/>
    <w:rsid w:val="0045540C"/>
    <w:rsid w:val="00455732"/>
    <w:rsid w:val="004557AE"/>
    <w:rsid w:val="00455987"/>
    <w:rsid w:val="004563BB"/>
    <w:rsid w:val="004569EB"/>
    <w:rsid w:val="00456ABE"/>
    <w:rsid w:val="00456BA5"/>
    <w:rsid w:val="00456F6E"/>
    <w:rsid w:val="0045710E"/>
    <w:rsid w:val="00457250"/>
    <w:rsid w:val="00457B18"/>
    <w:rsid w:val="00457D92"/>
    <w:rsid w:val="0046080E"/>
    <w:rsid w:val="00461C03"/>
    <w:rsid w:val="004620F3"/>
    <w:rsid w:val="00462229"/>
    <w:rsid w:val="004623F9"/>
    <w:rsid w:val="00463261"/>
    <w:rsid w:val="004635D4"/>
    <w:rsid w:val="0046388E"/>
    <w:rsid w:val="004638B9"/>
    <w:rsid w:val="004638E0"/>
    <w:rsid w:val="00463CE5"/>
    <w:rsid w:val="004640E9"/>
    <w:rsid w:val="00464163"/>
    <w:rsid w:val="004645F0"/>
    <w:rsid w:val="00464E63"/>
    <w:rsid w:val="00465D01"/>
    <w:rsid w:val="00465EB3"/>
    <w:rsid w:val="004663AE"/>
    <w:rsid w:val="00466FCD"/>
    <w:rsid w:val="0046738A"/>
    <w:rsid w:val="00467E63"/>
    <w:rsid w:val="00471229"/>
    <w:rsid w:val="00471F64"/>
    <w:rsid w:val="00472C56"/>
    <w:rsid w:val="00472F75"/>
    <w:rsid w:val="00473029"/>
    <w:rsid w:val="004741C1"/>
    <w:rsid w:val="0047474E"/>
    <w:rsid w:val="004756C3"/>
    <w:rsid w:val="00475FF0"/>
    <w:rsid w:val="0047642B"/>
    <w:rsid w:val="00476554"/>
    <w:rsid w:val="00476B29"/>
    <w:rsid w:val="00480456"/>
    <w:rsid w:val="00480E3F"/>
    <w:rsid w:val="00481228"/>
    <w:rsid w:val="004813F9"/>
    <w:rsid w:val="00481411"/>
    <w:rsid w:val="00482431"/>
    <w:rsid w:val="004825C0"/>
    <w:rsid w:val="004829D0"/>
    <w:rsid w:val="00482EC8"/>
    <w:rsid w:val="00483917"/>
    <w:rsid w:val="0048407A"/>
    <w:rsid w:val="00484343"/>
    <w:rsid w:val="00484394"/>
    <w:rsid w:val="004846F1"/>
    <w:rsid w:val="00484CBB"/>
    <w:rsid w:val="004857F2"/>
    <w:rsid w:val="004858D9"/>
    <w:rsid w:val="0048597D"/>
    <w:rsid w:val="004861A5"/>
    <w:rsid w:val="004868F1"/>
    <w:rsid w:val="0048692F"/>
    <w:rsid w:val="00486C0E"/>
    <w:rsid w:val="00486C73"/>
    <w:rsid w:val="004874D2"/>
    <w:rsid w:val="004876E8"/>
    <w:rsid w:val="00490566"/>
    <w:rsid w:val="00490CB3"/>
    <w:rsid w:val="00491741"/>
    <w:rsid w:val="00491876"/>
    <w:rsid w:val="00491BB3"/>
    <w:rsid w:val="00491BC9"/>
    <w:rsid w:val="00491C6C"/>
    <w:rsid w:val="0049276E"/>
    <w:rsid w:val="004932CA"/>
    <w:rsid w:val="004934D8"/>
    <w:rsid w:val="00493AED"/>
    <w:rsid w:val="00493F0B"/>
    <w:rsid w:val="0049412F"/>
    <w:rsid w:val="00494711"/>
    <w:rsid w:val="00494836"/>
    <w:rsid w:val="00494F87"/>
    <w:rsid w:val="004951B8"/>
    <w:rsid w:val="00495DEE"/>
    <w:rsid w:val="00496D9E"/>
    <w:rsid w:val="00496E1F"/>
    <w:rsid w:val="00497621"/>
    <w:rsid w:val="00497C0C"/>
    <w:rsid w:val="004A0C4F"/>
    <w:rsid w:val="004A1082"/>
    <w:rsid w:val="004A1CD1"/>
    <w:rsid w:val="004A207C"/>
    <w:rsid w:val="004A2835"/>
    <w:rsid w:val="004A3408"/>
    <w:rsid w:val="004A3CF0"/>
    <w:rsid w:val="004A3D03"/>
    <w:rsid w:val="004A48F0"/>
    <w:rsid w:val="004A619B"/>
    <w:rsid w:val="004A649F"/>
    <w:rsid w:val="004A657B"/>
    <w:rsid w:val="004A7E6A"/>
    <w:rsid w:val="004B020A"/>
    <w:rsid w:val="004B03E2"/>
    <w:rsid w:val="004B0FD8"/>
    <w:rsid w:val="004B14D8"/>
    <w:rsid w:val="004B2889"/>
    <w:rsid w:val="004B2B9E"/>
    <w:rsid w:val="004B4B23"/>
    <w:rsid w:val="004B53C3"/>
    <w:rsid w:val="004B59B3"/>
    <w:rsid w:val="004B5A2A"/>
    <w:rsid w:val="004B6AC5"/>
    <w:rsid w:val="004B6F00"/>
    <w:rsid w:val="004B75C8"/>
    <w:rsid w:val="004C0005"/>
    <w:rsid w:val="004C0CBF"/>
    <w:rsid w:val="004C1336"/>
    <w:rsid w:val="004C21CA"/>
    <w:rsid w:val="004C25DC"/>
    <w:rsid w:val="004C272E"/>
    <w:rsid w:val="004C284E"/>
    <w:rsid w:val="004C3200"/>
    <w:rsid w:val="004C34E1"/>
    <w:rsid w:val="004C359E"/>
    <w:rsid w:val="004C50C2"/>
    <w:rsid w:val="004C52D3"/>
    <w:rsid w:val="004C5419"/>
    <w:rsid w:val="004C5738"/>
    <w:rsid w:val="004C68B3"/>
    <w:rsid w:val="004C6EF9"/>
    <w:rsid w:val="004C7155"/>
    <w:rsid w:val="004C77C3"/>
    <w:rsid w:val="004C7F67"/>
    <w:rsid w:val="004D00CA"/>
    <w:rsid w:val="004D05C5"/>
    <w:rsid w:val="004D0C68"/>
    <w:rsid w:val="004D0EC2"/>
    <w:rsid w:val="004D0FFF"/>
    <w:rsid w:val="004D16F5"/>
    <w:rsid w:val="004D1C19"/>
    <w:rsid w:val="004D210E"/>
    <w:rsid w:val="004D3C6E"/>
    <w:rsid w:val="004D3ED1"/>
    <w:rsid w:val="004D40B0"/>
    <w:rsid w:val="004D494A"/>
    <w:rsid w:val="004D5339"/>
    <w:rsid w:val="004D5AC6"/>
    <w:rsid w:val="004D622D"/>
    <w:rsid w:val="004D6468"/>
    <w:rsid w:val="004E148A"/>
    <w:rsid w:val="004E2BA6"/>
    <w:rsid w:val="004E362B"/>
    <w:rsid w:val="004E3959"/>
    <w:rsid w:val="004E4262"/>
    <w:rsid w:val="004E4AE2"/>
    <w:rsid w:val="004E51BC"/>
    <w:rsid w:val="004E55D5"/>
    <w:rsid w:val="004E582B"/>
    <w:rsid w:val="004E5AD4"/>
    <w:rsid w:val="004F025E"/>
    <w:rsid w:val="004F066F"/>
    <w:rsid w:val="004F0B6A"/>
    <w:rsid w:val="004F0C17"/>
    <w:rsid w:val="004F1193"/>
    <w:rsid w:val="004F166E"/>
    <w:rsid w:val="004F28AF"/>
    <w:rsid w:val="004F3348"/>
    <w:rsid w:val="004F39BF"/>
    <w:rsid w:val="004F44F5"/>
    <w:rsid w:val="004F46B0"/>
    <w:rsid w:val="004F4B30"/>
    <w:rsid w:val="004F4C13"/>
    <w:rsid w:val="004F50EE"/>
    <w:rsid w:val="004F6471"/>
    <w:rsid w:val="004F6491"/>
    <w:rsid w:val="004F6BB1"/>
    <w:rsid w:val="004F750D"/>
    <w:rsid w:val="004F79E2"/>
    <w:rsid w:val="004F7BAD"/>
    <w:rsid w:val="00500005"/>
    <w:rsid w:val="005001F5"/>
    <w:rsid w:val="00500670"/>
    <w:rsid w:val="00500C0A"/>
    <w:rsid w:val="00500D3F"/>
    <w:rsid w:val="005016E7"/>
    <w:rsid w:val="00501EA8"/>
    <w:rsid w:val="00502A0F"/>
    <w:rsid w:val="00503C57"/>
    <w:rsid w:val="00503F9A"/>
    <w:rsid w:val="00504452"/>
    <w:rsid w:val="00504C2E"/>
    <w:rsid w:val="00504E29"/>
    <w:rsid w:val="005051AD"/>
    <w:rsid w:val="00505619"/>
    <w:rsid w:val="00506704"/>
    <w:rsid w:val="00507F51"/>
    <w:rsid w:val="00510070"/>
    <w:rsid w:val="00510161"/>
    <w:rsid w:val="00510571"/>
    <w:rsid w:val="00511824"/>
    <w:rsid w:val="0051256D"/>
    <w:rsid w:val="005133EA"/>
    <w:rsid w:val="0051396D"/>
    <w:rsid w:val="00513FFF"/>
    <w:rsid w:val="00514383"/>
    <w:rsid w:val="00514DAC"/>
    <w:rsid w:val="005154B9"/>
    <w:rsid w:val="00515716"/>
    <w:rsid w:val="00516462"/>
    <w:rsid w:val="00516529"/>
    <w:rsid w:val="00516620"/>
    <w:rsid w:val="00516A71"/>
    <w:rsid w:val="005177DC"/>
    <w:rsid w:val="005206D7"/>
    <w:rsid w:val="00520C14"/>
    <w:rsid w:val="0052198B"/>
    <w:rsid w:val="00522059"/>
    <w:rsid w:val="00522ADF"/>
    <w:rsid w:val="005236E4"/>
    <w:rsid w:val="0052477A"/>
    <w:rsid w:val="00524E21"/>
    <w:rsid w:val="005255F6"/>
    <w:rsid w:val="00526687"/>
    <w:rsid w:val="00526B1D"/>
    <w:rsid w:val="005301C6"/>
    <w:rsid w:val="005302EB"/>
    <w:rsid w:val="00530994"/>
    <w:rsid w:val="00530BF4"/>
    <w:rsid w:val="005314F2"/>
    <w:rsid w:val="00532486"/>
    <w:rsid w:val="005326B3"/>
    <w:rsid w:val="00532932"/>
    <w:rsid w:val="005333FB"/>
    <w:rsid w:val="00534110"/>
    <w:rsid w:val="00534369"/>
    <w:rsid w:val="0053452C"/>
    <w:rsid w:val="00534596"/>
    <w:rsid w:val="00534930"/>
    <w:rsid w:val="00534BF4"/>
    <w:rsid w:val="00534F77"/>
    <w:rsid w:val="005353FE"/>
    <w:rsid w:val="00536DA7"/>
    <w:rsid w:val="00537133"/>
    <w:rsid w:val="00537323"/>
    <w:rsid w:val="005415FF"/>
    <w:rsid w:val="00541C18"/>
    <w:rsid w:val="00541CF0"/>
    <w:rsid w:val="005425F5"/>
    <w:rsid w:val="00542879"/>
    <w:rsid w:val="00543CFE"/>
    <w:rsid w:val="00544168"/>
    <w:rsid w:val="00545FDB"/>
    <w:rsid w:val="00546931"/>
    <w:rsid w:val="00547730"/>
    <w:rsid w:val="00547918"/>
    <w:rsid w:val="0055081D"/>
    <w:rsid w:val="005512D4"/>
    <w:rsid w:val="00551B4D"/>
    <w:rsid w:val="00552552"/>
    <w:rsid w:val="00552D7D"/>
    <w:rsid w:val="005533E3"/>
    <w:rsid w:val="005536D8"/>
    <w:rsid w:val="0055416F"/>
    <w:rsid w:val="00554539"/>
    <w:rsid w:val="00554634"/>
    <w:rsid w:val="0055498E"/>
    <w:rsid w:val="00554FE5"/>
    <w:rsid w:val="00555067"/>
    <w:rsid w:val="0055524A"/>
    <w:rsid w:val="00555541"/>
    <w:rsid w:val="00555745"/>
    <w:rsid w:val="00555797"/>
    <w:rsid w:val="0055632D"/>
    <w:rsid w:val="00556BA8"/>
    <w:rsid w:val="00556CD1"/>
    <w:rsid w:val="005577F9"/>
    <w:rsid w:val="0055790F"/>
    <w:rsid w:val="00560760"/>
    <w:rsid w:val="0056102B"/>
    <w:rsid w:val="00561472"/>
    <w:rsid w:val="00561B6F"/>
    <w:rsid w:val="005622FD"/>
    <w:rsid w:val="005624DD"/>
    <w:rsid w:val="005626F1"/>
    <w:rsid w:val="00562AA0"/>
    <w:rsid w:val="00562DDA"/>
    <w:rsid w:val="00564595"/>
    <w:rsid w:val="005648E8"/>
    <w:rsid w:val="00565574"/>
    <w:rsid w:val="00565BC8"/>
    <w:rsid w:val="00565C78"/>
    <w:rsid w:val="00565D32"/>
    <w:rsid w:val="0056623C"/>
    <w:rsid w:val="00566C8A"/>
    <w:rsid w:val="00566ECB"/>
    <w:rsid w:val="0056710D"/>
    <w:rsid w:val="00567D4B"/>
    <w:rsid w:val="00567E26"/>
    <w:rsid w:val="0056C3E6"/>
    <w:rsid w:val="0057073A"/>
    <w:rsid w:val="00570ADB"/>
    <w:rsid w:val="00570EC1"/>
    <w:rsid w:val="0057145A"/>
    <w:rsid w:val="00571A81"/>
    <w:rsid w:val="00571C47"/>
    <w:rsid w:val="005729FF"/>
    <w:rsid w:val="00572CCA"/>
    <w:rsid w:val="00572DDB"/>
    <w:rsid w:val="00572E05"/>
    <w:rsid w:val="005730B9"/>
    <w:rsid w:val="0057344D"/>
    <w:rsid w:val="005738F7"/>
    <w:rsid w:val="00573BCB"/>
    <w:rsid w:val="00573CFB"/>
    <w:rsid w:val="00574464"/>
    <w:rsid w:val="005744DC"/>
    <w:rsid w:val="005749D3"/>
    <w:rsid w:val="00574BCC"/>
    <w:rsid w:val="00574E6E"/>
    <w:rsid w:val="00574EEF"/>
    <w:rsid w:val="00575865"/>
    <w:rsid w:val="00575FDD"/>
    <w:rsid w:val="00576144"/>
    <w:rsid w:val="00576B51"/>
    <w:rsid w:val="00576E65"/>
    <w:rsid w:val="005770EE"/>
    <w:rsid w:val="00577504"/>
    <w:rsid w:val="00577B15"/>
    <w:rsid w:val="005810FB"/>
    <w:rsid w:val="00581A33"/>
    <w:rsid w:val="00581BB4"/>
    <w:rsid w:val="00581D6B"/>
    <w:rsid w:val="005829A5"/>
    <w:rsid w:val="00582CE3"/>
    <w:rsid w:val="005836C7"/>
    <w:rsid w:val="00583957"/>
    <w:rsid w:val="00583A03"/>
    <w:rsid w:val="005843B8"/>
    <w:rsid w:val="00584D74"/>
    <w:rsid w:val="00584DA8"/>
    <w:rsid w:val="005852A5"/>
    <w:rsid w:val="005860B6"/>
    <w:rsid w:val="0058737F"/>
    <w:rsid w:val="005904BA"/>
    <w:rsid w:val="005915A1"/>
    <w:rsid w:val="005918A5"/>
    <w:rsid w:val="005922E1"/>
    <w:rsid w:val="0059232E"/>
    <w:rsid w:val="00593E64"/>
    <w:rsid w:val="005945DF"/>
    <w:rsid w:val="00594DBD"/>
    <w:rsid w:val="00595228"/>
    <w:rsid w:val="0059541A"/>
    <w:rsid w:val="005973C7"/>
    <w:rsid w:val="00597764"/>
    <w:rsid w:val="005A00A0"/>
    <w:rsid w:val="005A0604"/>
    <w:rsid w:val="005A0A37"/>
    <w:rsid w:val="005A0E85"/>
    <w:rsid w:val="005A0E86"/>
    <w:rsid w:val="005A0FE0"/>
    <w:rsid w:val="005A111A"/>
    <w:rsid w:val="005A12EF"/>
    <w:rsid w:val="005A2004"/>
    <w:rsid w:val="005A212E"/>
    <w:rsid w:val="005A28AC"/>
    <w:rsid w:val="005A2CEF"/>
    <w:rsid w:val="005A2CF5"/>
    <w:rsid w:val="005A371E"/>
    <w:rsid w:val="005A3950"/>
    <w:rsid w:val="005A3D8B"/>
    <w:rsid w:val="005A40B3"/>
    <w:rsid w:val="005A475C"/>
    <w:rsid w:val="005A47DB"/>
    <w:rsid w:val="005A4C74"/>
    <w:rsid w:val="005A5976"/>
    <w:rsid w:val="005A5F16"/>
    <w:rsid w:val="005A632A"/>
    <w:rsid w:val="005A66CF"/>
    <w:rsid w:val="005A67A9"/>
    <w:rsid w:val="005A6AF1"/>
    <w:rsid w:val="005A71BB"/>
    <w:rsid w:val="005A71E8"/>
    <w:rsid w:val="005B017B"/>
    <w:rsid w:val="005B0195"/>
    <w:rsid w:val="005B06C0"/>
    <w:rsid w:val="005B08B4"/>
    <w:rsid w:val="005B0E16"/>
    <w:rsid w:val="005B1618"/>
    <w:rsid w:val="005B26B9"/>
    <w:rsid w:val="005B2CE2"/>
    <w:rsid w:val="005B2DFD"/>
    <w:rsid w:val="005B36B5"/>
    <w:rsid w:val="005B3EE2"/>
    <w:rsid w:val="005B3EED"/>
    <w:rsid w:val="005B4647"/>
    <w:rsid w:val="005B4808"/>
    <w:rsid w:val="005B4A03"/>
    <w:rsid w:val="005B4C06"/>
    <w:rsid w:val="005B4D92"/>
    <w:rsid w:val="005B4DCA"/>
    <w:rsid w:val="005B7344"/>
    <w:rsid w:val="005B73B9"/>
    <w:rsid w:val="005B7E02"/>
    <w:rsid w:val="005C016B"/>
    <w:rsid w:val="005C0527"/>
    <w:rsid w:val="005C1338"/>
    <w:rsid w:val="005C1673"/>
    <w:rsid w:val="005C254A"/>
    <w:rsid w:val="005C27FC"/>
    <w:rsid w:val="005C2AD7"/>
    <w:rsid w:val="005C41ED"/>
    <w:rsid w:val="005C43FF"/>
    <w:rsid w:val="005C4BC9"/>
    <w:rsid w:val="005C514F"/>
    <w:rsid w:val="005C56EF"/>
    <w:rsid w:val="005C5920"/>
    <w:rsid w:val="005C6074"/>
    <w:rsid w:val="005C65CE"/>
    <w:rsid w:val="005C708E"/>
    <w:rsid w:val="005C7B90"/>
    <w:rsid w:val="005C7CCB"/>
    <w:rsid w:val="005D004B"/>
    <w:rsid w:val="005D0C44"/>
    <w:rsid w:val="005D17CF"/>
    <w:rsid w:val="005D18A8"/>
    <w:rsid w:val="005D2085"/>
    <w:rsid w:val="005D20EE"/>
    <w:rsid w:val="005D23D7"/>
    <w:rsid w:val="005D2C8A"/>
    <w:rsid w:val="005D6A68"/>
    <w:rsid w:val="005D6AF1"/>
    <w:rsid w:val="005D73F8"/>
    <w:rsid w:val="005E0608"/>
    <w:rsid w:val="005E0CFE"/>
    <w:rsid w:val="005E2A1E"/>
    <w:rsid w:val="005E2AB4"/>
    <w:rsid w:val="005E2B6B"/>
    <w:rsid w:val="005E2C7F"/>
    <w:rsid w:val="005E2F52"/>
    <w:rsid w:val="005E3069"/>
    <w:rsid w:val="005E3989"/>
    <w:rsid w:val="005E39B2"/>
    <w:rsid w:val="005E3A35"/>
    <w:rsid w:val="005E3F37"/>
    <w:rsid w:val="005E4882"/>
    <w:rsid w:val="005E5BCE"/>
    <w:rsid w:val="005E5E1F"/>
    <w:rsid w:val="005E5F30"/>
    <w:rsid w:val="005E76D1"/>
    <w:rsid w:val="005E7B74"/>
    <w:rsid w:val="005E7F51"/>
    <w:rsid w:val="005F0DB4"/>
    <w:rsid w:val="005F0F83"/>
    <w:rsid w:val="005F1504"/>
    <w:rsid w:val="005F1E5D"/>
    <w:rsid w:val="005F214D"/>
    <w:rsid w:val="005F2603"/>
    <w:rsid w:val="005F3383"/>
    <w:rsid w:val="005F35C5"/>
    <w:rsid w:val="005F3973"/>
    <w:rsid w:val="005F3B4C"/>
    <w:rsid w:val="005F4898"/>
    <w:rsid w:val="005F4E45"/>
    <w:rsid w:val="005F57FB"/>
    <w:rsid w:val="005F6113"/>
    <w:rsid w:val="005F63CC"/>
    <w:rsid w:val="005F6892"/>
    <w:rsid w:val="005F76AD"/>
    <w:rsid w:val="005F786A"/>
    <w:rsid w:val="006003F1"/>
    <w:rsid w:val="00600F0F"/>
    <w:rsid w:val="0060158B"/>
    <w:rsid w:val="006019E3"/>
    <w:rsid w:val="00601F5A"/>
    <w:rsid w:val="00602938"/>
    <w:rsid w:val="00602CFA"/>
    <w:rsid w:val="00602FB0"/>
    <w:rsid w:val="006037AA"/>
    <w:rsid w:val="0060459A"/>
    <w:rsid w:val="00604AE2"/>
    <w:rsid w:val="00604F08"/>
    <w:rsid w:val="006059DE"/>
    <w:rsid w:val="00605F12"/>
    <w:rsid w:val="0060660B"/>
    <w:rsid w:val="00606874"/>
    <w:rsid w:val="00606C20"/>
    <w:rsid w:val="0060753D"/>
    <w:rsid w:val="00607D5C"/>
    <w:rsid w:val="006100FF"/>
    <w:rsid w:val="006101D7"/>
    <w:rsid w:val="00610446"/>
    <w:rsid w:val="00610AFF"/>
    <w:rsid w:val="00611544"/>
    <w:rsid w:val="00611941"/>
    <w:rsid w:val="006126B4"/>
    <w:rsid w:val="00612D9B"/>
    <w:rsid w:val="00612ECC"/>
    <w:rsid w:val="0061361A"/>
    <w:rsid w:val="00613844"/>
    <w:rsid w:val="0061388A"/>
    <w:rsid w:val="006141F4"/>
    <w:rsid w:val="006143EA"/>
    <w:rsid w:val="00614425"/>
    <w:rsid w:val="0061446A"/>
    <w:rsid w:val="00614950"/>
    <w:rsid w:val="006150CA"/>
    <w:rsid w:val="0061563C"/>
    <w:rsid w:val="006165C1"/>
    <w:rsid w:val="006167C4"/>
    <w:rsid w:val="00617438"/>
    <w:rsid w:val="00617807"/>
    <w:rsid w:val="00617ADF"/>
    <w:rsid w:val="00617B6E"/>
    <w:rsid w:val="00620B7D"/>
    <w:rsid w:val="00621BF5"/>
    <w:rsid w:val="00621F87"/>
    <w:rsid w:val="0062217E"/>
    <w:rsid w:val="00622784"/>
    <w:rsid w:val="00622FE6"/>
    <w:rsid w:val="00623198"/>
    <w:rsid w:val="0062357A"/>
    <w:rsid w:val="00623650"/>
    <w:rsid w:val="00623A0F"/>
    <w:rsid w:val="00623DB0"/>
    <w:rsid w:val="00624838"/>
    <w:rsid w:val="00624AD0"/>
    <w:rsid w:val="00625327"/>
    <w:rsid w:val="00625BA4"/>
    <w:rsid w:val="006261B9"/>
    <w:rsid w:val="00627B35"/>
    <w:rsid w:val="00627B9C"/>
    <w:rsid w:val="0063040A"/>
    <w:rsid w:val="006306E8"/>
    <w:rsid w:val="00630766"/>
    <w:rsid w:val="00630AD4"/>
    <w:rsid w:val="00630B2A"/>
    <w:rsid w:val="00632C40"/>
    <w:rsid w:val="00633691"/>
    <w:rsid w:val="00633AF4"/>
    <w:rsid w:val="006340C3"/>
    <w:rsid w:val="0063511B"/>
    <w:rsid w:val="00635379"/>
    <w:rsid w:val="006353A5"/>
    <w:rsid w:val="00636354"/>
    <w:rsid w:val="00637434"/>
    <w:rsid w:val="00640C3A"/>
    <w:rsid w:val="00641BBC"/>
    <w:rsid w:val="0064202D"/>
    <w:rsid w:val="006422A0"/>
    <w:rsid w:val="0064247D"/>
    <w:rsid w:val="00643857"/>
    <w:rsid w:val="00643AA1"/>
    <w:rsid w:val="0064418C"/>
    <w:rsid w:val="0064432B"/>
    <w:rsid w:val="00644BD8"/>
    <w:rsid w:val="006450B8"/>
    <w:rsid w:val="0064698B"/>
    <w:rsid w:val="00646B50"/>
    <w:rsid w:val="00647B1C"/>
    <w:rsid w:val="0065121D"/>
    <w:rsid w:val="00651A7D"/>
    <w:rsid w:val="006524D8"/>
    <w:rsid w:val="00652921"/>
    <w:rsid w:val="00652C53"/>
    <w:rsid w:val="00652C7B"/>
    <w:rsid w:val="00652F06"/>
    <w:rsid w:val="00653435"/>
    <w:rsid w:val="006536D8"/>
    <w:rsid w:val="00653F09"/>
    <w:rsid w:val="00654371"/>
    <w:rsid w:val="00654758"/>
    <w:rsid w:val="0065477F"/>
    <w:rsid w:val="006547D2"/>
    <w:rsid w:val="00655045"/>
    <w:rsid w:val="0065580E"/>
    <w:rsid w:val="00655B71"/>
    <w:rsid w:val="00656DA7"/>
    <w:rsid w:val="00656EE3"/>
    <w:rsid w:val="00657787"/>
    <w:rsid w:val="00657F2E"/>
    <w:rsid w:val="006603A2"/>
    <w:rsid w:val="00661C8B"/>
    <w:rsid w:val="00661D7C"/>
    <w:rsid w:val="00662C6D"/>
    <w:rsid w:val="00662D84"/>
    <w:rsid w:val="006634A1"/>
    <w:rsid w:val="00663EDD"/>
    <w:rsid w:val="00664167"/>
    <w:rsid w:val="00664B0C"/>
    <w:rsid w:val="00664C26"/>
    <w:rsid w:val="00664C92"/>
    <w:rsid w:val="00666E6C"/>
    <w:rsid w:val="0066722B"/>
    <w:rsid w:val="00667B41"/>
    <w:rsid w:val="006702C5"/>
    <w:rsid w:val="00670430"/>
    <w:rsid w:val="006705C3"/>
    <w:rsid w:val="00670A9A"/>
    <w:rsid w:val="00671252"/>
    <w:rsid w:val="00672259"/>
    <w:rsid w:val="0067251D"/>
    <w:rsid w:val="00672C3D"/>
    <w:rsid w:val="00674228"/>
    <w:rsid w:val="006745BC"/>
    <w:rsid w:val="00674FFE"/>
    <w:rsid w:val="00675062"/>
    <w:rsid w:val="00675687"/>
    <w:rsid w:val="0067631E"/>
    <w:rsid w:val="00676905"/>
    <w:rsid w:val="00676944"/>
    <w:rsid w:val="00676CA2"/>
    <w:rsid w:val="0068025A"/>
    <w:rsid w:val="00680B22"/>
    <w:rsid w:val="00682218"/>
    <w:rsid w:val="00682443"/>
    <w:rsid w:val="006824A6"/>
    <w:rsid w:val="0068280E"/>
    <w:rsid w:val="00682A33"/>
    <w:rsid w:val="00682FEE"/>
    <w:rsid w:val="006830B3"/>
    <w:rsid w:val="00684292"/>
    <w:rsid w:val="006842B9"/>
    <w:rsid w:val="0068483F"/>
    <w:rsid w:val="006848AE"/>
    <w:rsid w:val="00684DA7"/>
    <w:rsid w:val="0068529A"/>
    <w:rsid w:val="006855FA"/>
    <w:rsid w:val="00685B77"/>
    <w:rsid w:val="00685E11"/>
    <w:rsid w:val="006863FD"/>
    <w:rsid w:val="00686DEE"/>
    <w:rsid w:val="00687137"/>
    <w:rsid w:val="00690A90"/>
    <w:rsid w:val="006914A4"/>
    <w:rsid w:val="00691582"/>
    <w:rsid w:val="00693D08"/>
    <w:rsid w:val="0069409D"/>
    <w:rsid w:val="006948B1"/>
    <w:rsid w:val="00694C2F"/>
    <w:rsid w:val="00694F7A"/>
    <w:rsid w:val="00695166"/>
    <w:rsid w:val="0069620F"/>
    <w:rsid w:val="0069658A"/>
    <w:rsid w:val="006968AC"/>
    <w:rsid w:val="006969F9"/>
    <w:rsid w:val="006971FF"/>
    <w:rsid w:val="00697570"/>
    <w:rsid w:val="006979BD"/>
    <w:rsid w:val="006A0586"/>
    <w:rsid w:val="006A094D"/>
    <w:rsid w:val="006A0AE3"/>
    <w:rsid w:val="006A1518"/>
    <w:rsid w:val="006A1BC8"/>
    <w:rsid w:val="006A1C39"/>
    <w:rsid w:val="006A1E2B"/>
    <w:rsid w:val="006A34EC"/>
    <w:rsid w:val="006A3A22"/>
    <w:rsid w:val="006A4119"/>
    <w:rsid w:val="006A4538"/>
    <w:rsid w:val="006A4978"/>
    <w:rsid w:val="006A533F"/>
    <w:rsid w:val="006A53BA"/>
    <w:rsid w:val="006A542E"/>
    <w:rsid w:val="006A5916"/>
    <w:rsid w:val="006A597B"/>
    <w:rsid w:val="006A5DA5"/>
    <w:rsid w:val="006A64CB"/>
    <w:rsid w:val="006A6BD8"/>
    <w:rsid w:val="006B06B6"/>
    <w:rsid w:val="006B0C49"/>
    <w:rsid w:val="006B0F12"/>
    <w:rsid w:val="006B10F7"/>
    <w:rsid w:val="006B135B"/>
    <w:rsid w:val="006B360B"/>
    <w:rsid w:val="006B39AB"/>
    <w:rsid w:val="006B3AB6"/>
    <w:rsid w:val="006B4E2C"/>
    <w:rsid w:val="006B4F53"/>
    <w:rsid w:val="006B5765"/>
    <w:rsid w:val="006B5DF6"/>
    <w:rsid w:val="006B6A3C"/>
    <w:rsid w:val="006B6B6E"/>
    <w:rsid w:val="006B7081"/>
    <w:rsid w:val="006C0739"/>
    <w:rsid w:val="006C0B58"/>
    <w:rsid w:val="006C0E22"/>
    <w:rsid w:val="006C1716"/>
    <w:rsid w:val="006C1A09"/>
    <w:rsid w:val="006C2AD4"/>
    <w:rsid w:val="006C2FB9"/>
    <w:rsid w:val="006C3D8F"/>
    <w:rsid w:val="006C424B"/>
    <w:rsid w:val="006C44A9"/>
    <w:rsid w:val="006C4F15"/>
    <w:rsid w:val="006C5828"/>
    <w:rsid w:val="006C584E"/>
    <w:rsid w:val="006C60D4"/>
    <w:rsid w:val="006C67C6"/>
    <w:rsid w:val="006C6803"/>
    <w:rsid w:val="006C6EF3"/>
    <w:rsid w:val="006C7029"/>
    <w:rsid w:val="006C7082"/>
    <w:rsid w:val="006C7DB8"/>
    <w:rsid w:val="006D0C97"/>
    <w:rsid w:val="006D0FE1"/>
    <w:rsid w:val="006D111A"/>
    <w:rsid w:val="006D1256"/>
    <w:rsid w:val="006D20B2"/>
    <w:rsid w:val="006D298C"/>
    <w:rsid w:val="006D2DE6"/>
    <w:rsid w:val="006D301B"/>
    <w:rsid w:val="006D33EC"/>
    <w:rsid w:val="006D34F9"/>
    <w:rsid w:val="006D4305"/>
    <w:rsid w:val="006D4D1B"/>
    <w:rsid w:val="006D4F75"/>
    <w:rsid w:val="006D51A0"/>
    <w:rsid w:val="006D6C1D"/>
    <w:rsid w:val="006D7466"/>
    <w:rsid w:val="006D7B3B"/>
    <w:rsid w:val="006E03C8"/>
    <w:rsid w:val="006E0E45"/>
    <w:rsid w:val="006E10D6"/>
    <w:rsid w:val="006E1A50"/>
    <w:rsid w:val="006E1D02"/>
    <w:rsid w:val="006E23BB"/>
    <w:rsid w:val="006E2917"/>
    <w:rsid w:val="006E3435"/>
    <w:rsid w:val="006E3819"/>
    <w:rsid w:val="006E3F2B"/>
    <w:rsid w:val="006E4BC7"/>
    <w:rsid w:val="006E5E84"/>
    <w:rsid w:val="006E6667"/>
    <w:rsid w:val="006E7591"/>
    <w:rsid w:val="006F0290"/>
    <w:rsid w:val="006F0343"/>
    <w:rsid w:val="006F0CE6"/>
    <w:rsid w:val="006F1368"/>
    <w:rsid w:val="006F269A"/>
    <w:rsid w:val="006F2B0F"/>
    <w:rsid w:val="006F2BE9"/>
    <w:rsid w:val="006F31A0"/>
    <w:rsid w:val="006F3BC1"/>
    <w:rsid w:val="006F3D4A"/>
    <w:rsid w:val="006F443F"/>
    <w:rsid w:val="006F52C1"/>
    <w:rsid w:val="006F6340"/>
    <w:rsid w:val="006F65D7"/>
    <w:rsid w:val="006F79A9"/>
    <w:rsid w:val="007001D7"/>
    <w:rsid w:val="00700E6A"/>
    <w:rsid w:val="00700F37"/>
    <w:rsid w:val="00701207"/>
    <w:rsid w:val="007016F6"/>
    <w:rsid w:val="0070224B"/>
    <w:rsid w:val="00703ECD"/>
    <w:rsid w:val="00705A1D"/>
    <w:rsid w:val="00705E52"/>
    <w:rsid w:val="00705EE3"/>
    <w:rsid w:val="0070658C"/>
    <w:rsid w:val="00706DA3"/>
    <w:rsid w:val="00706F82"/>
    <w:rsid w:val="00707115"/>
    <w:rsid w:val="00707210"/>
    <w:rsid w:val="00710DC8"/>
    <w:rsid w:val="00711302"/>
    <w:rsid w:val="00711D3D"/>
    <w:rsid w:val="00712306"/>
    <w:rsid w:val="007125A9"/>
    <w:rsid w:val="00712C8E"/>
    <w:rsid w:val="00713036"/>
    <w:rsid w:val="007131E2"/>
    <w:rsid w:val="00713770"/>
    <w:rsid w:val="007138D9"/>
    <w:rsid w:val="007139BA"/>
    <w:rsid w:val="00713B9C"/>
    <w:rsid w:val="0071409F"/>
    <w:rsid w:val="00714391"/>
    <w:rsid w:val="007147D9"/>
    <w:rsid w:val="00714A10"/>
    <w:rsid w:val="00715485"/>
    <w:rsid w:val="00716049"/>
    <w:rsid w:val="007166E3"/>
    <w:rsid w:val="00716D6C"/>
    <w:rsid w:val="00716E94"/>
    <w:rsid w:val="007171A4"/>
    <w:rsid w:val="00720F0D"/>
    <w:rsid w:val="00721F83"/>
    <w:rsid w:val="0072219B"/>
    <w:rsid w:val="00722309"/>
    <w:rsid w:val="0072287E"/>
    <w:rsid w:val="00722A82"/>
    <w:rsid w:val="00722ADB"/>
    <w:rsid w:val="00723FCA"/>
    <w:rsid w:val="00724039"/>
    <w:rsid w:val="007242CE"/>
    <w:rsid w:val="007251C6"/>
    <w:rsid w:val="007256B6"/>
    <w:rsid w:val="00726767"/>
    <w:rsid w:val="00726BA3"/>
    <w:rsid w:val="0073045A"/>
    <w:rsid w:val="007305E5"/>
    <w:rsid w:val="00730675"/>
    <w:rsid w:val="007306F7"/>
    <w:rsid w:val="00730B85"/>
    <w:rsid w:val="00731560"/>
    <w:rsid w:val="00731B22"/>
    <w:rsid w:val="00732545"/>
    <w:rsid w:val="007330D7"/>
    <w:rsid w:val="0073391A"/>
    <w:rsid w:val="00733FA6"/>
    <w:rsid w:val="0073557D"/>
    <w:rsid w:val="00735D4A"/>
    <w:rsid w:val="007373D6"/>
    <w:rsid w:val="007373FD"/>
    <w:rsid w:val="007376F4"/>
    <w:rsid w:val="007400C7"/>
    <w:rsid w:val="007404C2"/>
    <w:rsid w:val="0074099D"/>
    <w:rsid w:val="007413EC"/>
    <w:rsid w:val="0074149F"/>
    <w:rsid w:val="00743949"/>
    <w:rsid w:val="00743A71"/>
    <w:rsid w:val="007449DB"/>
    <w:rsid w:val="00744A48"/>
    <w:rsid w:val="00744B99"/>
    <w:rsid w:val="00744BED"/>
    <w:rsid w:val="0074502C"/>
    <w:rsid w:val="00745270"/>
    <w:rsid w:val="0074603C"/>
    <w:rsid w:val="007463D4"/>
    <w:rsid w:val="00746821"/>
    <w:rsid w:val="00746F9B"/>
    <w:rsid w:val="007470E0"/>
    <w:rsid w:val="0074738F"/>
    <w:rsid w:val="007504E6"/>
    <w:rsid w:val="0075097F"/>
    <w:rsid w:val="0075116D"/>
    <w:rsid w:val="00751754"/>
    <w:rsid w:val="00751974"/>
    <w:rsid w:val="00752561"/>
    <w:rsid w:val="0075480D"/>
    <w:rsid w:val="007553D7"/>
    <w:rsid w:val="007554B0"/>
    <w:rsid w:val="00756F6E"/>
    <w:rsid w:val="0075746B"/>
    <w:rsid w:val="00757811"/>
    <w:rsid w:val="00760409"/>
    <w:rsid w:val="00760586"/>
    <w:rsid w:val="00760B8F"/>
    <w:rsid w:val="00761B19"/>
    <w:rsid w:val="007625C3"/>
    <w:rsid w:val="007627EB"/>
    <w:rsid w:val="00762B5C"/>
    <w:rsid w:val="00762D73"/>
    <w:rsid w:val="007635A2"/>
    <w:rsid w:val="00764510"/>
    <w:rsid w:val="00764E14"/>
    <w:rsid w:val="00765A54"/>
    <w:rsid w:val="007669A4"/>
    <w:rsid w:val="007671D3"/>
    <w:rsid w:val="00767242"/>
    <w:rsid w:val="007679FC"/>
    <w:rsid w:val="00770547"/>
    <w:rsid w:val="007705EE"/>
    <w:rsid w:val="00770DC9"/>
    <w:rsid w:val="00770EDA"/>
    <w:rsid w:val="0077185F"/>
    <w:rsid w:val="00771999"/>
    <w:rsid w:val="00771F4E"/>
    <w:rsid w:val="0077253E"/>
    <w:rsid w:val="00772ABC"/>
    <w:rsid w:val="00772ABD"/>
    <w:rsid w:val="00773C0B"/>
    <w:rsid w:val="00774603"/>
    <w:rsid w:val="0077510A"/>
    <w:rsid w:val="007759FD"/>
    <w:rsid w:val="00775A47"/>
    <w:rsid w:val="00776644"/>
    <w:rsid w:val="00776D0D"/>
    <w:rsid w:val="00780290"/>
    <w:rsid w:val="00780CF7"/>
    <w:rsid w:val="00781352"/>
    <w:rsid w:val="0078165D"/>
    <w:rsid w:val="0078198F"/>
    <w:rsid w:val="00782097"/>
    <w:rsid w:val="007826F3"/>
    <w:rsid w:val="00782BA0"/>
    <w:rsid w:val="00782DD5"/>
    <w:rsid w:val="00782DE6"/>
    <w:rsid w:val="00783405"/>
    <w:rsid w:val="00783767"/>
    <w:rsid w:val="00783C5E"/>
    <w:rsid w:val="00783EF1"/>
    <w:rsid w:val="00784974"/>
    <w:rsid w:val="00784E83"/>
    <w:rsid w:val="00784E8C"/>
    <w:rsid w:val="00784EB5"/>
    <w:rsid w:val="0078510C"/>
    <w:rsid w:val="00785B08"/>
    <w:rsid w:val="00785D33"/>
    <w:rsid w:val="00785F90"/>
    <w:rsid w:val="0078603F"/>
    <w:rsid w:val="00786BF5"/>
    <w:rsid w:val="00786C0F"/>
    <w:rsid w:val="00786D43"/>
    <w:rsid w:val="00787765"/>
    <w:rsid w:val="00787FEC"/>
    <w:rsid w:val="007903DA"/>
    <w:rsid w:val="007908D6"/>
    <w:rsid w:val="00791028"/>
    <w:rsid w:val="0079104C"/>
    <w:rsid w:val="00791115"/>
    <w:rsid w:val="0079116E"/>
    <w:rsid w:val="0079128B"/>
    <w:rsid w:val="00791BF3"/>
    <w:rsid w:val="00792F83"/>
    <w:rsid w:val="00792FBF"/>
    <w:rsid w:val="0079600C"/>
    <w:rsid w:val="00796538"/>
    <w:rsid w:val="007968FA"/>
    <w:rsid w:val="00796A4B"/>
    <w:rsid w:val="00796D46"/>
    <w:rsid w:val="00796F7E"/>
    <w:rsid w:val="00797781"/>
    <w:rsid w:val="00797BCC"/>
    <w:rsid w:val="007A01A8"/>
    <w:rsid w:val="007A040A"/>
    <w:rsid w:val="007A0F06"/>
    <w:rsid w:val="007A1125"/>
    <w:rsid w:val="007A1311"/>
    <w:rsid w:val="007A2655"/>
    <w:rsid w:val="007A2AFD"/>
    <w:rsid w:val="007A2CF5"/>
    <w:rsid w:val="007A2DF5"/>
    <w:rsid w:val="007A2E12"/>
    <w:rsid w:val="007A2E93"/>
    <w:rsid w:val="007A454C"/>
    <w:rsid w:val="007A4B53"/>
    <w:rsid w:val="007A4F7F"/>
    <w:rsid w:val="007A6458"/>
    <w:rsid w:val="007A64C7"/>
    <w:rsid w:val="007A660F"/>
    <w:rsid w:val="007A6DF2"/>
    <w:rsid w:val="007A79B3"/>
    <w:rsid w:val="007A7C80"/>
    <w:rsid w:val="007B0A2C"/>
    <w:rsid w:val="007B0B6B"/>
    <w:rsid w:val="007B0D55"/>
    <w:rsid w:val="007B11B1"/>
    <w:rsid w:val="007B11D7"/>
    <w:rsid w:val="007B20D7"/>
    <w:rsid w:val="007B26E8"/>
    <w:rsid w:val="007B29A0"/>
    <w:rsid w:val="007B2DFA"/>
    <w:rsid w:val="007B2E3A"/>
    <w:rsid w:val="007B3719"/>
    <w:rsid w:val="007B39BD"/>
    <w:rsid w:val="007B4174"/>
    <w:rsid w:val="007B4B7C"/>
    <w:rsid w:val="007B5A4D"/>
    <w:rsid w:val="007B5B1C"/>
    <w:rsid w:val="007B65C4"/>
    <w:rsid w:val="007B67E3"/>
    <w:rsid w:val="007B69E9"/>
    <w:rsid w:val="007B6A87"/>
    <w:rsid w:val="007B6D80"/>
    <w:rsid w:val="007B6D99"/>
    <w:rsid w:val="007B701D"/>
    <w:rsid w:val="007B7978"/>
    <w:rsid w:val="007C1821"/>
    <w:rsid w:val="007C1BA3"/>
    <w:rsid w:val="007C2930"/>
    <w:rsid w:val="007C2A68"/>
    <w:rsid w:val="007C3151"/>
    <w:rsid w:val="007C33C9"/>
    <w:rsid w:val="007C3B28"/>
    <w:rsid w:val="007C3DA0"/>
    <w:rsid w:val="007C3FC1"/>
    <w:rsid w:val="007C4D06"/>
    <w:rsid w:val="007C54C7"/>
    <w:rsid w:val="007C616E"/>
    <w:rsid w:val="007C72C9"/>
    <w:rsid w:val="007C792C"/>
    <w:rsid w:val="007D03F9"/>
    <w:rsid w:val="007D0672"/>
    <w:rsid w:val="007D0753"/>
    <w:rsid w:val="007D08F4"/>
    <w:rsid w:val="007D0CBC"/>
    <w:rsid w:val="007D18F9"/>
    <w:rsid w:val="007D2352"/>
    <w:rsid w:val="007D25E5"/>
    <w:rsid w:val="007D2AC7"/>
    <w:rsid w:val="007D2CCE"/>
    <w:rsid w:val="007D2DFD"/>
    <w:rsid w:val="007D35E0"/>
    <w:rsid w:val="007D3745"/>
    <w:rsid w:val="007D3C97"/>
    <w:rsid w:val="007D48BE"/>
    <w:rsid w:val="007D4E2A"/>
    <w:rsid w:val="007D4FB1"/>
    <w:rsid w:val="007D59E9"/>
    <w:rsid w:val="007D6EFD"/>
    <w:rsid w:val="007D72FB"/>
    <w:rsid w:val="007E02A8"/>
    <w:rsid w:val="007E05B8"/>
    <w:rsid w:val="007E080E"/>
    <w:rsid w:val="007E1347"/>
    <w:rsid w:val="007E19A7"/>
    <w:rsid w:val="007E1B04"/>
    <w:rsid w:val="007E235F"/>
    <w:rsid w:val="007E2A07"/>
    <w:rsid w:val="007E2ADB"/>
    <w:rsid w:val="007E31AB"/>
    <w:rsid w:val="007E34F1"/>
    <w:rsid w:val="007E3DCF"/>
    <w:rsid w:val="007E408F"/>
    <w:rsid w:val="007E4584"/>
    <w:rsid w:val="007E70DB"/>
    <w:rsid w:val="007E79A4"/>
    <w:rsid w:val="007E7D44"/>
    <w:rsid w:val="007E7E6E"/>
    <w:rsid w:val="007F07D4"/>
    <w:rsid w:val="007F0E4D"/>
    <w:rsid w:val="007F1411"/>
    <w:rsid w:val="007F15D5"/>
    <w:rsid w:val="007F26D5"/>
    <w:rsid w:val="007F2B5E"/>
    <w:rsid w:val="007F41B0"/>
    <w:rsid w:val="007F43A0"/>
    <w:rsid w:val="007F46BB"/>
    <w:rsid w:val="007F4DCA"/>
    <w:rsid w:val="007F6CD7"/>
    <w:rsid w:val="007F75E3"/>
    <w:rsid w:val="008001C0"/>
    <w:rsid w:val="00800465"/>
    <w:rsid w:val="00800CA2"/>
    <w:rsid w:val="00800DD2"/>
    <w:rsid w:val="00801471"/>
    <w:rsid w:val="008015A1"/>
    <w:rsid w:val="008018B2"/>
    <w:rsid w:val="00801EF5"/>
    <w:rsid w:val="00802255"/>
    <w:rsid w:val="008026CF"/>
    <w:rsid w:val="0080274F"/>
    <w:rsid w:val="0080291A"/>
    <w:rsid w:val="00802FD1"/>
    <w:rsid w:val="00803115"/>
    <w:rsid w:val="0080376D"/>
    <w:rsid w:val="008042CB"/>
    <w:rsid w:val="008044C6"/>
    <w:rsid w:val="008045D8"/>
    <w:rsid w:val="00804731"/>
    <w:rsid w:val="008048A6"/>
    <w:rsid w:val="00804F02"/>
    <w:rsid w:val="00805856"/>
    <w:rsid w:val="008102D2"/>
    <w:rsid w:val="008102ED"/>
    <w:rsid w:val="0081049C"/>
    <w:rsid w:val="00810871"/>
    <w:rsid w:val="00811470"/>
    <w:rsid w:val="008116DA"/>
    <w:rsid w:val="008119D3"/>
    <w:rsid w:val="008124AB"/>
    <w:rsid w:val="00812BBE"/>
    <w:rsid w:val="00813597"/>
    <w:rsid w:val="00813883"/>
    <w:rsid w:val="00813C0E"/>
    <w:rsid w:val="008145FA"/>
    <w:rsid w:val="008149FC"/>
    <w:rsid w:val="0081519A"/>
    <w:rsid w:val="00815E92"/>
    <w:rsid w:val="00816D03"/>
    <w:rsid w:val="00817322"/>
    <w:rsid w:val="008176F9"/>
    <w:rsid w:val="00817864"/>
    <w:rsid w:val="00817A6A"/>
    <w:rsid w:val="00817E34"/>
    <w:rsid w:val="0082070D"/>
    <w:rsid w:val="00820F93"/>
    <w:rsid w:val="00821081"/>
    <w:rsid w:val="00821193"/>
    <w:rsid w:val="0082195B"/>
    <w:rsid w:val="00822D7A"/>
    <w:rsid w:val="0082310E"/>
    <w:rsid w:val="00823429"/>
    <w:rsid w:val="00823B96"/>
    <w:rsid w:val="00823F91"/>
    <w:rsid w:val="008247CA"/>
    <w:rsid w:val="00826216"/>
    <w:rsid w:val="00826439"/>
    <w:rsid w:val="0082654C"/>
    <w:rsid w:val="008267E1"/>
    <w:rsid w:val="00826BAA"/>
    <w:rsid w:val="00827AF2"/>
    <w:rsid w:val="00827DD3"/>
    <w:rsid w:val="00830299"/>
    <w:rsid w:val="00830DA0"/>
    <w:rsid w:val="00831305"/>
    <w:rsid w:val="00832407"/>
    <w:rsid w:val="00832D7B"/>
    <w:rsid w:val="00833D25"/>
    <w:rsid w:val="00834CCB"/>
    <w:rsid w:val="0083527F"/>
    <w:rsid w:val="00835685"/>
    <w:rsid w:val="0083642A"/>
    <w:rsid w:val="00836E1C"/>
    <w:rsid w:val="008405C2"/>
    <w:rsid w:val="008411A4"/>
    <w:rsid w:val="00841629"/>
    <w:rsid w:val="00842D96"/>
    <w:rsid w:val="008430A2"/>
    <w:rsid w:val="008443E2"/>
    <w:rsid w:val="008448AB"/>
    <w:rsid w:val="00844994"/>
    <w:rsid w:val="008451A2"/>
    <w:rsid w:val="008452A8"/>
    <w:rsid w:val="00846E46"/>
    <w:rsid w:val="00847182"/>
    <w:rsid w:val="00847191"/>
    <w:rsid w:val="008471E9"/>
    <w:rsid w:val="00847830"/>
    <w:rsid w:val="00847910"/>
    <w:rsid w:val="00847B7D"/>
    <w:rsid w:val="00847C16"/>
    <w:rsid w:val="0085090B"/>
    <w:rsid w:val="00850D36"/>
    <w:rsid w:val="00850DDD"/>
    <w:rsid w:val="0085124F"/>
    <w:rsid w:val="00851254"/>
    <w:rsid w:val="0085195A"/>
    <w:rsid w:val="008523C4"/>
    <w:rsid w:val="008534F2"/>
    <w:rsid w:val="00853761"/>
    <w:rsid w:val="008539EA"/>
    <w:rsid w:val="00853BA7"/>
    <w:rsid w:val="008541D4"/>
    <w:rsid w:val="00854B5B"/>
    <w:rsid w:val="00854C0F"/>
    <w:rsid w:val="00854EC3"/>
    <w:rsid w:val="00856CC1"/>
    <w:rsid w:val="00857D12"/>
    <w:rsid w:val="00860671"/>
    <w:rsid w:val="00860CE3"/>
    <w:rsid w:val="00861D08"/>
    <w:rsid w:val="00862CFD"/>
    <w:rsid w:val="00862F3F"/>
    <w:rsid w:val="0086329F"/>
    <w:rsid w:val="00863FB8"/>
    <w:rsid w:val="008659E4"/>
    <w:rsid w:val="008663F6"/>
    <w:rsid w:val="0086685A"/>
    <w:rsid w:val="00866AE7"/>
    <w:rsid w:val="00866B9F"/>
    <w:rsid w:val="00866DEB"/>
    <w:rsid w:val="0086710E"/>
    <w:rsid w:val="008673A1"/>
    <w:rsid w:val="00867827"/>
    <w:rsid w:val="00867A8A"/>
    <w:rsid w:val="00867FC5"/>
    <w:rsid w:val="00872508"/>
    <w:rsid w:val="008725A2"/>
    <w:rsid w:val="00872804"/>
    <w:rsid w:val="00873181"/>
    <w:rsid w:val="0087347A"/>
    <w:rsid w:val="0087436E"/>
    <w:rsid w:val="008749DA"/>
    <w:rsid w:val="008755FF"/>
    <w:rsid w:val="00875D91"/>
    <w:rsid w:val="0087600D"/>
    <w:rsid w:val="00876939"/>
    <w:rsid w:val="008770A5"/>
    <w:rsid w:val="008778C8"/>
    <w:rsid w:val="00880E7E"/>
    <w:rsid w:val="00880F3C"/>
    <w:rsid w:val="00881EA1"/>
    <w:rsid w:val="008836A7"/>
    <w:rsid w:val="008836AF"/>
    <w:rsid w:val="008843EF"/>
    <w:rsid w:val="008845A0"/>
    <w:rsid w:val="008846AB"/>
    <w:rsid w:val="00885B9C"/>
    <w:rsid w:val="00885CAA"/>
    <w:rsid w:val="008865CD"/>
    <w:rsid w:val="008872D5"/>
    <w:rsid w:val="00887911"/>
    <w:rsid w:val="00887C6D"/>
    <w:rsid w:val="00887FC9"/>
    <w:rsid w:val="008902AB"/>
    <w:rsid w:val="00891B32"/>
    <w:rsid w:val="00891D52"/>
    <w:rsid w:val="0089203E"/>
    <w:rsid w:val="0089263D"/>
    <w:rsid w:val="008928A7"/>
    <w:rsid w:val="00892901"/>
    <w:rsid w:val="00893B67"/>
    <w:rsid w:val="00893E22"/>
    <w:rsid w:val="008961C2"/>
    <w:rsid w:val="00896ADC"/>
    <w:rsid w:val="008971B2"/>
    <w:rsid w:val="00897D2F"/>
    <w:rsid w:val="008A0348"/>
    <w:rsid w:val="008A12BC"/>
    <w:rsid w:val="008A1B3D"/>
    <w:rsid w:val="008A205C"/>
    <w:rsid w:val="008A22E7"/>
    <w:rsid w:val="008A2FF5"/>
    <w:rsid w:val="008A326B"/>
    <w:rsid w:val="008A3477"/>
    <w:rsid w:val="008A46AA"/>
    <w:rsid w:val="008A4CC6"/>
    <w:rsid w:val="008A5779"/>
    <w:rsid w:val="008A6839"/>
    <w:rsid w:val="008A6B76"/>
    <w:rsid w:val="008A7587"/>
    <w:rsid w:val="008A76DA"/>
    <w:rsid w:val="008A7C24"/>
    <w:rsid w:val="008A7C75"/>
    <w:rsid w:val="008B032F"/>
    <w:rsid w:val="008B0B5A"/>
    <w:rsid w:val="008B1440"/>
    <w:rsid w:val="008B1559"/>
    <w:rsid w:val="008B158E"/>
    <w:rsid w:val="008B17BD"/>
    <w:rsid w:val="008B1D64"/>
    <w:rsid w:val="008B1F1F"/>
    <w:rsid w:val="008B2154"/>
    <w:rsid w:val="008B241B"/>
    <w:rsid w:val="008B265D"/>
    <w:rsid w:val="008B321E"/>
    <w:rsid w:val="008B3DD9"/>
    <w:rsid w:val="008B3E21"/>
    <w:rsid w:val="008B4010"/>
    <w:rsid w:val="008B4CB7"/>
    <w:rsid w:val="008B4D3F"/>
    <w:rsid w:val="008B55DA"/>
    <w:rsid w:val="008B56B7"/>
    <w:rsid w:val="008B578B"/>
    <w:rsid w:val="008B5CB3"/>
    <w:rsid w:val="008B639E"/>
    <w:rsid w:val="008B6AA3"/>
    <w:rsid w:val="008B77AE"/>
    <w:rsid w:val="008C0122"/>
    <w:rsid w:val="008C0322"/>
    <w:rsid w:val="008C0AF8"/>
    <w:rsid w:val="008C13F1"/>
    <w:rsid w:val="008C1BA6"/>
    <w:rsid w:val="008C20AF"/>
    <w:rsid w:val="008C29B1"/>
    <w:rsid w:val="008C2A10"/>
    <w:rsid w:val="008C3220"/>
    <w:rsid w:val="008C36A1"/>
    <w:rsid w:val="008C3861"/>
    <w:rsid w:val="008C3CB6"/>
    <w:rsid w:val="008C3F45"/>
    <w:rsid w:val="008C425B"/>
    <w:rsid w:val="008C44BF"/>
    <w:rsid w:val="008C54EF"/>
    <w:rsid w:val="008C552D"/>
    <w:rsid w:val="008C58D7"/>
    <w:rsid w:val="008C599F"/>
    <w:rsid w:val="008C5D72"/>
    <w:rsid w:val="008C600B"/>
    <w:rsid w:val="008C640E"/>
    <w:rsid w:val="008C65EB"/>
    <w:rsid w:val="008C760A"/>
    <w:rsid w:val="008C76E6"/>
    <w:rsid w:val="008D00EA"/>
    <w:rsid w:val="008D0650"/>
    <w:rsid w:val="008D20BF"/>
    <w:rsid w:val="008D229B"/>
    <w:rsid w:val="008D29FA"/>
    <w:rsid w:val="008D2CBC"/>
    <w:rsid w:val="008D2D07"/>
    <w:rsid w:val="008D30B2"/>
    <w:rsid w:val="008D31D8"/>
    <w:rsid w:val="008D323A"/>
    <w:rsid w:val="008D340D"/>
    <w:rsid w:val="008D3518"/>
    <w:rsid w:val="008D4146"/>
    <w:rsid w:val="008D44FB"/>
    <w:rsid w:val="008D4688"/>
    <w:rsid w:val="008D5AB5"/>
    <w:rsid w:val="008D5F0C"/>
    <w:rsid w:val="008D649C"/>
    <w:rsid w:val="008D6B43"/>
    <w:rsid w:val="008D6C78"/>
    <w:rsid w:val="008D6EB2"/>
    <w:rsid w:val="008D7652"/>
    <w:rsid w:val="008D76F2"/>
    <w:rsid w:val="008E10F9"/>
    <w:rsid w:val="008E2527"/>
    <w:rsid w:val="008E2AA3"/>
    <w:rsid w:val="008E3900"/>
    <w:rsid w:val="008E429D"/>
    <w:rsid w:val="008E45CD"/>
    <w:rsid w:val="008E52B7"/>
    <w:rsid w:val="008E5629"/>
    <w:rsid w:val="008E5B83"/>
    <w:rsid w:val="008E5CF9"/>
    <w:rsid w:val="008E5D20"/>
    <w:rsid w:val="008E65C8"/>
    <w:rsid w:val="008E78E0"/>
    <w:rsid w:val="008E7A5C"/>
    <w:rsid w:val="008E7C44"/>
    <w:rsid w:val="008F0202"/>
    <w:rsid w:val="008F02AB"/>
    <w:rsid w:val="008F0C97"/>
    <w:rsid w:val="008F0E80"/>
    <w:rsid w:val="008F199C"/>
    <w:rsid w:val="008F1B57"/>
    <w:rsid w:val="008F21F8"/>
    <w:rsid w:val="008F3421"/>
    <w:rsid w:val="008F344F"/>
    <w:rsid w:val="008F41AB"/>
    <w:rsid w:val="008F41BC"/>
    <w:rsid w:val="008F4225"/>
    <w:rsid w:val="008F4A0D"/>
    <w:rsid w:val="008F4C87"/>
    <w:rsid w:val="008F519B"/>
    <w:rsid w:val="008F58E8"/>
    <w:rsid w:val="008F5B2F"/>
    <w:rsid w:val="008F5C3B"/>
    <w:rsid w:val="008F6587"/>
    <w:rsid w:val="008F6DE0"/>
    <w:rsid w:val="008F79BD"/>
    <w:rsid w:val="00900091"/>
    <w:rsid w:val="0090011C"/>
    <w:rsid w:val="00900259"/>
    <w:rsid w:val="009003A5"/>
    <w:rsid w:val="00900E88"/>
    <w:rsid w:val="00901884"/>
    <w:rsid w:val="00901E8C"/>
    <w:rsid w:val="00902225"/>
    <w:rsid w:val="00902414"/>
    <w:rsid w:val="00902895"/>
    <w:rsid w:val="00903078"/>
    <w:rsid w:val="00903243"/>
    <w:rsid w:val="00903A21"/>
    <w:rsid w:val="00903E90"/>
    <w:rsid w:val="00903F73"/>
    <w:rsid w:val="0090447C"/>
    <w:rsid w:val="00904936"/>
    <w:rsid w:val="00905FE8"/>
    <w:rsid w:val="00907523"/>
    <w:rsid w:val="00907891"/>
    <w:rsid w:val="00907AEA"/>
    <w:rsid w:val="00910572"/>
    <w:rsid w:val="009110E4"/>
    <w:rsid w:val="009115C5"/>
    <w:rsid w:val="00912CAE"/>
    <w:rsid w:val="00912D5B"/>
    <w:rsid w:val="009131CB"/>
    <w:rsid w:val="00913B80"/>
    <w:rsid w:val="00913C9C"/>
    <w:rsid w:val="009146B2"/>
    <w:rsid w:val="00914EA5"/>
    <w:rsid w:val="009150CF"/>
    <w:rsid w:val="00915643"/>
    <w:rsid w:val="00915914"/>
    <w:rsid w:val="00915AAD"/>
    <w:rsid w:val="00915D95"/>
    <w:rsid w:val="009179AC"/>
    <w:rsid w:val="00920333"/>
    <w:rsid w:val="0092133D"/>
    <w:rsid w:val="009224DF"/>
    <w:rsid w:val="0092306E"/>
    <w:rsid w:val="00923617"/>
    <w:rsid w:val="009236D3"/>
    <w:rsid w:val="0092424B"/>
    <w:rsid w:val="0092429B"/>
    <w:rsid w:val="00924603"/>
    <w:rsid w:val="00924A74"/>
    <w:rsid w:val="009254CB"/>
    <w:rsid w:val="009255AB"/>
    <w:rsid w:val="009258D6"/>
    <w:rsid w:val="00925C66"/>
    <w:rsid w:val="00926770"/>
    <w:rsid w:val="0092763D"/>
    <w:rsid w:val="0092F9A1"/>
    <w:rsid w:val="00930005"/>
    <w:rsid w:val="00930054"/>
    <w:rsid w:val="009300F7"/>
    <w:rsid w:val="00930B09"/>
    <w:rsid w:val="00930E5B"/>
    <w:rsid w:val="009319B4"/>
    <w:rsid w:val="009320BA"/>
    <w:rsid w:val="009325B0"/>
    <w:rsid w:val="00932AA3"/>
    <w:rsid w:val="00932E29"/>
    <w:rsid w:val="009339CC"/>
    <w:rsid w:val="009346C9"/>
    <w:rsid w:val="0093474D"/>
    <w:rsid w:val="00934F26"/>
    <w:rsid w:val="009358C9"/>
    <w:rsid w:val="00935993"/>
    <w:rsid w:val="009359C1"/>
    <w:rsid w:val="00935B17"/>
    <w:rsid w:val="0093627E"/>
    <w:rsid w:val="009365AB"/>
    <w:rsid w:val="009378AE"/>
    <w:rsid w:val="00940634"/>
    <w:rsid w:val="00940C8F"/>
    <w:rsid w:val="009416B4"/>
    <w:rsid w:val="00941828"/>
    <w:rsid w:val="00941843"/>
    <w:rsid w:val="00941C5F"/>
    <w:rsid w:val="00941E89"/>
    <w:rsid w:val="009425FF"/>
    <w:rsid w:val="009426C3"/>
    <w:rsid w:val="00942F2C"/>
    <w:rsid w:val="0094369C"/>
    <w:rsid w:val="00944134"/>
    <w:rsid w:val="0094450F"/>
    <w:rsid w:val="00944995"/>
    <w:rsid w:val="00946051"/>
    <w:rsid w:val="009466E7"/>
    <w:rsid w:val="009468B5"/>
    <w:rsid w:val="00946DD5"/>
    <w:rsid w:val="009476E1"/>
    <w:rsid w:val="00947D64"/>
    <w:rsid w:val="00947F7A"/>
    <w:rsid w:val="00950C93"/>
    <w:rsid w:val="00951022"/>
    <w:rsid w:val="00951F69"/>
    <w:rsid w:val="00952E15"/>
    <w:rsid w:val="00952E17"/>
    <w:rsid w:val="009534CA"/>
    <w:rsid w:val="009536D6"/>
    <w:rsid w:val="00953E95"/>
    <w:rsid w:val="00954348"/>
    <w:rsid w:val="00954577"/>
    <w:rsid w:val="009566BC"/>
    <w:rsid w:val="009569E4"/>
    <w:rsid w:val="00956E34"/>
    <w:rsid w:val="0095774D"/>
    <w:rsid w:val="00957B2B"/>
    <w:rsid w:val="0096000C"/>
    <w:rsid w:val="00960021"/>
    <w:rsid w:val="00961015"/>
    <w:rsid w:val="00961E74"/>
    <w:rsid w:val="00962AB5"/>
    <w:rsid w:val="00962B08"/>
    <w:rsid w:val="00962C0A"/>
    <w:rsid w:val="00962C19"/>
    <w:rsid w:val="00963182"/>
    <w:rsid w:val="0096327F"/>
    <w:rsid w:val="009634A6"/>
    <w:rsid w:val="009636E4"/>
    <w:rsid w:val="00963A63"/>
    <w:rsid w:val="00964994"/>
    <w:rsid w:val="00965149"/>
    <w:rsid w:val="00965985"/>
    <w:rsid w:val="00965C79"/>
    <w:rsid w:val="009669E5"/>
    <w:rsid w:val="00966C26"/>
    <w:rsid w:val="0097013E"/>
    <w:rsid w:val="00970BB6"/>
    <w:rsid w:val="00970BF2"/>
    <w:rsid w:val="00971464"/>
    <w:rsid w:val="009715C2"/>
    <w:rsid w:val="00971B6C"/>
    <w:rsid w:val="00973776"/>
    <w:rsid w:val="0097384B"/>
    <w:rsid w:val="00973F30"/>
    <w:rsid w:val="00974D01"/>
    <w:rsid w:val="00975375"/>
    <w:rsid w:val="0097581A"/>
    <w:rsid w:val="00975A81"/>
    <w:rsid w:val="00976161"/>
    <w:rsid w:val="00976E7C"/>
    <w:rsid w:val="009771B4"/>
    <w:rsid w:val="00977A28"/>
    <w:rsid w:val="00977A8E"/>
    <w:rsid w:val="009809D8"/>
    <w:rsid w:val="00980C81"/>
    <w:rsid w:val="00980CF7"/>
    <w:rsid w:val="00980EA7"/>
    <w:rsid w:val="00980F5D"/>
    <w:rsid w:val="00980FE8"/>
    <w:rsid w:val="00981011"/>
    <w:rsid w:val="0098176D"/>
    <w:rsid w:val="009820CA"/>
    <w:rsid w:val="00982140"/>
    <w:rsid w:val="009828AD"/>
    <w:rsid w:val="009829D8"/>
    <w:rsid w:val="00983283"/>
    <w:rsid w:val="00983466"/>
    <w:rsid w:val="00984108"/>
    <w:rsid w:val="009847A9"/>
    <w:rsid w:val="009848C4"/>
    <w:rsid w:val="00984B93"/>
    <w:rsid w:val="00984C35"/>
    <w:rsid w:val="00985321"/>
    <w:rsid w:val="009859AC"/>
    <w:rsid w:val="00985CC7"/>
    <w:rsid w:val="0098667A"/>
    <w:rsid w:val="00986B95"/>
    <w:rsid w:val="00986C70"/>
    <w:rsid w:val="00986FDF"/>
    <w:rsid w:val="0098713D"/>
    <w:rsid w:val="00987729"/>
    <w:rsid w:val="0098794D"/>
    <w:rsid w:val="00987B90"/>
    <w:rsid w:val="00987F25"/>
    <w:rsid w:val="009907CD"/>
    <w:rsid w:val="00992136"/>
    <w:rsid w:val="00992633"/>
    <w:rsid w:val="00992F01"/>
    <w:rsid w:val="00993AB4"/>
    <w:rsid w:val="00994847"/>
    <w:rsid w:val="00994FD0"/>
    <w:rsid w:val="0099552C"/>
    <w:rsid w:val="009956DE"/>
    <w:rsid w:val="00996093"/>
    <w:rsid w:val="00996D9D"/>
    <w:rsid w:val="00996DC2"/>
    <w:rsid w:val="00996E41"/>
    <w:rsid w:val="00996FF1"/>
    <w:rsid w:val="00997275"/>
    <w:rsid w:val="0099728F"/>
    <w:rsid w:val="00997408"/>
    <w:rsid w:val="009979C8"/>
    <w:rsid w:val="009A0020"/>
    <w:rsid w:val="009A097F"/>
    <w:rsid w:val="009A1114"/>
    <w:rsid w:val="009A1B53"/>
    <w:rsid w:val="009A1CE4"/>
    <w:rsid w:val="009A2227"/>
    <w:rsid w:val="009A2793"/>
    <w:rsid w:val="009A2BA7"/>
    <w:rsid w:val="009A30B0"/>
    <w:rsid w:val="009A31A6"/>
    <w:rsid w:val="009A380F"/>
    <w:rsid w:val="009A383C"/>
    <w:rsid w:val="009A45E0"/>
    <w:rsid w:val="009A4600"/>
    <w:rsid w:val="009A4683"/>
    <w:rsid w:val="009A5E82"/>
    <w:rsid w:val="009A6240"/>
    <w:rsid w:val="009A685B"/>
    <w:rsid w:val="009A698A"/>
    <w:rsid w:val="009B0160"/>
    <w:rsid w:val="009B14C0"/>
    <w:rsid w:val="009B1C9A"/>
    <w:rsid w:val="009B1EEC"/>
    <w:rsid w:val="009B2208"/>
    <w:rsid w:val="009B3000"/>
    <w:rsid w:val="009B3894"/>
    <w:rsid w:val="009B3950"/>
    <w:rsid w:val="009B3AD4"/>
    <w:rsid w:val="009B3D6A"/>
    <w:rsid w:val="009B3E28"/>
    <w:rsid w:val="009B42C3"/>
    <w:rsid w:val="009B43BE"/>
    <w:rsid w:val="009B4B9B"/>
    <w:rsid w:val="009B5066"/>
    <w:rsid w:val="009B54B7"/>
    <w:rsid w:val="009B61A2"/>
    <w:rsid w:val="009B62F9"/>
    <w:rsid w:val="009B6BD0"/>
    <w:rsid w:val="009B6CB8"/>
    <w:rsid w:val="009B7F41"/>
    <w:rsid w:val="009C02F2"/>
    <w:rsid w:val="009C04F3"/>
    <w:rsid w:val="009C1081"/>
    <w:rsid w:val="009C116E"/>
    <w:rsid w:val="009C192F"/>
    <w:rsid w:val="009C2E58"/>
    <w:rsid w:val="009C3C9C"/>
    <w:rsid w:val="009C4B28"/>
    <w:rsid w:val="009C4CB3"/>
    <w:rsid w:val="009C55AC"/>
    <w:rsid w:val="009C5831"/>
    <w:rsid w:val="009C5A51"/>
    <w:rsid w:val="009C5B07"/>
    <w:rsid w:val="009C5E3F"/>
    <w:rsid w:val="009C5F72"/>
    <w:rsid w:val="009C6740"/>
    <w:rsid w:val="009C6F53"/>
    <w:rsid w:val="009C7B28"/>
    <w:rsid w:val="009C7D17"/>
    <w:rsid w:val="009D011D"/>
    <w:rsid w:val="009D0F98"/>
    <w:rsid w:val="009D1153"/>
    <w:rsid w:val="009D1480"/>
    <w:rsid w:val="009D1568"/>
    <w:rsid w:val="009D1AF4"/>
    <w:rsid w:val="009D23C6"/>
    <w:rsid w:val="009D257E"/>
    <w:rsid w:val="009D292E"/>
    <w:rsid w:val="009D2D89"/>
    <w:rsid w:val="009D3E82"/>
    <w:rsid w:val="009D41C7"/>
    <w:rsid w:val="009D5F96"/>
    <w:rsid w:val="009D60C7"/>
    <w:rsid w:val="009D6117"/>
    <w:rsid w:val="009D6B7A"/>
    <w:rsid w:val="009D6C65"/>
    <w:rsid w:val="009D7419"/>
    <w:rsid w:val="009D7D22"/>
    <w:rsid w:val="009E008E"/>
    <w:rsid w:val="009E06C7"/>
    <w:rsid w:val="009E0F89"/>
    <w:rsid w:val="009E17C1"/>
    <w:rsid w:val="009E185B"/>
    <w:rsid w:val="009E18BA"/>
    <w:rsid w:val="009E22E2"/>
    <w:rsid w:val="009E39E7"/>
    <w:rsid w:val="009E3FB9"/>
    <w:rsid w:val="009E4E27"/>
    <w:rsid w:val="009E5013"/>
    <w:rsid w:val="009E50E6"/>
    <w:rsid w:val="009E579C"/>
    <w:rsid w:val="009E5CDA"/>
    <w:rsid w:val="009E6790"/>
    <w:rsid w:val="009E749C"/>
    <w:rsid w:val="009E74F5"/>
    <w:rsid w:val="009E765F"/>
    <w:rsid w:val="009F09CA"/>
    <w:rsid w:val="009F23B6"/>
    <w:rsid w:val="009F251C"/>
    <w:rsid w:val="009F25A3"/>
    <w:rsid w:val="009F26DE"/>
    <w:rsid w:val="009F2A87"/>
    <w:rsid w:val="009F2D54"/>
    <w:rsid w:val="009F306C"/>
    <w:rsid w:val="009F41B0"/>
    <w:rsid w:val="009F4A25"/>
    <w:rsid w:val="009F5B50"/>
    <w:rsid w:val="009F6D24"/>
    <w:rsid w:val="009F7B4C"/>
    <w:rsid w:val="009F7BAE"/>
    <w:rsid w:val="009F7F69"/>
    <w:rsid w:val="00A002C0"/>
    <w:rsid w:val="00A00DEA"/>
    <w:rsid w:val="00A00E69"/>
    <w:rsid w:val="00A01074"/>
    <w:rsid w:val="00A01322"/>
    <w:rsid w:val="00A014EB"/>
    <w:rsid w:val="00A01DB5"/>
    <w:rsid w:val="00A0205F"/>
    <w:rsid w:val="00A022DE"/>
    <w:rsid w:val="00A02A97"/>
    <w:rsid w:val="00A03996"/>
    <w:rsid w:val="00A03C96"/>
    <w:rsid w:val="00A04808"/>
    <w:rsid w:val="00A04EA3"/>
    <w:rsid w:val="00A04ED1"/>
    <w:rsid w:val="00A05EC4"/>
    <w:rsid w:val="00A05F51"/>
    <w:rsid w:val="00A06037"/>
    <w:rsid w:val="00A070E1"/>
    <w:rsid w:val="00A075B4"/>
    <w:rsid w:val="00A07923"/>
    <w:rsid w:val="00A10A00"/>
    <w:rsid w:val="00A10A66"/>
    <w:rsid w:val="00A11AD2"/>
    <w:rsid w:val="00A11DF8"/>
    <w:rsid w:val="00A12380"/>
    <w:rsid w:val="00A134CF"/>
    <w:rsid w:val="00A13759"/>
    <w:rsid w:val="00A13962"/>
    <w:rsid w:val="00A139A2"/>
    <w:rsid w:val="00A13CCD"/>
    <w:rsid w:val="00A1402F"/>
    <w:rsid w:val="00A14173"/>
    <w:rsid w:val="00A1481A"/>
    <w:rsid w:val="00A15137"/>
    <w:rsid w:val="00A152EB"/>
    <w:rsid w:val="00A170B7"/>
    <w:rsid w:val="00A176D1"/>
    <w:rsid w:val="00A17850"/>
    <w:rsid w:val="00A2002C"/>
    <w:rsid w:val="00A201BC"/>
    <w:rsid w:val="00A20E45"/>
    <w:rsid w:val="00A2186C"/>
    <w:rsid w:val="00A21BE3"/>
    <w:rsid w:val="00A22426"/>
    <w:rsid w:val="00A2300C"/>
    <w:rsid w:val="00A23A62"/>
    <w:rsid w:val="00A2414B"/>
    <w:rsid w:val="00A24935"/>
    <w:rsid w:val="00A249AC"/>
    <w:rsid w:val="00A25732"/>
    <w:rsid w:val="00A25BC6"/>
    <w:rsid w:val="00A26EA9"/>
    <w:rsid w:val="00A27D8F"/>
    <w:rsid w:val="00A27F64"/>
    <w:rsid w:val="00A301BD"/>
    <w:rsid w:val="00A3135C"/>
    <w:rsid w:val="00A31909"/>
    <w:rsid w:val="00A31C60"/>
    <w:rsid w:val="00A31D60"/>
    <w:rsid w:val="00A32067"/>
    <w:rsid w:val="00A3268A"/>
    <w:rsid w:val="00A32708"/>
    <w:rsid w:val="00A33305"/>
    <w:rsid w:val="00A3339A"/>
    <w:rsid w:val="00A33BBC"/>
    <w:rsid w:val="00A34B05"/>
    <w:rsid w:val="00A34EB8"/>
    <w:rsid w:val="00A35828"/>
    <w:rsid w:val="00A35A09"/>
    <w:rsid w:val="00A35F6D"/>
    <w:rsid w:val="00A35FE1"/>
    <w:rsid w:val="00A36873"/>
    <w:rsid w:val="00A37473"/>
    <w:rsid w:val="00A3776F"/>
    <w:rsid w:val="00A37F99"/>
    <w:rsid w:val="00A40013"/>
    <w:rsid w:val="00A400D1"/>
    <w:rsid w:val="00A40E69"/>
    <w:rsid w:val="00A4117D"/>
    <w:rsid w:val="00A41C4A"/>
    <w:rsid w:val="00A41D65"/>
    <w:rsid w:val="00A423F0"/>
    <w:rsid w:val="00A42E9C"/>
    <w:rsid w:val="00A4399C"/>
    <w:rsid w:val="00A43A7A"/>
    <w:rsid w:val="00A444B6"/>
    <w:rsid w:val="00A44B97"/>
    <w:rsid w:val="00A45B9E"/>
    <w:rsid w:val="00A45F6D"/>
    <w:rsid w:val="00A466D7"/>
    <w:rsid w:val="00A46724"/>
    <w:rsid w:val="00A469DE"/>
    <w:rsid w:val="00A46FFA"/>
    <w:rsid w:val="00A47B53"/>
    <w:rsid w:val="00A47E48"/>
    <w:rsid w:val="00A508F1"/>
    <w:rsid w:val="00A50CA9"/>
    <w:rsid w:val="00A5101B"/>
    <w:rsid w:val="00A512D8"/>
    <w:rsid w:val="00A52424"/>
    <w:rsid w:val="00A5250A"/>
    <w:rsid w:val="00A5290F"/>
    <w:rsid w:val="00A52B82"/>
    <w:rsid w:val="00A52F34"/>
    <w:rsid w:val="00A534C2"/>
    <w:rsid w:val="00A5402D"/>
    <w:rsid w:val="00A54957"/>
    <w:rsid w:val="00A549D1"/>
    <w:rsid w:val="00A54A58"/>
    <w:rsid w:val="00A54D6F"/>
    <w:rsid w:val="00A55003"/>
    <w:rsid w:val="00A5558A"/>
    <w:rsid w:val="00A55956"/>
    <w:rsid w:val="00A5619F"/>
    <w:rsid w:val="00A57103"/>
    <w:rsid w:val="00A57544"/>
    <w:rsid w:val="00A575C7"/>
    <w:rsid w:val="00A57A32"/>
    <w:rsid w:val="00A57F26"/>
    <w:rsid w:val="00A60780"/>
    <w:rsid w:val="00A60F42"/>
    <w:rsid w:val="00A610D5"/>
    <w:rsid w:val="00A61393"/>
    <w:rsid w:val="00A62147"/>
    <w:rsid w:val="00A62277"/>
    <w:rsid w:val="00A62764"/>
    <w:rsid w:val="00A632EB"/>
    <w:rsid w:val="00A636DF"/>
    <w:rsid w:val="00A63896"/>
    <w:rsid w:val="00A63B7E"/>
    <w:rsid w:val="00A63D06"/>
    <w:rsid w:val="00A63D1F"/>
    <w:rsid w:val="00A65B89"/>
    <w:rsid w:val="00A665ED"/>
    <w:rsid w:val="00A66659"/>
    <w:rsid w:val="00A67518"/>
    <w:rsid w:val="00A67DE0"/>
    <w:rsid w:val="00A70ABE"/>
    <w:rsid w:val="00A70B78"/>
    <w:rsid w:val="00A70FD1"/>
    <w:rsid w:val="00A718A7"/>
    <w:rsid w:val="00A71DF6"/>
    <w:rsid w:val="00A7226F"/>
    <w:rsid w:val="00A7232F"/>
    <w:rsid w:val="00A7236E"/>
    <w:rsid w:val="00A72AC1"/>
    <w:rsid w:val="00A72B13"/>
    <w:rsid w:val="00A731D1"/>
    <w:rsid w:val="00A737B4"/>
    <w:rsid w:val="00A73C5D"/>
    <w:rsid w:val="00A74264"/>
    <w:rsid w:val="00A749DC"/>
    <w:rsid w:val="00A74F5F"/>
    <w:rsid w:val="00A74FD0"/>
    <w:rsid w:val="00A7502F"/>
    <w:rsid w:val="00A761A2"/>
    <w:rsid w:val="00A76872"/>
    <w:rsid w:val="00A771B8"/>
    <w:rsid w:val="00A805F1"/>
    <w:rsid w:val="00A805FE"/>
    <w:rsid w:val="00A81673"/>
    <w:rsid w:val="00A81B25"/>
    <w:rsid w:val="00A82F75"/>
    <w:rsid w:val="00A82FAE"/>
    <w:rsid w:val="00A83C78"/>
    <w:rsid w:val="00A846B9"/>
    <w:rsid w:val="00A854EC"/>
    <w:rsid w:val="00A85E18"/>
    <w:rsid w:val="00A85E47"/>
    <w:rsid w:val="00A86298"/>
    <w:rsid w:val="00A86896"/>
    <w:rsid w:val="00A8699E"/>
    <w:rsid w:val="00A86BDC"/>
    <w:rsid w:val="00A870CB"/>
    <w:rsid w:val="00A873F7"/>
    <w:rsid w:val="00A87443"/>
    <w:rsid w:val="00A87A1B"/>
    <w:rsid w:val="00A87BBB"/>
    <w:rsid w:val="00A87BE9"/>
    <w:rsid w:val="00A87C45"/>
    <w:rsid w:val="00A87E83"/>
    <w:rsid w:val="00A90AE4"/>
    <w:rsid w:val="00A90D2F"/>
    <w:rsid w:val="00A91EF8"/>
    <w:rsid w:val="00A92547"/>
    <w:rsid w:val="00A92851"/>
    <w:rsid w:val="00A928E0"/>
    <w:rsid w:val="00A936A6"/>
    <w:rsid w:val="00A93BD7"/>
    <w:rsid w:val="00A940EE"/>
    <w:rsid w:val="00A94499"/>
    <w:rsid w:val="00A944D1"/>
    <w:rsid w:val="00A946DF"/>
    <w:rsid w:val="00A94902"/>
    <w:rsid w:val="00A94D86"/>
    <w:rsid w:val="00A9568C"/>
    <w:rsid w:val="00A95DA7"/>
    <w:rsid w:val="00A96354"/>
    <w:rsid w:val="00A971E0"/>
    <w:rsid w:val="00A97703"/>
    <w:rsid w:val="00AA0075"/>
    <w:rsid w:val="00AA0904"/>
    <w:rsid w:val="00AA0AAB"/>
    <w:rsid w:val="00AA0AC9"/>
    <w:rsid w:val="00AA0C6B"/>
    <w:rsid w:val="00AA0EAF"/>
    <w:rsid w:val="00AA2414"/>
    <w:rsid w:val="00AA2F07"/>
    <w:rsid w:val="00AA340E"/>
    <w:rsid w:val="00AA3991"/>
    <w:rsid w:val="00AA399B"/>
    <w:rsid w:val="00AA3E51"/>
    <w:rsid w:val="00AA4267"/>
    <w:rsid w:val="00AA4370"/>
    <w:rsid w:val="00AA47C8"/>
    <w:rsid w:val="00AA4902"/>
    <w:rsid w:val="00AA51C5"/>
    <w:rsid w:val="00AA5A35"/>
    <w:rsid w:val="00AA5A3E"/>
    <w:rsid w:val="00AA61A3"/>
    <w:rsid w:val="00AA6B60"/>
    <w:rsid w:val="00AA6C1B"/>
    <w:rsid w:val="00AA6FEE"/>
    <w:rsid w:val="00AA70F0"/>
    <w:rsid w:val="00AA798E"/>
    <w:rsid w:val="00AA7AF9"/>
    <w:rsid w:val="00AA7D2C"/>
    <w:rsid w:val="00AB01B9"/>
    <w:rsid w:val="00AB069D"/>
    <w:rsid w:val="00AB06AB"/>
    <w:rsid w:val="00AB0705"/>
    <w:rsid w:val="00AB0D38"/>
    <w:rsid w:val="00AB10FE"/>
    <w:rsid w:val="00AB140F"/>
    <w:rsid w:val="00AB201F"/>
    <w:rsid w:val="00AB20A3"/>
    <w:rsid w:val="00AB2363"/>
    <w:rsid w:val="00AB265B"/>
    <w:rsid w:val="00AB33BF"/>
    <w:rsid w:val="00AB33C5"/>
    <w:rsid w:val="00AB3614"/>
    <w:rsid w:val="00AB39B5"/>
    <w:rsid w:val="00AB3B71"/>
    <w:rsid w:val="00AB3E2D"/>
    <w:rsid w:val="00AB3FD9"/>
    <w:rsid w:val="00AB43AD"/>
    <w:rsid w:val="00AB48CE"/>
    <w:rsid w:val="00AB4DEE"/>
    <w:rsid w:val="00AB5401"/>
    <w:rsid w:val="00AB55CF"/>
    <w:rsid w:val="00AB5A8A"/>
    <w:rsid w:val="00AB5DBB"/>
    <w:rsid w:val="00AB616C"/>
    <w:rsid w:val="00AB6E4C"/>
    <w:rsid w:val="00AB7CA7"/>
    <w:rsid w:val="00AC0C14"/>
    <w:rsid w:val="00AC194A"/>
    <w:rsid w:val="00AC1F9C"/>
    <w:rsid w:val="00AC24CC"/>
    <w:rsid w:val="00AC257E"/>
    <w:rsid w:val="00AC2729"/>
    <w:rsid w:val="00AC2ADC"/>
    <w:rsid w:val="00AC37A2"/>
    <w:rsid w:val="00AC3858"/>
    <w:rsid w:val="00AC3CDF"/>
    <w:rsid w:val="00AC46BE"/>
    <w:rsid w:val="00AC4F21"/>
    <w:rsid w:val="00AC5187"/>
    <w:rsid w:val="00AC5ACF"/>
    <w:rsid w:val="00AC5EB2"/>
    <w:rsid w:val="00AC63A7"/>
    <w:rsid w:val="00AC63BF"/>
    <w:rsid w:val="00AC6A94"/>
    <w:rsid w:val="00AC6CB8"/>
    <w:rsid w:val="00AC6DB5"/>
    <w:rsid w:val="00AC7E82"/>
    <w:rsid w:val="00AD0247"/>
    <w:rsid w:val="00AD10DB"/>
    <w:rsid w:val="00AD1421"/>
    <w:rsid w:val="00AD17A3"/>
    <w:rsid w:val="00AD182B"/>
    <w:rsid w:val="00AD20CC"/>
    <w:rsid w:val="00AD37AC"/>
    <w:rsid w:val="00AD3C39"/>
    <w:rsid w:val="00AD3D47"/>
    <w:rsid w:val="00AD4477"/>
    <w:rsid w:val="00AD4771"/>
    <w:rsid w:val="00AD4B1C"/>
    <w:rsid w:val="00AD4C3C"/>
    <w:rsid w:val="00AD4D19"/>
    <w:rsid w:val="00AD546B"/>
    <w:rsid w:val="00AD6630"/>
    <w:rsid w:val="00AD66B8"/>
    <w:rsid w:val="00AD7229"/>
    <w:rsid w:val="00AE0550"/>
    <w:rsid w:val="00AE076E"/>
    <w:rsid w:val="00AE13B9"/>
    <w:rsid w:val="00AE1677"/>
    <w:rsid w:val="00AE1737"/>
    <w:rsid w:val="00AE17B8"/>
    <w:rsid w:val="00AE1B78"/>
    <w:rsid w:val="00AE1D30"/>
    <w:rsid w:val="00AE24FB"/>
    <w:rsid w:val="00AE4897"/>
    <w:rsid w:val="00AE4B7A"/>
    <w:rsid w:val="00AE53E8"/>
    <w:rsid w:val="00AE64BE"/>
    <w:rsid w:val="00AE659E"/>
    <w:rsid w:val="00AE666A"/>
    <w:rsid w:val="00AE6813"/>
    <w:rsid w:val="00AE71C5"/>
    <w:rsid w:val="00AE72FE"/>
    <w:rsid w:val="00AE7D14"/>
    <w:rsid w:val="00AE7D75"/>
    <w:rsid w:val="00AF057F"/>
    <w:rsid w:val="00AF0796"/>
    <w:rsid w:val="00AF13EC"/>
    <w:rsid w:val="00AF1584"/>
    <w:rsid w:val="00AF184F"/>
    <w:rsid w:val="00AF2B41"/>
    <w:rsid w:val="00AF2F7F"/>
    <w:rsid w:val="00AF3324"/>
    <w:rsid w:val="00AF36FD"/>
    <w:rsid w:val="00AF456C"/>
    <w:rsid w:val="00AF45CF"/>
    <w:rsid w:val="00AF49C3"/>
    <w:rsid w:val="00AF5384"/>
    <w:rsid w:val="00AF563B"/>
    <w:rsid w:val="00AF577A"/>
    <w:rsid w:val="00AF5981"/>
    <w:rsid w:val="00AF6335"/>
    <w:rsid w:val="00AF7062"/>
    <w:rsid w:val="00AF764D"/>
    <w:rsid w:val="00AF7B37"/>
    <w:rsid w:val="00B000C6"/>
    <w:rsid w:val="00B01077"/>
    <w:rsid w:val="00B01827"/>
    <w:rsid w:val="00B0182D"/>
    <w:rsid w:val="00B02449"/>
    <w:rsid w:val="00B031B7"/>
    <w:rsid w:val="00B057B5"/>
    <w:rsid w:val="00B0629B"/>
    <w:rsid w:val="00B107FB"/>
    <w:rsid w:val="00B10912"/>
    <w:rsid w:val="00B10C3B"/>
    <w:rsid w:val="00B12356"/>
    <w:rsid w:val="00B13094"/>
    <w:rsid w:val="00B13416"/>
    <w:rsid w:val="00B135C6"/>
    <w:rsid w:val="00B13608"/>
    <w:rsid w:val="00B13AB6"/>
    <w:rsid w:val="00B13F47"/>
    <w:rsid w:val="00B14567"/>
    <w:rsid w:val="00B146CC"/>
    <w:rsid w:val="00B15833"/>
    <w:rsid w:val="00B15ACE"/>
    <w:rsid w:val="00B163D7"/>
    <w:rsid w:val="00B163DC"/>
    <w:rsid w:val="00B16FBF"/>
    <w:rsid w:val="00B16FCA"/>
    <w:rsid w:val="00B2043D"/>
    <w:rsid w:val="00B21360"/>
    <w:rsid w:val="00B214C4"/>
    <w:rsid w:val="00B21841"/>
    <w:rsid w:val="00B21BC1"/>
    <w:rsid w:val="00B23AF6"/>
    <w:rsid w:val="00B245BF"/>
    <w:rsid w:val="00B249BB"/>
    <w:rsid w:val="00B249E6"/>
    <w:rsid w:val="00B25500"/>
    <w:rsid w:val="00B25735"/>
    <w:rsid w:val="00B27012"/>
    <w:rsid w:val="00B27571"/>
    <w:rsid w:val="00B27E8F"/>
    <w:rsid w:val="00B30046"/>
    <w:rsid w:val="00B3013A"/>
    <w:rsid w:val="00B30282"/>
    <w:rsid w:val="00B3055E"/>
    <w:rsid w:val="00B30EB5"/>
    <w:rsid w:val="00B32955"/>
    <w:rsid w:val="00B32F9B"/>
    <w:rsid w:val="00B338F1"/>
    <w:rsid w:val="00B34889"/>
    <w:rsid w:val="00B34E6F"/>
    <w:rsid w:val="00B35E92"/>
    <w:rsid w:val="00B363B4"/>
    <w:rsid w:val="00B3658A"/>
    <w:rsid w:val="00B3668B"/>
    <w:rsid w:val="00B36794"/>
    <w:rsid w:val="00B37DCC"/>
    <w:rsid w:val="00B40065"/>
    <w:rsid w:val="00B402F3"/>
    <w:rsid w:val="00B41AA0"/>
    <w:rsid w:val="00B41BB6"/>
    <w:rsid w:val="00B42201"/>
    <w:rsid w:val="00B425D1"/>
    <w:rsid w:val="00B42BE5"/>
    <w:rsid w:val="00B432B6"/>
    <w:rsid w:val="00B43398"/>
    <w:rsid w:val="00B445C3"/>
    <w:rsid w:val="00B447BF"/>
    <w:rsid w:val="00B45BB4"/>
    <w:rsid w:val="00B45EEE"/>
    <w:rsid w:val="00B4634F"/>
    <w:rsid w:val="00B47119"/>
    <w:rsid w:val="00B476A7"/>
    <w:rsid w:val="00B479EA"/>
    <w:rsid w:val="00B47AC9"/>
    <w:rsid w:val="00B5026C"/>
    <w:rsid w:val="00B514A4"/>
    <w:rsid w:val="00B518BE"/>
    <w:rsid w:val="00B51A08"/>
    <w:rsid w:val="00B524DC"/>
    <w:rsid w:val="00B53AC3"/>
    <w:rsid w:val="00B5467D"/>
    <w:rsid w:val="00B54D60"/>
    <w:rsid w:val="00B54E33"/>
    <w:rsid w:val="00B54FE8"/>
    <w:rsid w:val="00B551DE"/>
    <w:rsid w:val="00B566AC"/>
    <w:rsid w:val="00B575A7"/>
    <w:rsid w:val="00B57737"/>
    <w:rsid w:val="00B57B1C"/>
    <w:rsid w:val="00B57C09"/>
    <w:rsid w:val="00B57FA6"/>
    <w:rsid w:val="00B60173"/>
    <w:rsid w:val="00B614CC"/>
    <w:rsid w:val="00B616BF"/>
    <w:rsid w:val="00B61838"/>
    <w:rsid w:val="00B61975"/>
    <w:rsid w:val="00B61AD4"/>
    <w:rsid w:val="00B61CB3"/>
    <w:rsid w:val="00B620EB"/>
    <w:rsid w:val="00B62883"/>
    <w:rsid w:val="00B62BEE"/>
    <w:rsid w:val="00B63D56"/>
    <w:rsid w:val="00B63DB0"/>
    <w:rsid w:val="00B63E9A"/>
    <w:rsid w:val="00B64F33"/>
    <w:rsid w:val="00B6547C"/>
    <w:rsid w:val="00B658AD"/>
    <w:rsid w:val="00B6602A"/>
    <w:rsid w:val="00B66E6C"/>
    <w:rsid w:val="00B674E5"/>
    <w:rsid w:val="00B67A38"/>
    <w:rsid w:val="00B67A95"/>
    <w:rsid w:val="00B67D54"/>
    <w:rsid w:val="00B70633"/>
    <w:rsid w:val="00B71379"/>
    <w:rsid w:val="00B7164E"/>
    <w:rsid w:val="00B7165C"/>
    <w:rsid w:val="00B71663"/>
    <w:rsid w:val="00B71BD5"/>
    <w:rsid w:val="00B7211B"/>
    <w:rsid w:val="00B722D3"/>
    <w:rsid w:val="00B72317"/>
    <w:rsid w:val="00B733A9"/>
    <w:rsid w:val="00B7422F"/>
    <w:rsid w:val="00B74380"/>
    <w:rsid w:val="00B74460"/>
    <w:rsid w:val="00B7448F"/>
    <w:rsid w:val="00B74726"/>
    <w:rsid w:val="00B759C4"/>
    <w:rsid w:val="00B75A11"/>
    <w:rsid w:val="00B75E8E"/>
    <w:rsid w:val="00B762B6"/>
    <w:rsid w:val="00B76945"/>
    <w:rsid w:val="00B769DA"/>
    <w:rsid w:val="00B80606"/>
    <w:rsid w:val="00B81427"/>
    <w:rsid w:val="00B81922"/>
    <w:rsid w:val="00B8210F"/>
    <w:rsid w:val="00B82136"/>
    <w:rsid w:val="00B833AD"/>
    <w:rsid w:val="00B835A4"/>
    <w:rsid w:val="00B837D0"/>
    <w:rsid w:val="00B83BDB"/>
    <w:rsid w:val="00B8554E"/>
    <w:rsid w:val="00B8558A"/>
    <w:rsid w:val="00B85CE7"/>
    <w:rsid w:val="00B86398"/>
    <w:rsid w:val="00B86F93"/>
    <w:rsid w:val="00B87554"/>
    <w:rsid w:val="00B8769B"/>
    <w:rsid w:val="00B87C52"/>
    <w:rsid w:val="00B901B8"/>
    <w:rsid w:val="00B90959"/>
    <w:rsid w:val="00B90CE0"/>
    <w:rsid w:val="00B90F41"/>
    <w:rsid w:val="00B9119F"/>
    <w:rsid w:val="00B9212B"/>
    <w:rsid w:val="00B92E69"/>
    <w:rsid w:val="00B93A30"/>
    <w:rsid w:val="00B93ACC"/>
    <w:rsid w:val="00B93B9C"/>
    <w:rsid w:val="00B93F6B"/>
    <w:rsid w:val="00B94445"/>
    <w:rsid w:val="00B95F05"/>
    <w:rsid w:val="00B965F1"/>
    <w:rsid w:val="00B9697F"/>
    <w:rsid w:val="00B973B8"/>
    <w:rsid w:val="00B97A13"/>
    <w:rsid w:val="00BA0A7B"/>
    <w:rsid w:val="00BA0FD5"/>
    <w:rsid w:val="00BA102F"/>
    <w:rsid w:val="00BA1262"/>
    <w:rsid w:val="00BA1B65"/>
    <w:rsid w:val="00BA1C1C"/>
    <w:rsid w:val="00BA24DE"/>
    <w:rsid w:val="00BA3BA3"/>
    <w:rsid w:val="00BA3E54"/>
    <w:rsid w:val="00BA4C73"/>
    <w:rsid w:val="00BA4CCF"/>
    <w:rsid w:val="00BA5092"/>
    <w:rsid w:val="00BA5635"/>
    <w:rsid w:val="00BA57C6"/>
    <w:rsid w:val="00BA6278"/>
    <w:rsid w:val="00BA6891"/>
    <w:rsid w:val="00BB07D9"/>
    <w:rsid w:val="00BB093A"/>
    <w:rsid w:val="00BB0DAF"/>
    <w:rsid w:val="00BB1147"/>
    <w:rsid w:val="00BB2496"/>
    <w:rsid w:val="00BB2B8E"/>
    <w:rsid w:val="00BB3E54"/>
    <w:rsid w:val="00BB510A"/>
    <w:rsid w:val="00BB5C7D"/>
    <w:rsid w:val="00BB5E28"/>
    <w:rsid w:val="00BB78FD"/>
    <w:rsid w:val="00BB7ED3"/>
    <w:rsid w:val="00BC02D4"/>
    <w:rsid w:val="00BC06F3"/>
    <w:rsid w:val="00BC14FF"/>
    <w:rsid w:val="00BC157F"/>
    <w:rsid w:val="00BC1B33"/>
    <w:rsid w:val="00BC1B61"/>
    <w:rsid w:val="00BC2548"/>
    <w:rsid w:val="00BC29E5"/>
    <w:rsid w:val="00BC4237"/>
    <w:rsid w:val="00BC4373"/>
    <w:rsid w:val="00BC54C1"/>
    <w:rsid w:val="00BC56A1"/>
    <w:rsid w:val="00BC5D5B"/>
    <w:rsid w:val="00BC6029"/>
    <w:rsid w:val="00BC6351"/>
    <w:rsid w:val="00BC6487"/>
    <w:rsid w:val="00BC64D0"/>
    <w:rsid w:val="00BC6717"/>
    <w:rsid w:val="00BC6B92"/>
    <w:rsid w:val="00BC6E20"/>
    <w:rsid w:val="00BC7B3F"/>
    <w:rsid w:val="00BD0569"/>
    <w:rsid w:val="00BD0927"/>
    <w:rsid w:val="00BD0945"/>
    <w:rsid w:val="00BD09A6"/>
    <w:rsid w:val="00BD106D"/>
    <w:rsid w:val="00BD125E"/>
    <w:rsid w:val="00BD1652"/>
    <w:rsid w:val="00BD179F"/>
    <w:rsid w:val="00BD28D0"/>
    <w:rsid w:val="00BD304E"/>
    <w:rsid w:val="00BD34EC"/>
    <w:rsid w:val="00BD3C44"/>
    <w:rsid w:val="00BD3CB7"/>
    <w:rsid w:val="00BD3E92"/>
    <w:rsid w:val="00BD3EC5"/>
    <w:rsid w:val="00BD4AEB"/>
    <w:rsid w:val="00BD508F"/>
    <w:rsid w:val="00BD63CB"/>
    <w:rsid w:val="00BD6691"/>
    <w:rsid w:val="00BD6A08"/>
    <w:rsid w:val="00BD74FA"/>
    <w:rsid w:val="00BD7BF1"/>
    <w:rsid w:val="00BD7EFF"/>
    <w:rsid w:val="00BE00A5"/>
    <w:rsid w:val="00BE0A21"/>
    <w:rsid w:val="00BE2A4C"/>
    <w:rsid w:val="00BE2CB6"/>
    <w:rsid w:val="00BE33A8"/>
    <w:rsid w:val="00BE3759"/>
    <w:rsid w:val="00BE4235"/>
    <w:rsid w:val="00BE4549"/>
    <w:rsid w:val="00BE4A4F"/>
    <w:rsid w:val="00BE4D0A"/>
    <w:rsid w:val="00BE587E"/>
    <w:rsid w:val="00BE5BF8"/>
    <w:rsid w:val="00BE622D"/>
    <w:rsid w:val="00BE66F2"/>
    <w:rsid w:val="00BE675F"/>
    <w:rsid w:val="00BE6959"/>
    <w:rsid w:val="00BE6FF2"/>
    <w:rsid w:val="00BE7052"/>
    <w:rsid w:val="00BE719E"/>
    <w:rsid w:val="00BE7A58"/>
    <w:rsid w:val="00BF07E8"/>
    <w:rsid w:val="00BF0FF6"/>
    <w:rsid w:val="00BF1141"/>
    <w:rsid w:val="00BF17DA"/>
    <w:rsid w:val="00BF25CB"/>
    <w:rsid w:val="00BF2985"/>
    <w:rsid w:val="00BF321A"/>
    <w:rsid w:val="00BF35B5"/>
    <w:rsid w:val="00BF35F2"/>
    <w:rsid w:val="00BF3AA6"/>
    <w:rsid w:val="00BF3EF7"/>
    <w:rsid w:val="00BF4512"/>
    <w:rsid w:val="00BF4B67"/>
    <w:rsid w:val="00BF504E"/>
    <w:rsid w:val="00BF5080"/>
    <w:rsid w:val="00BF50D3"/>
    <w:rsid w:val="00BF6686"/>
    <w:rsid w:val="00BF6EB0"/>
    <w:rsid w:val="00BF732C"/>
    <w:rsid w:val="00BF7737"/>
    <w:rsid w:val="00BF7763"/>
    <w:rsid w:val="00BF7E9B"/>
    <w:rsid w:val="00BF7EB5"/>
    <w:rsid w:val="00C00302"/>
    <w:rsid w:val="00C00E3D"/>
    <w:rsid w:val="00C012D3"/>
    <w:rsid w:val="00C0132F"/>
    <w:rsid w:val="00C020DD"/>
    <w:rsid w:val="00C020E7"/>
    <w:rsid w:val="00C0213C"/>
    <w:rsid w:val="00C025A9"/>
    <w:rsid w:val="00C02D46"/>
    <w:rsid w:val="00C03E19"/>
    <w:rsid w:val="00C045E4"/>
    <w:rsid w:val="00C04BC2"/>
    <w:rsid w:val="00C0528F"/>
    <w:rsid w:val="00C059AA"/>
    <w:rsid w:val="00C05B82"/>
    <w:rsid w:val="00C06068"/>
    <w:rsid w:val="00C07269"/>
    <w:rsid w:val="00C07E10"/>
    <w:rsid w:val="00C07F80"/>
    <w:rsid w:val="00C105DF"/>
    <w:rsid w:val="00C108E1"/>
    <w:rsid w:val="00C11E66"/>
    <w:rsid w:val="00C12B1E"/>
    <w:rsid w:val="00C138F2"/>
    <w:rsid w:val="00C145AD"/>
    <w:rsid w:val="00C14755"/>
    <w:rsid w:val="00C155A8"/>
    <w:rsid w:val="00C15B47"/>
    <w:rsid w:val="00C15D32"/>
    <w:rsid w:val="00C15DD1"/>
    <w:rsid w:val="00C16A26"/>
    <w:rsid w:val="00C17566"/>
    <w:rsid w:val="00C17E7A"/>
    <w:rsid w:val="00C2026B"/>
    <w:rsid w:val="00C21B41"/>
    <w:rsid w:val="00C240B0"/>
    <w:rsid w:val="00C24251"/>
    <w:rsid w:val="00C245A7"/>
    <w:rsid w:val="00C24E7A"/>
    <w:rsid w:val="00C257D4"/>
    <w:rsid w:val="00C25F82"/>
    <w:rsid w:val="00C26470"/>
    <w:rsid w:val="00C2661B"/>
    <w:rsid w:val="00C26704"/>
    <w:rsid w:val="00C26707"/>
    <w:rsid w:val="00C26752"/>
    <w:rsid w:val="00C26B34"/>
    <w:rsid w:val="00C26E42"/>
    <w:rsid w:val="00C273AF"/>
    <w:rsid w:val="00C27816"/>
    <w:rsid w:val="00C27A81"/>
    <w:rsid w:val="00C306CE"/>
    <w:rsid w:val="00C30FBE"/>
    <w:rsid w:val="00C31FD4"/>
    <w:rsid w:val="00C32023"/>
    <w:rsid w:val="00C327BB"/>
    <w:rsid w:val="00C32E48"/>
    <w:rsid w:val="00C331D4"/>
    <w:rsid w:val="00C33319"/>
    <w:rsid w:val="00C3343B"/>
    <w:rsid w:val="00C34179"/>
    <w:rsid w:val="00C3466E"/>
    <w:rsid w:val="00C348BA"/>
    <w:rsid w:val="00C3507C"/>
    <w:rsid w:val="00C35720"/>
    <w:rsid w:val="00C35793"/>
    <w:rsid w:val="00C365E8"/>
    <w:rsid w:val="00C365F6"/>
    <w:rsid w:val="00C36E75"/>
    <w:rsid w:val="00C374AC"/>
    <w:rsid w:val="00C40171"/>
    <w:rsid w:val="00C40AEB"/>
    <w:rsid w:val="00C40CA1"/>
    <w:rsid w:val="00C40FD4"/>
    <w:rsid w:val="00C41802"/>
    <w:rsid w:val="00C419B2"/>
    <w:rsid w:val="00C43669"/>
    <w:rsid w:val="00C438F4"/>
    <w:rsid w:val="00C44414"/>
    <w:rsid w:val="00C44432"/>
    <w:rsid w:val="00C449D3"/>
    <w:rsid w:val="00C44D6E"/>
    <w:rsid w:val="00C46D15"/>
    <w:rsid w:val="00C46D6D"/>
    <w:rsid w:val="00C46DFB"/>
    <w:rsid w:val="00C473AE"/>
    <w:rsid w:val="00C47C59"/>
    <w:rsid w:val="00C47D76"/>
    <w:rsid w:val="00C47E91"/>
    <w:rsid w:val="00C50B01"/>
    <w:rsid w:val="00C51034"/>
    <w:rsid w:val="00C52130"/>
    <w:rsid w:val="00C52CC8"/>
    <w:rsid w:val="00C52DE1"/>
    <w:rsid w:val="00C52E83"/>
    <w:rsid w:val="00C52FFC"/>
    <w:rsid w:val="00C52FFE"/>
    <w:rsid w:val="00C5392B"/>
    <w:rsid w:val="00C5449D"/>
    <w:rsid w:val="00C54765"/>
    <w:rsid w:val="00C549FC"/>
    <w:rsid w:val="00C55391"/>
    <w:rsid w:val="00C55E5B"/>
    <w:rsid w:val="00C561B3"/>
    <w:rsid w:val="00C565F2"/>
    <w:rsid w:val="00C5675A"/>
    <w:rsid w:val="00C567A1"/>
    <w:rsid w:val="00C56937"/>
    <w:rsid w:val="00C5732D"/>
    <w:rsid w:val="00C576A7"/>
    <w:rsid w:val="00C57BB4"/>
    <w:rsid w:val="00C57E56"/>
    <w:rsid w:val="00C602CA"/>
    <w:rsid w:val="00C60602"/>
    <w:rsid w:val="00C60DD0"/>
    <w:rsid w:val="00C61C49"/>
    <w:rsid w:val="00C6223B"/>
    <w:rsid w:val="00C623F0"/>
    <w:rsid w:val="00C62BBF"/>
    <w:rsid w:val="00C62D00"/>
    <w:rsid w:val="00C62E65"/>
    <w:rsid w:val="00C62EC9"/>
    <w:rsid w:val="00C64B0B"/>
    <w:rsid w:val="00C64B34"/>
    <w:rsid w:val="00C65279"/>
    <w:rsid w:val="00C659DB"/>
    <w:rsid w:val="00C664A3"/>
    <w:rsid w:val="00C66CDD"/>
    <w:rsid w:val="00C6704B"/>
    <w:rsid w:val="00C67A3C"/>
    <w:rsid w:val="00C67C67"/>
    <w:rsid w:val="00C70603"/>
    <w:rsid w:val="00C719A7"/>
    <w:rsid w:val="00C7277A"/>
    <w:rsid w:val="00C728A2"/>
    <w:rsid w:val="00C73F30"/>
    <w:rsid w:val="00C74348"/>
    <w:rsid w:val="00C74B0C"/>
    <w:rsid w:val="00C752B9"/>
    <w:rsid w:val="00C7550B"/>
    <w:rsid w:val="00C7555F"/>
    <w:rsid w:val="00C757B5"/>
    <w:rsid w:val="00C7590C"/>
    <w:rsid w:val="00C76722"/>
    <w:rsid w:val="00C7678E"/>
    <w:rsid w:val="00C76A1A"/>
    <w:rsid w:val="00C76DD4"/>
    <w:rsid w:val="00C76F56"/>
    <w:rsid w:val="00C772F2"/>
    <w:rsid w:val="00C773F9"/>
    <w:rsid w:val="00C77D72"/>
    <w:rsid w:val="00C80B15"/>
    <w:rsid w:val="00C810E1"/>
    <w:rsid w:val="00C81E35"/>
    <w:rsid w:val="00C82264"/>
    <w:rsid w:val="00C823DC"/>
    <w:rsid w:val="00C82E9C"/>
    <w:rsid w:val="00C82F77"/>
    <w:rsid w:val="00C8420E"/>
    <w:rsid w:val="00C842CA"/>
    <w:rsid w:val="00C846A5"/>
    <w:rsid w:val="00C859A4"/>
    <w:rsid w:val="00C85E16"/>
    <w:rsid w:val="00C85FB8"/>
    <w:rsid w:val="00C86893"/>
    <w:rsid w:val="00C86C8A"/>
    <w:rsid w:val="00C87EE0"/>
    <w:rsid w:val="00C911F3"/>
    <w:rsid w:val="00C91386"/>
    <w:rsid w:val="00C91E4B"/>
    <w:rsid w:val="00C91E54"/>
    <w:rsid w:val="00C91F24"/>
    <w:rsid w:val="00C91FB1"/>
    <w:rsid w:val="00C92450"/>
    <w:rsid w:val="00C926B8"/>
    <w:rsid w:val="00C92712"/>
    <w:rsid w:val="00C92CFA"/>
    <w:rsid w:val="00C92D40"/>
    <w:rsid w:val="00C92DDB"/>
    <w:rsid w:val="00C93FD0"/>
    <w:rsid w:val="00C94322"/>
    <w:rsid w:val="00C94FCF"/>
    <w:rsid w:val="00C951FE"/>
    <w:rsid w:val="00C9553D"/>
    <w:rsid w:val="00C958F8"/>
    <w:rsid w:val="00C96089"/>
    <w:rsid w:val="00C979DB"/>
    <w:rsid w:val="00CA0404"/>
    <w:rsid w:val="00CA108F"/>
    <w:rsid w:val="00CA150C"/>
    <w:rsid w:val="00CA28E4"/>
    <w:rsid w:val="00CA29DF"/>
    <w:rsid w:val="00CA33EA"/>
    <w:rsid w:val="00CA35B3"/>
    <w:rsid w:val="00CA38A0"/>
    <w:rsid w:val="00CA440B"/>
    <w:rsid w:val="00CA4F2F"/>
    <w:rsid w:val="00CA4F52"/>
    <w:rsid w:val="00CA623D"/>
    <w:rsid w:val="00CA6480"/>
    <w:rsid w:val="00CA6A5B"/>
    <w:rsid w:val="00CA6F48"/>
    <w:rsid w:val="00CA7672"/>
    <w:rsid w:val="00CB0724"/>
    <w:rsid w:val="00CB0F4E"/>
    <w:rsid w:val="00CB1846"/>
    <w:rsid w:val="00CB2B70"/>
    <w:rsid w:val="00CB2FAB"/>
    <w:rsid w:val="00CB37A0"/>
    <w:rsid w:val="00CB38EB"/>
    <w:rsid w:val="00CB398C"/>
    <w:rsid w:val="00CB3D3E"/>
    <w:rsid w:val="00CB50AB"/>
    <w:rsid w:val="00CB5AB7"/>
    <w:rsid w:val="00CB6D64"/>
    <w:rsid w:val="00CB76A6"/>
    <w:rsid w:val="00CB76A9"/>
    <w:rsid w:val="00CB76BF"/>
    <w:rsid w:val="00CC004A"/>
    <w:rsid w:val="00CC08DF"/>
    <w:rsid w:val="00CC0A48"/>
    <w:rsid w:val="00CC1293"/>
    <w:rsid w:val="00CC2207"/>
    <w:rsid w:val="00CC24A9"/>
    <w:rsid w:val="00CC2503"/>
    <w:rsid w:val="00CC2DF5"/>
    <w:rsid w:val="00CC3568"/>
    <w:rsid w:val="00CC36C2"/>
    <w:rsid w:val="00CC38E5"/>
    <w:rsid w:val="00CC4E4B"/>
    <w:rsid w:val="00CC53B0"/>
    <w:rsid w:val="00CC5706"/>
    <w:rsid w:val="00CC5973"/>
    <w:rsid w:val="00CC59C6"/>
    <w:rsid w:val="00CC5A56"/>
    <w:rsid w:val="00CC5F86"/>
    <w:rsid w:val="00CC646A"/>
    <w:rsid w:val="00CC6549"/>
    <w:rsid w:val="00CC6BA4"/>
    <w:rsid w:val="00CC6BF5"/>
    <w:rsid w:val="00CD0ED8"/>
    <w:rsid w:val="00CD1D6C"/>
    <w:rsid w:val="00CD1DBD"/>
    <w:rsid w:val="00CD300E"/>
    <w:rsid w:val="00CD3405"/>
    <w:rsid w:val="00CD3C62"/>
    <w:rsid w:val="00CD4161"/>
    <w:rsid w:val="00CD41A1"/>
    <w:rsid w:val="00CD4982"/>
    <w:rsid w:val="00CD49B5"/>
    <w:rsid w:val="00CD5D1D"/>
    <w:rsid w:val="00CD607E"/>
    <w:rsid w:val="00CD68E5"/>
    <w:rsid w:val="00CD6B68"/>
    <w:rsid w:val="00CD6D16"/>
    <w:rsid w:val="00CD6D85"/>
    <w:rsid w:val="00CD706F"/>
    <w:rsid w:val="00CD733A"/>
    <w:rsid w:val="00CD7566"/>
    <w:rsid w:val="00CD7721"/>
    <w:rsid w:val="00CD789B"/>
    <w:rsid w:val="00CD7BAB"/>
    <w:rsid w:val="00CE090F"/>
    <w:rsid w:val="00CE0DD3"/>
    <w:rsid w:val="00CE0F74"/>
    <w:rsid w:val="00CE1020"/>
    <w:rsid w:val="00CE1413"/>
    <w:rsid w:val="00CE150E"/>
    <w:rsid w:val="00CE154B"/>
    <w:rsid w:val="00CE2A09"/>
    <w:rsid w:val="00CE3438"/>
    <w:rsid w:val="00CE36A3"/>
    <w:rsid w:val="00CE3AAA"/>
    <w:rsid w:val="00CE3B31"/>
    <w:rsid w:val="00CE405D"/>
    <w:rsid w:val="00CE5669"/>
    <w:rsid w:val="00CE6698"/>
    <w:rsid w:val="00CE6850"/>
    <w:rsid w:val="00CE71FE"/>
    <w:rsid w:val="00CE7671"/>
    <w:rsid w:val="00CE7D93"/>
    <w:rsid w:val="00CE7DC0"/>
    <w:rsid w:val="00CF0F6E"/>
    <w:rsid w:val="00CF1DEE"/>
    <w:rsid w:val="00CF383B"/>
    <w:rsid w:val="00CF39E3"/>
    <w:rsid w:val="00CF5DB2"/>
    <w:rsid w:val="00CF6753"/>
    <w:rsid w:val="00CF6AF5"/>
    <w:rsid w:val="00CF6D5A"/>
    <w:rsid w:val="00CF6DE3"/>
    <w:rsid w:val="00CF6E45"/>
    <w:rsid w:val="00CF6F61"/>
    <w:rsid w:val="00CF74DE"/>
    <w:rsid w:val="00CF7C67"/>
    <w:rsid w:val="00D001E5"/>
    <w:rsid w:val="00D0067A"/>
    <w:rsid w:val="00D0074A"/>
    <w:rsid w:val="00D011A5"/>
    <w:rsid w:val="00D020A4"/>
    <w:rsid w:val="00D028F2"/>
    <w:rsid w:val="00D02919"/>
    <w:rsid w:val="00D02962"/>
    <w:rsid w:val="00D02A52"/>
    <w:rsid w:val="00D02E09"/>
    <w:rsid w:val="00D02E82"/>
    <w:rsid w:val="00D03848"/>
    <w:rsid w:val="00D0448E"/>
    <w:rsid w:val="00D0526B"/>
    <w:rsid w:val="00D062A5"/>
    <w:rsid w:val="00D06665"/>
    <w:rsid w:val="00D071E4"/>
    <w:rsid w:val="00D10B8F"/>
    <w:rsid w:val="00D10D71"/>
    <w:rsid w:val="00D11245"/>
    <w:rsid w:val="00D117BC"/>
    <w:rsid w:val="00D12185"/>
    <w:rsid w:val="00D1361F"/>
    <w:rsid w:val="00D13B78"/>
    <w:rsid w:val="00D13BD5"/>
    <w:rsid w:val="00D13CE7"/>
    <w:rsid w:val="00D13E71"/>
    <w:rsid w:val="00D1402C"/>
    <w:rsid w:val="00D147B2"/>
    <w:rsid w:val="00D14ECA"/>
    <w:rsid w:val="00D14FC7"/>
    <w:rsid w:val="00D1632D"/>
    <w:rsid w:val="00D16A75"/>
    <w:rsid w:val="00D16E21"/>
    <w:rsid w:val="00D17106"/>
    <w:rsid w:val="00D17BAC"/>
    <w:rsid w:val="00D17D80"/>
    <w:rsid w:val="00D200D2"/>
    <w:rsid w:val="00D202A6"/>
    <w:rsid w:val="00D206E7"/>
    <w:rsid w:val="00D208BF"/>
    <w:rsid w:val="00D20C0E"/>
    <w:rsid w:val="00D20D1D"/>
    <w:rsid w:val="00D20D8A"/>
    <w:rsid w:val="00D20E47"/>
    <w:rsid w:val="00D2125F"/>
    <w:rsid w:val="00D21B8D"/>
    <w:rsid w:val="00D2214F"/>
    <w:rsid w:val="00D222DE"/>
    <w:rsid w:val="00D229F5"/>
    <w:rsid w:val="00D22BCA"/>
    <w:rsid w:val="00D231E1"/>
    <w:rsid w:val="00D23638"/>
    <w:rsid w:val="00D2487C"/>
    <w:rsid w:val="00D24A73"/>
    <w:rsid w:val="00D24A83"/>
    <w:rsid w:val="00D24D3D"/>
    <w:rsid w:val="00D261FD"/>
    <w:rsid w:val="00D26762"/>
    <w:rsid w:val="00D2734D"/>
    <w:rsid w:val="00D27AC8"/>
    <w:rsid w:val="00D27D3A"/>
    <w:rsid w:val="00D304E0"/>
    <w:rsid w:val="00D307DF"/>
    <w:rsid w:val="00D30AF9"/>
    <w:rsid w:val="00D30C4D"/>
    <w:rsid w:val="00D31626"/>
    <w:rsid w:val="00D31BC4"/>
    <w:rsid w:val="00D32223"/>
    <w:rsid w:val="00D322E7"/>
    <w:rsid w:val="00D329A3"/>
    <w:rsid w:val="00D33569"/>
    <w:rsid w:val="00D33872"/>
    <w:rsid w:val="00D33D2C"/>
    <w:rsid w:val="00D33EA6"/>
    <w:rsid w:val="00D34F59"/>
    <w:rsid w:val="00D34FC1"/>
    <w:rsid w:val="00D3555A"/>
    <w:rsid w:val="00D35A66"/>
    <w:rsid w:val="00D36101"/>
    <w:rsid w:val="00D362B2"/>
    <w:rsid w:val="00D363D0"/>
    <w:rsid w:val="00D36A21"/>
    <w:rsid w:val="00D371D1"/>
    <w:rsid w:val="00D37860"/>
    <w:rsid w:val="00D37987"/>
    <w:rsid w:val="00D40212"/>
    <w:rsid w:val="00D402FB"/>
    <w:rsid w:val="00D40889"/>
    <w:rsid w:val="00D40AA5"/>
    <w:rsid w:val="00D40BD9"/>
    <w:rsid w:val="00D410EC"/>
    <w:rsid w:val="00D41931"/>
    <w:rsid w:val="00D41985"/>
    <w:rsid w:val="00D41B3A"/>
    <w:rsid w:val="00D429D2"/>
    <w:rsid w:val="00D42A14"/>
    <w:rsid w:val="00D433D3"/>
    <w:rsid w:val="00D43BB7"/>
    <w:rsid w:val="00D43CEE"/>
    <w:rsid w:val="00D43E4E"/>
    <w:rsid w:val="00D44A59"/>
    <w:rsid w:val="00D44DDD"/>
    <w:rsid w:val="00D459C8"/>
    <w:rsid w:val="00D45D47"/>
    <w:rsid w:val="00D463F0"/>
    <w:rsid w:val="00D479BC"/>
    <w:rsid w:val="00D47ED3"/>
    <w:rsid w:val="00D50109"/>
    <w:rsid w:val="00D50367"/>
    <w:rsid w:val="00D503CF"/>
    <w:rsid w:val="00D514E6"/>
    <w:rsid w:val="00D516C7"/>
    <w:rsid w:val="00D51EBB"/>
    <w:rsid w:val="00D51FFF"/>
    <w:rsid w:val="00D52A1D"/>
    <w:rsid w:val="00D53172"/>
    <w:rsid w:val="00D5343A"/>
    <w:rsid w:val="00D54905"/>
    <w:rsid w:val="00D54B63"/>
    <w:rsid w:val="00D555FF"/>
    <w:rsid w:val="00D566F2"/>
    <w:rsid w:val="00D57449"/>
    <w:rsid w:val="00D57794"/>
    <w:rsid w:val="00D57B16"/>
    <w:rsid w:val="00D6301D"/>
    <w:rsid w:val="00D63C97"/>
    <w:rsid w:val="00D640AC"/>
    <w:rsid w:val="00D64361"/>
    <w:rsid w:val="00D6476D"/>
    <w:rsid w:val="00D65CF7"/>
    <w:rsid w:val="00D65D1F"/>
    <w:rsid w:val="00D66708"/>
    <w:rsid w:val="00D6779C"/>
    <w:rsid w:val="00D7056B"/>
    <w:rsid w:val="00D70810"/>
    <w:rsid w:val="00D70B3C"/>
    <w:rsid w:val="00D715AA"/>
    <w:rsid w:val="00D7191C"/>
    <w:rsid w:val="00D72299"/>
    <w:rsid w:val="00D722CB"/>
    <w:rsid w:val="00D72513"/>
    <w:rsid w:val="00D72737"/>
    <w:rsid w:val="00D72B48"/>
    <w:rsid w:val="00D76205"/>
    <w:rsid w:val="00D763D4"/>
    <w:rsid w:val="00D767BC"/>
    <w:rsid w:val="00D76FED"/>
    <w:rsid w:val="00D80879"/>
    <w:rsid w:val="00D809FC"/>
    <w:rsid w:val="00D8340F"/>
    <w:rsid w:val="00D838E2"/>
    <w:rsid w:val="00D83C17"/>
    <w:rsid w:val="00D84F09"/>
    <w:rsid w:val="00D850CA"/>
    <w:rsid w:val="00D86CCA"/>
    <w:rsid w:val="00D86FA2"/>
    <w:rsid w:val="00D87929"/>
    <w:rsid w:val="00D87DF5"/>
    <w:rsid w:val="00D90DBB"/>
    <w:rsid w:val="00D91253"/>
    <w:rsid w:val="00D91BEC"/>
    <w:rsid w:val="00D91C22"/>
    <w:rsid w:val="00D91CB6"/>
    <w:rsid w:val="00D91D68"/>
    <w:rsid w:val="00D91F4F"/>
    <w:rsid w:val="00D92494"/>
    <w:rsid w:val="00D93140"/>
    <w:rsid w:val="00D93312"/>
    <w:rsid w:val="00D939CB"/>
    <w:rsid w:val="00D943FF"/>
    <w:rsid w:val="00D9493B"/>
    <w:rsid w:val="00D94C8A"/>
    <w:rsid w:val="00D963DE"/>
    <w:rsid w:val="00D96E7A"/>
    <w:rsid w:val="00D97510"/>
    <w:rsid w:val="00D97B61"/>
    <w:rsid w:val="00D97D43"/>
    <w:rsid w:val="00D97D8B"/>
    <w:rsid w:val="00D97ED0"/>
    <w:rsid w:val="00D97F7C"/>
    <w:rsid w:val="00DA0F8A"/>
    <w:rsid w:val="00DA1457"/>
    <w:rsid w:val="00DA173E"/>
    <w:rsid w:val="00DA1AD9"/>
    <w:rsid w:val="00DA2048"/>
    <w:rsid w:val="00DA205D"/>
    <w:rsid w:val="00DA3137"/>
    <w:rsid w:val="00DA3C17"/>
    <w:rsid w:val="00DA4413"/>
    <w:rsid w:val="00DA482D"/>
    <w:rsid w:val="00DA4E55"/>
    <w:rsid w:val="00DA63CF"/>
    <w:rsid w:val="00DA66F3"/>
    <w:rsid w:val="00DA71EC"/>
    <w:rsid w:val="00DB070B"/>
    <w:rsid w:val="00DB08E7"/>
    <w:rsid w:val="00DB1FF0"/>
    <w:rsid w:val="00DB2ADB"/>
    <w:rsid w:val="00DB32B1"/>
    <w:rsid w:val="00DB3EA7"/>
    <w:rsid w:val="00DB4C06"/>
    <w:rsid w:val="00DB50BF"/>
    <w:rsid w:val="00DB5EC7"/>
    <w:rsid w:val="00DB5F6D"/>
    <w:rsid w:val="00DB5FC0"/>
    <w:rsid w:val="00DB61F0"/>
    <w:rsid w:val="00DB6456"/>
    <w:rsid w:val="00DB75AC"/>
    <w:rsid w:val="00DB7694"/>
    <w:rsid w:val="00DB7897"/>
    <w:rsid w:val="00DB7A1A"/>
    <w:rsid w:val="00DC0070"/>
    <w:rsid w:val="00DC0077"/>
    <w:rsid w:val="00DC0483"/>
    <w:rsid w:val="00DC0626"/>
    <w:rsid w:val="00DC083E"/>
    <w:rsid w:val="00DC1254"/>
    <w:rsid w:val="00DC13C5"/>
    <w:rsid w:val="00DC1DD6"/>
    <w:rsid w:val="00DC270D"/>
    <w:rsid w:val="00DC28D7"/>
    <w:rsid w:val="00DC2A88"/>
    <w:rsid w:val="00DC2B21"/>
    <w:rsid w:val="00DC2E93"/>
    <w:rsid w:val="00DC317D"/>
    <w:rsid w:val="00DC337A"/>
    <w:rsid w:val="00DC36C4"/>
    <w:rsid w:val="00DC3793"/>
    <w:rsid w:val="00DC3A75"/>
    <w:rsid w:val="00DC3D08"/>
    <w:rsid w:val="00DC44F4"/>
    <w:rsid w:val="00DC4768"/>
    <w:rsid w:val="00DC5992"/>
    <w:rsid w:val="00DC62D3"/>
    <w:rsid w:val="00DC6774"/>
    <w:rsid w:val="00DC6873"/>
    <w:rsid w:val="00DC730E"/>
    <w:rsid w:val="00DC7396"/>
    <w:rsid w:val="00DC7538"/>
    <w:rsid w:val="00DC770B"/>
    <w:rsid w:val="00DD01B5"/>
    <w:rsid w:val="00DD0D10"/>
    <w:rsid w:val="00DD1542"/>
    <w:rsid w:val="00DD1BA7"/>
    <w:rsid w:val="00DD26D5"/>
    <w:rsid w:val="00DD2B3A"/>
    <w:rsid w:val="00DD2F21"/>
    <w:rsid w:val="00DD3CED"/>
    <w:rsid w:val="00DD3F8F"/>
    <w:rsid w:val="00DD470F"/>
    <w:rsid w:val="00DD478F"/>
    <w:rsid w:val="00DD47BF"/>
    <w:rsid w:val="00DD5483"/>
    <w:rsid w:val="00DD6015"/>
    <w:rsid w:val="00DD7F6C"/>
    <w:rsid w:val="00DE09E7"/>
    <w:rsid w:val="00DE1511"/>
    <w:rsid w:val="00DE16B3"/>
    <w:rsid w:val="00DE1939"/>
    <w:rsid w:val="00DE1CB5"/>
    <w:rsid w:val="00DE2C1E"/>
    <w:rsid w:val="00DE318F"/>
    <w:rsid w:val="00DE35C9"/>
    <w:rsid w:val="00DE3B5A"/>
    <w:rsid w:val="00DE3F76"/>
    <w:rsid w:val="00DE4676"/>
    <w:rsid w:val="00DE4744"/>
    <w:rsid w:val="00DE47F9"/>
    <w:rsid w:val="00DE53A8"/>
    <w:rsid w:val="00DE59E9"/>
    <w:rsid w:val="00DE6844"/>
    <w:rsid w:val="00DE6974"/>
    <w:rsid w:val="00DE7463"/>
    <w:rsid w:val="00DE7BB0"/>
    <w:rsid w:val="00DF0D56"/>
    <w:rsid w:val="00DF0F1E"/>
    <w:rsid w:val="00DF171F"/>
    <w:rsid w:val="00DF1B27"/>
    <w:rsid w:val="00DF1CD9"/>
    <w:rsid w:val="00DF1FAA"/>
    <w:rsid w:val="00DF32F6"/>
    <w:rsid w:val="00DF35F0"/>
    <w:rsid w:val="00DF3D8C"/>
    <w:rsid w:val="00DF4749"/>
    <w:rsid w:val="00DF49D4"/>
    <w:rsid w:val="00DF75F1"/>
    <w:rsid w:val="00DF786E"/>
    <w:rsid w:val="00DF7A0A"/>
    <w:rsid w:val="00DF7A27"/>
    <w:rsid w:val="00DF7BC8"/>
    <w:rsid w:val="00DF7D0E"/>
    <w:rsid w:val="00E00139"/>
    <w:rsid w:val="00E00595"/>
    <w:rsid w:val="00E009BB"/>
    <w:rsid w:val="00E01641"/>
    <w:rsid w:val="00E01F11"/>
    <w:rsid w:val="00E0313A"/>
    <w:rsid w:val="00E03708"/>
    <w:rsid w:val="00E03802"/>
    <w:rsid w:val="00E038B4"/>
    <w:rsid w:val="00E03CD1"/>
    <w:rsid w:val="00E04717"/>
    <w:rsid w:val="00E053C5"/>
    <w:rsid w:val="00E0634D"/>
    <w:rsid w:val="00E06F3F"/>
    <w:rsid w:val="00E075D3"/>
    <w:rsid w:val="00E076CA"/>
    <w:rsid w:val="00E10146"/>
    <w:rsid w:val="00E107CF"/>
    <w:rsid w:val="00E110D6"/>
    <w:rsid w:val="00E11244"/>
    <w:rsid w:val="00E11269"/>
    <w:rsid w:val="00E114C9"/>
    <w:rsid w:val="00E11690"/>
    <w:rsid w:val="00E116E1"/>
    <w:rsid w:val="00E1185F"/>
    <w:rsid w:val="00E124F0"/>
    <w:rsid w:val="00E1258B"/>
    <w:rsid w:val="00E12628"/>
    <w:rsid w:val="00E128C9"/>
    <w:rsid w:val="00E134F7"/>
    <w:rsid w:val="00E135E9"/>
    <w:rsid w:val="00E13999"/>
    <w:rsid w:val="00E144C6"/>
    <w:rsid w:val="00E14FE7"/>
    <w:rsid w:val="00E152F2"/>
    <w:rsid w:val="00E162AC"/>
    <w:rsid w:val="00E164C6"/>
    <w:rsid w:val="00E16A09"/>
    <w:rsid w:val="00E16DC1"/>
    <w:rsid w:val="00E17ACB"/>
    <w:rsid w:val="00E20853"/>
    <w:rsid w:val="00E209F4"/>
    <w:rsid w:val="00E21D62"/>
    <w:rsid w:val="00E232B6"/>
    <w:rsid w:val="00E23670"/>
    <w:rsid w:val="00E23A05"/>
    <w:rsid w:val="00E23ABB"/>
    <w:rsid w:val="00E244F0"/>
    <w:rsid w:val="00E247F2"/>
    <w:rsid w:val="00E25183"/>
    <w:rsid w:val="00E25893"/>
    <w:rsid w:val="00E25A29"/>
    <w:rsid w:val="00E26AEE"/>
    <w:rsid w:val="00E26D5E"/>
    <w:rsid w:val="00E26EEA"/>
    <w:rsid w:val="00E270FD"/>
    <w:rsid w:val="00E271F0"/>
    <w:rsid w:val="00E278E5"/>
    <w:rsid w:val="00E30000"/>
    <w:rsid w:val="00E30F9C"/>
    <w:rsid w:val="00E3133D"/>
    <w:rsid w:val="00E31A69"/>
    <w:rsid w:val="00E3234D"/>
    <w:rsid w:val="00E323B2"/>
    <w:rsid w:val="00E33242"/>
    <w:rsid w:val="00E33C8C"/>
    <w:rsid w:val="00E33C8D"/>
    <w:rsid w:val="00E34657"/>
    <w:rsid w:val="00E35672"/>
    <w:rsid w:val="00E36B71"/>
    <w:rsid w:val="00E36DA3"/>
    <w:rsid w:val="00E36F04"/>
    <w:rsid w:val="00E37FA1"/>
    <w:rsid w:val="00E40040"/>
    <w:rsid w:val="00E413E2"/>
    <w:rsid w:val="00E41416"/>
    <w:rsid w:val="00E41500"/>
    <w:rsid w:val="00E416A0"/>
    <w:rsid w:val="00E419D2"/>
    <w:rsid w:val="00E41A68"/>
    <w:rsid w:val="00E42BC8"/>
    <w:rsid w:val="00E42E2F"/>
    <w:rsid w:val="00E431FF"/>
    <w:rsid w:val="00E433FC"/>
    <w:rsid w:val="00E43D42"/>
    <w:rsid w:val="00E444C2"/>
    <w:rsid w:val="00E44D5F"/>
    <w:rsid w:val="00E45553"/>
    <w:rsid w:val="00E47325"/>
    <w:rsid w:val="00E476F5"/>
    <w:rsid w:val="00E50366"/>
    <w:rsid w:val="00E51117"/>
    <w:rsid w:val="00E513B3"/>
    <w:rsid w:val="00E51B44"/>
    <w:rsid w:val="00E51B5A"/>
    <w:rsid w:val="00E52057"/>
    <w:rsid w:val="00E52121"/>
    <w:rsid w:val="00E533F5"/>
    <w:rsid w:val="00E53885"/>
    <w:rsid w:val="00E5392E"/>
    <w:rsid w:val="00E53FC9"/>
    <w:rsid w:val="00E5486A"/>
    <w:rsid w:val="00E54D61"/>
    <w:rsid w:val="00E55757"/>
    <w:rsid w:val="00E5603D"/>
    <w:rsid w:val="00E56D07"/>
    <w:rsid w:val="00E57EE0"/>
    <w:rsid w:val="00E608E8"/>
    <w:rsid w:val="00E609BF"/>
    <w:rsid w:val="00E61439"/>
    <w:rsid w:val="00E6155B"/>
    <w:rsid w:val="00E62DCD"/>
    <w:rsid w:val="00E6461C"/>
    <w:rsid w:val="00E647AE"/>
    <w:rsid w:val="00E66009"/>
    <w:rsid w:val="00E666DC"/>
    <w:rsid w:val="00E6674C"/>
    <w:rsid w:val="00E67D03"/>
    <w:rsid w:val="00E70583"/>
    <w:rsid w:val="00E70592"/>
    <w:rsid w:val="00E70B4B"/>
    <w:rsid w:val="00E70E69"/>
    <w:rsid w:val="00E70ECC"/>
    <w:rsid w:val="00E71498"/>
    <w:rsid w:val="00E71B9F"/>
    <w:rsid w:val="00E72938"/>
    <w:rsid w:val="00E72A99"/>
    <w:rsid w:val="00E73548"/>
    <w:rsid w:val="00E74060"/>
    <w:rsid w:val="00E7516D"/>
    <w:rsid w:val="00E756CE"/>
    <w:rsid w:val="00E7577F"/>
    <w:rsid w:val="00E75E88"/>
    <w:rsid w:val="00E7609A"/>
    <w:rsid w:val="00E7632F"/>
    <w:rsid w:val="00E76A07"/>
    <w:rsid w:val="00E76FDC"/>
    <w:rsid w:val="00E7767B"/>
    <w:rsid w:val="00E77F58"/>
    <w:rsid w:val="00E804BF"/>
    <w:rsid w:val="00E80879"/>
    <w:rsid w:val="00E80A46"/>
    <w:rsid w:val="00E817AD"/>
    <w:rsid w:val="00E81ABB"/>
    <w:rsid w:val="00E83611"/>
    <w:rsid w:val="00E836E2"/>
    <w:rsid w:val="00E85ECF"/>
    <w:rsid w:val="00E86BF5"/>
    <w:rsid w:val="00E870B4"/>
    <w:rsid w:val="00E87893"/>
    <w:rsid w:val="00E87DB2"/>
    <w:rsid w:val="00E904B3"/>
    <w:rsid w:val="00E90A0B"/>
    <w:rsid w:val="00E90B7D"/>
    <w:rsid w:val="00E9146A"/>
    <w:rsid w:val="00E923AA"/>
    <w:rsid w:val="00E92A82"/>
    <w:rsid w:val="00E92F55"/>
    <w:rsid w:val="00E93684"/>
    <w:rsid w:val="00E93B9E"/>
    <w:rsid w:val="00E941A4"/>
    <w:rsid w:val="00E9469B"/>
    <w:rsid w:val="00E94C75"/>
    <w:rsid w:val="00E94EAF"/>
    <w:rsid w:val="00E94F4D"/>
    <w:rsid w:val="00E957C2"/>
    <w:rsid w:val="00E96107"/>
    <w:rsid w:val="00E9717B"/>
    <w:rsid w:val="00E973EA"/>
    <w:rsid w:val="00E9741C"/>
    <w:rsid w:val="00E97501"/>
    <w:rsid w:val="00EA003D"/>
    <w:rsid w:val="00EA0764"/>
    <w:rsid w:val="00EA0B6E"/>
    <w:rsid w:val="00EA1C03"/>
    <w:rsid w:val="00EA2420"/>
    <w:rsid w:val="00EA2458"/>
    <w:rsid w:val="00EA2905"/>
    <w:rsid w:val="00EA30D7"/>
    <w:rsid w:val="00EA3E1E"/>
    <w:rsid w:val="00EA3E40"/>
    <w:rsid w:val="00EA49DE"/>
    <w:rsid w:val="00EA530C"/>
    <w:rsid w:val="00EA5EE8"/>
    <w:rsid w:val="00EA5FCC"/>
    <w:rsid w:val="00EA68DA"/>
    <w:rsid w:val="00EA7952"/>
    <w:rsid w:val="00EA7E2C"/>
    <w:rsid w:val="00EA7F75"/>
    <w:rsid w:val="00EA7FE0"/>
    <w:rsid w:val="00EB0559"/>
    <w:rsid w:val="00EB124D"/>
    <w:rsid w:val="00EB145A"/>
    <w:rsid w:val="00EB23CB"/>
    <w:rsid w:val="00EB28B4"/>
    <w:rsid w:val="00EB37D2"/>
    <w:rsid w:val="00EB4A4E"/>
    <w:rsid w:val="00EB53A0"/>
    <w:rsid w:val="00EB75DF"/>
    <w:rsid w:val="00EC0016"/>
    <w:rsid w:val="00EC109F"/>
    <w:rsid w:val="00EC1C1C"/>
    <w:rsid w:val="00EC1DF9"/>
    <w:rsid w:val="00EC3DF8"/>
    <w:rsid w:val="00EC3E89"/>
    <w:rsid w:val="00EC4705"/>
    <w:rsid w:val="00EC4A04"/>
    <w:rsid w:val="00EC4E0F"/>
    <w:rsid w:val="00EC5040"/>
    <w:rsid w:val="00EC642C"/>
    <w:rsid w:val="00EC64BF"/>
    <w:rsid w:val="00EC6510"/>
    <w:rsid w:val="00EC67ED"/>
    <w:rsid w:val="00EC6826"/>
    <w:rsid w:val="00EC6F09"/>
    <w:rsid w:val="00EC784A"/>
    <w:rsid w:val="00ED0505"/>
    <w:rsid w:val="00ED0CE4"/>
    <w:rsid w:val="00ED114F"/>
    <w:rsid w:val="00ED1B0A"/>
    <w:rsid w:val="00ED1D1E"/>
    <w:rsid w:val="00ED204A"/>
    <w:rsid w:val="00ED2124"/>
    <w:rsid w:val="00ED2514"/>
    <w:rsid w:val="00ED27AF"/>
    <w:rsid w:val="00ED2A7A"/>
    <w:rsid w:val="00ED3028"/>
    <w:rsid w:val="00ED3163"/>
    <w:rsid w:val="00ED31D4"/>
    <w:rsid w:val="00ED33F3"/>
    <w:rsid w:val="00ED3BD4"/>
    <w:rsid w:val="00ED4140"/>
    <w:rsid w:val="00ED465B"/>
    <w:rsid w:val="00ED5737"/>
    <w:rsid w:val="00ED611D"/>
    <w:rsid w:val="00ED61A2"/>
    <w:rsid w:val="00ED63E8"/>
    <w:rsid w:val="00ED6D8B"/>
    <w:rsid w:val="00ED72F9"/>
    <w:rsid w:val="00ED7479"/>
    <w:rsid w:val="00EE05D8"/>
    <w:rsid w:val="00EE1499"/>
    <w:rsid w:val="00EE1540"/>
    <w:rsid w:val="00EE16F2"/>
    <w:rsid w:val="00EE3DB8"/>
    <w:rsid w:val="00EE4232"/>
    <w:rsid w:val="00EE4521"/>
    <w:rsid w:val="00EE5263"/>
    <w:rsid w:val="00EE55FB"/>
    <w:rsid w:val="00EE5B4D"/>
    <w:rsid w:val="00EE63EF"/>
    <w:rsid w:val="00EE674E"/>
    <w:rsid w:val="00EE681F"/>
    <w:rsid w:val="00EE7052"/>
    <w:rsid w:val="00EE77A3"/>
    <w:rsid w:val="00EE77BF"/>
    <w:rsid w:val="00EF017D"/>
    <w:rsid w:val="00EF0877"/>
    <w:rsid w:val="00EF0B44"/>
    <w:rsid w:val="00EF0BBA"/>
    <w:rsid w:val="00EF0BE5"/>
    <w:rsid w:val="00EF202B"/>
    <w:rsid w:val="00EF22EC"/>
    <w:rsid w:val="00EF29CB"/>
    <w:rsid w:val="00EF3351"/>
    <w:rsid w:val="00EF33C9"/>
    <w:rsid w:val="00EF34E3"/>
    <w:rsid w:val="00EF401B"/>
    <w:rsid w:val="00EF4757"/>
    <w:rsid w:val="00EF4B0B"/>
    <w:rsid w:val="00EF4B1D"/>
    <w:rsid w:val="00EF4CA6"/>
    <w:rsid w:val="00EF4F98"/>
    <w:rsid w:val="00EF62AA"/>
    <w:rsid w:val="00EF6B27"/>
    <w:rsid w:val="00EF782F"/>
    <w:rsid w:val="00EF7ADB"/>
    <w:rsid w:val="00F0019A"/>
    <w:rsid w:val="00F003CA"/>
    <w:rsid w:val="00F01A1B"/>
    <w:rsid w:val="00F01D13"/>
    <w:rsid w:val="00F02A53"/>
    <w:rsid w:val="00F02AAA"/>
    <w:rsid w:val="00F03011"/>
    <w:rsid w:val="00F03F72"/>
    <w:rsid w:val="00F04602"/>
    <w:rsid w:val="00F049F7"/>
    <w:rsid w:val="00F04A7B"/>
    <w:rsid w:val="00F04AF0"/>
    <w:rsid w:val="00F04F04"/>
    <w:rsid w:val="00F056A0"/>
    <w:rsid w:val="00F05AE1"/>
    <w:rsid w:val="00F0607F"/>
    <w:rsid w:val="00F07258"/>
    <w:rsid w:val="00F0747B"/>
    <w:rsid w:val="00F074CD"/>
    <w:rsid w:val="00F078E9"/>
    <w:rsid w:val="00F101DA"/>
    <w:rsid w:val="00F107CF"/>
    <w:rsid w:val="00F10CCA"/>
    <w:rsid w:val="00F110CA"/>
    <w:rsid w:val="00F116D2"/>
    <w:rsid w:val="00F1180A"/>
    <w:rsid w:val="00F11DF2"/>
    <w:rsid w:val="00F12373"/>
    <w:rsid w:val="00F12C55"/>
    <w:rsid w:val="00F137DE"/>
    <w:rsid w:val="00F13900"/>
    <w:rsid w:val="00F13F05"/>
    <w:rsid w:val="00F13F2E"/>
    <w:rsid w:val="00F140EE"/>
    <w:rsid w:val="00F14673"/>
    <w:rsid w:val="00F14967"/>
    <w:rsid w:val="00F14FBC"/>
    <w:rsid w:val="00F151B4"/>
    <w:rsid w:val="00F1569F"/>
    <w:rsid w:val="00F158B1"/>
    <w:rsid w:val="00F1747B"/>
    <w:rsid w:val="00F2053D"/>
    <w:rsid w:val="00F20713"/>
    <w:rsid w:val="00F20C09"/>
    <w:rsid w:val="00F20D37"/>
    <w:rsid w:val="00F20F6D"/>
    <w:rsid w:val="00F21A1B"/>
    <w:rsid w:val="00F22DFC"/>
    <w:rsid w:val="00F2307A"/>
    <w:rsid w:val="00F234A2"/>
    <w:rsid w:val="00F23596"/>
    <w:rsid w:val="00F238AB"/>
    <w:rsid w:val="00F238EF"/>
    <w:rsid w:val="00F23BC5"/>
    <w:rsid w:val="00F240AC"/>
    <w:rsid w:val="00F24B5C"/>
    <w:rsid w:val="00F24D48"/>
    <w:rsid w:val="00F25071"/>
    <w:rsid w:val="00F251FA"/>
    <w:rsid w:val="00F25270"/>
    <w:rsid w:val="00F2680A"/>
    <w:rsid w:val="00F26A4E"/>
    <w:rsid w:val="00F271B6"/>
    <w:rsid w:val="00F272A4"/>
    <w:rsid w:val="00F2742C"/>
    <w:rsid w:val="00F27AF4"/>
    <w:rsid w:val="00F30144"/>
    <w:rsid w:val="00F304E9"/>
    <w:rsid w:val="00F30B90"/>
    <w:rsid w:val="00F31447"/>
    <w:rsid w:val="00F31C95"/>
    <w:rsid w:val="00F3218D"/>
    <w:rsid w:val="00F324D8"/>
    <w:rsid w:val="00F33000"/>
    <w:rsid w:val="00F3336E"/>
    <w:rsid w:val="00F33447"/>
    <w:rsid w:val="00F335F6"/>
    <w:rsid w:val="00F33B9D"/>
    <w:rsid w:val="00F33E37"/>
    <w:rsid w:val="00F34D4F"/>
    <w:rsid w:val="00F34DD2"/>
    <w:rsid w:val="00F3509B"/>
    <w:rsid w:val="00F357A3"/>
    <w:rsid w:val="00F3586E"/>
    <w:rsid w:val="00F35A75"/>
    <w:rsid w:val="00F36D26"/>
    <w:rsid w:val="00F37353"/>
    <w:rsid w:val="00F37872"/>
    <w:rsid w:val="00F37AD5"/>
    <w:rsid w:val="00F40067"/>
    <w:rsid w:val="00F409E0"/>
    <w:rsid w:val="00F410DA"/>
    <w:rsid w:val="00F42B1B"/>
    <w:rsid w:val="00F43210"/>
    <w:rsid w:val="00F44441"/>
    <w:rsid w:val="00F4470C"/>
    <w:rsid w:val="00F4473A"/>
    <w:rsid w:val="00F44ED1"/>
    <w:rsid w:val="00F450E7"/>
    <w:rsid w:val="00F46411"/>
    <w:rsid w:val="00F46FD6"/>
    <w:rsid w:val="00F473BC"/>
    <w:rsid w:val="00F50834"/>
    <w:rsid w:val="00F50B52"/>
    <w:rsid w:val="00F50D51"/>
    <w:rsid w:val="00F50FA3"/>
    <w:rsid w:val="00F515C8"/>
    <w:rsid w:val="00F51A14"/>
    <w:rsid w:val="00F52F6D"/>
    <w:rsid w:val="00F53382"/>
    <w:rsid w:val="00F53456"/>
    <w:rsid w:val="00F53837"/>
    <w:rsid w:val="00F54905"/>
    <w:rsid w:val="00F55641"/>
    <w:rsid w:val="00F557DB"/>
    <w:rsid w:val="00F56575"/>
    <w:rsid w:val="00F56AB8"/>
    <w:rsid w:val="00F56DCE"/>
    <w:rsid w:val="00F572C0"/>
    <w:rsid w:val="00F57464"/>
    <w:rsid w:val="00F57613"/>
    <w:rsid w:val="00F57E95"/>
    <w:rsid w:val="00F60D3A"/>
    <w:rsid w:val="00F61AF7"/>
    <w:rsid w:val="00F61B50"/>
    <w:rsid w:val="00F621FD"/>
    <w:rsid w:val="00F62FC7"/>
    <w:rsid w:val="00F6428F"/>
    <w:rsid w:val="00F65013"/>
    <w:rsid w:val="00F65FDB"/>
    <w:rsid w:val="00F660D2"/>
    <w:rsid w:val="00F66C39"/>
    <w:rsid w:val="00F67438"/>
    <w:rsid w:val="00F67885"/>
    <w:rsid w:val="00F7005E"/>
    <w:rsid w:val="00F7022A"/>
    <w:rsid w:val="00F70790"/>
    <w:rsid w:val="00F70B6E"/>
    <w:rsid w:val="00F72441"/>
    <w:rsid w:val="00F7274D"/>
    <w:rsid w:val="00F73061"/>
    <w:rsid w:val="00F730B6"/>
    <w:rsid w:val="00F731AB"/>
    <w:rsid w:val="00F7364C"/>
    <w:rsid w:val="00F73A30"/>
    <w:rsid w:val="00F741B8"/>
    <w:rsid w:val="00F74A88"/>
    <w:rsid w:val="00F74CFC"/>
    <w:rsid w:val="00F752F6"/>
    <w:rsid w:val="00F75329"/>
    <w:rsid w:val="00F760AD"/>
    <w:rsid w:val="00F76EA8"/>
    <w:rsid w:val="00F77055"/>
    <w:rsid w:val="00F800A9"/>
    <w:rsid w:val="00F82AEA"/>
    <w:rsid w:val="00F83C60"/>
    <w:rsid w:val="00F83F2B"/>
    <w:rsid w:val="00F84064"/>
    <w:rsid w:val="00F8428B"/>
    <w:rsid w:val="00F84299"/>
    <w:rsid w:val="00F84BC7"/>
    <w:rsid w:val="00F84F21"/>
    <w:rsid w:val="00F8518A"/>
    <w:rsid w:val="00F85410"/>
    <w:rsid w:val="00F85FC7"/>
    <w:rsid w:val="00F901FE"/>
    <w:rsid w:val="00F90216"/>
    <w:rsid w:val="00F90236"/>
    <w:rsid w:val="00F90742"/>
    <w:rsid w:val="00F90EB9"/>
    <w:rsid w:val="00F90FE0"/>
    <w:rsid w:val="00F91579"/>
    <w:rsid w:val="00F91766"/>
    <w:rsid w:val="00F926A6"/>
    <w:rsid w:val="00F926D7"/>
    <w:rsid w:val="00F92703"/>
    <w:rsid w:val="00F93F33"/>
    <w:rsid w:val="00F94120"/>
    <w:rsid w:val="00F9458C"/>
    <w:rsid w:val="00F94AE7"/>
    <w:rsid w:val="00F94B00"/>
    <w:rsid w:val="00F9542F"/>
    <w:rsid w:val="00F956C2"/>
    <w:rsid w:val="00F960DB"/>
    <w:rsid w:val="00F975AA"/>
    <w:rsid w:val="00F978EF"/>
    <w:rsid w:val="00F97BE0"/>
    <w:rsid w:val="00FA0197"/>
    <w:rsid w:val="00FA0DD6"/>
    <w:rsid w:val="00FA11A6"/>
    <w:rsid w:val="00FA171C"/>
    <w:rsid w:val="00FA1A65"/>
    <w:rsid w:val="00FA1CB6"/>
    <w:rsid w:val="00FA1CEA"/>
    <w:rsid w:val="00FA1F99"/>
    <w:rsid w:val="00FA22F4"/>
    <w:rsid w:val="00FA2EF3"/>
    <w:rsid w:val="00FA34B2"/>
    <w:rsid w:val="00FA3B88"/>
    <w:rsid w:val="00FA3C84"/>
    <w:rsid w:val="00FA437F"/>
    <w:rsid w:val="00FA4DD3"/>
    <w:rsid w:val="00FA5184"/>
    <w:rsid w:val="00FA5C19"/>
    <w:rsid w:val="00FA5E52"/>
    <w:rsid w:val="00FA6022"/>
    <w:rsid w:val="00FA6725"/>
    <w:rsid w:val="00FA700E"/>
    <w:rsid w:val="00FB06AE"/>
    <w:rsid w:val="00FB0AA8"/>
    <w:rsid w:val="00FB0CE9"/>
    <w:rsid w:val="00FB1644"/>
    <w:rsid w:val="00FB1771"/>
    <w:rsid w:val="00FB31A6"/>
    <w:rsid w:val="00FB3424"/>
    <w:rsid w:val="00FB3523"/>
    <w:rsid w:val="00FB39A0"/>
    <w:rsid w:val="00FB3AC7"/>
    <w:rsid w:val="00FB46FD"/>
    <w:rsid w:val="00FB4CC4"/>
    <w:rsid w:val="00FB614B"/>
    <w:rsid w:val="00FB65AA"/>
    <w:rsid w:val="00FB6A44"/>
    <w:rsid w:val="00FB6C52"/>
    <w:rsid w:val="00FB6C92"/>
    <w:rsid w:val="00FB7AC3"/>
    <w:rsid w:val="00FB7C05"/>
    <w:rsid w:val="00FC0693"/>
    <w:rsid w:val="00FC0B91"/>
    <w:rsid w:val="00FC0E1A"/>
    <w:rsid w:val="00FC11DA"/>
    <w:rsid w:val="00FC2084"/>
    <w:rsid w:val="00FC263D"/>
    <w:rsid w:val="00FC2685"/>
    <w:rsid w:val="00FC29EF"/>
    <w:rsid w:val="00FC2B4C"/>
    <w:rsid w:val="00FC2BFE"/>
    <w:rsid w:val="00FC2F4B"/>
    <w:rsid w:val="00FC30FF"/>
    <w:rsid w:val="00FC3284"/>
    <w:rsid w:val="00FC3670"/>
    <w:rsid w:val="00FC38EC"/>
    <w:rsid w:val="00FC3DD6"/>
    <w:rsid w:val="00FC459A"/>
    <w:rsid w:val="00FC481A"/>
    <w:rsid w:val="00FC517B"/>
    <w:rsid w:val="00FC53EF"/>
    <w:rsid w:val="00FC566C"/>
    <w:rsid w:val="00FC59ED"/>
    <w:rsid w:val="00FC6CFA"/>
    <w:rsid w:val="00FC6FBE"/>
    <w:rsid w:val="00FC78D0"/>
    <w:rsid w:val="00FC7E1F"/>
    <w:rsid w:val="00FD09B5"/>
    <w:rsid w:val="00FD0D50"/>
    <w:rsid w:val="00FD0EB2"/>
    <w:rsid w:val="00FD1471"/>
    <w:rsid w:val="00FD17A5"/>
    <w:rsid w:val="00FD1812"/>
    <w:rsid w:val="00FD29B7"/>
    <w:rsid w:val="00FD2F21"/>
    <w:rsid w:val="00FD35CD"/>
    <w:rsid w:val="00FD35EC"/>
    <w:rsid w:val="00FD36A7"/>
    <w:rsid w:val="00FD3987"/>
    <w:rsid w:val="00FD3FCE"/>
    <w:rsid w:val="00FD4162"/>
    <w:rsid w:val="00FD44BB"/>
    <w:rsid w:val="00FD4760"/>
    <w:rsid w:val="00FD4E62"/>
    <w:rsid w:val="00FD5110"/>
    <w:rsid w:val="00FD5A93"/>
    <w:rsid w:val="00FD5E13"/>
    <w:rsid w:val="00FD630A"/>
    <w:rsid w:val="00FD66F8"/>
    <w:rsid w:val="00FD6911"/>
    <w:rsid w:val="00FD7397"/>
    <w:rsid w:val="00FD76B5"/>
    <w:rsid w:val="00FD7DDD"/>
    <w:rsid w:val="00FE0BBC"/>
    <w:rsid w:val="00FE1728"/>
    <w:rsid w:val="00FE1E03"/>
    <w:rsid w:val="00FE392B"/>
    <w:rsid w:val="00FE4419"/>
    <w:rsid w:val="00FE44B9"/>
    <w:rsid w:val="00FE53F6"/>
    <w:rsid w:val="00FE5B95"/>
    <w:rsid w:val="00FE7594"/>
    <w:rsid w:val="00FE7845"/>
    <w:rsid w:val="00FE78E1"/>
    <w:rsid w:val="00FE7CEE"/>
    <w:rsid w:val="00FF0D55"/>
    <w:rsid w:val="00FF1056"/>
    <w:rsid w:val="00FF11F6"/>
    <w:rsid w:val="00FF1966"/>
    <w:rsid w:val="00FF1BCA"/>
    <w:rsid w:val="00FF1FA1"/>
    <w:rsid w:val="00FF2F5D"/>
    <w:rsid w:val="00FF3603"/>
    <w:rsid w:val="00FF3BDA"/>
    <w:rsid w:val="00FF441A"/>
    <w:rsid w:val="00FF4A03"/>
    <w:rsid w:val="00FF4A6E"/>
    <w:rsid w:val="00FF4F53"/>
    <w:rsid w:val="00FF5144"/>
    <w:rsid w:val="00FF5BAA"/>
    <w:rsid w:val="00FF615B"/>
    <w:rsid w:val="00FF7F49"/>
    <w:rsid w:val="0102BF0D"/>
    <w:rsid w:val="0131E750"/>
    <w:rsid w:val="01AD1954"/>
    <w:rsid w:val="02119E55"/>
    <w:rsid w:val="022C2F8D"/>
    <w:rsid w:val="02420466"/>
    <w:rsid w:val="0395DDE8"/>
    <w:rsid w:val="03C2DB6A"/>
    <w:rsid w:val="03FF7B1B"/>
    <w:rsid w:val="0405DA1B"/>
    <w:rsid w:val="040A9F73"/>
    <w:rsid w:val="042233B1"/>
    <w:rsid w:val="0452F066"/>
    <w:rsid w:val="051F53C6"/>
    <w:rsid w:val="056CA7E6"/>
    <w:rsid w:val="057835D2"/>
    <w:rsid w:val="0641357C"/>
    <w:rsid w:val="06BF553A"/>
    <w:rsid w:val="06EC03DC"/>
    <w:rsid w:val="06F6161B"/>
    <w:rsid w:val="0743336A"/>
    <w:rsid w:val="0766BF13"/>
    <w:rsid w:val="076D1982"/>
    <w:rsid w:val="0773310C"/>
    <w:rsid w:val="078F24AF"/>
    <w:rsid w:val="07BAB938"/>
    <w:rsid w:val="07DFC6CF"/>
    <w:rsid w:val="08004ED7"/>
    <w:rsid w:val="0808C63B"/>
    <w:rsid w:val="08263DDF"/>
    <w:rsid w:val="089A16C6"/>
    <w:rsid w:val="08F010A9"/>
    <w:rsid w:val="094BFF57"/>
    <w:rsid w:val="09D25290"/>
    <w:rsid w:val="09E1AD9F"/>
    <w:rsid w:val="09E73B86"/>
    <w:rsid w:val="09E8726A"/>
    <w:rsid w:val="0A574ABF"/>
    <w:rsid w:val="0A80C3D3"/>
    <w:rsid w:val="0AE71010"/>
    <w:rsid w:val="0B5E72C5"/>
    <w:rsid w:val="0B882D12"/>
    <w:rsid w:val="0BA8D95B"/>
    <w:rsid w:val="0D04DC16"/>
    <w:rsid w:val="0D174793"/>
    <w:rsid w:val="0D81756A"/>
    <w:rsid w:val="0D9C24CA"/>
    <w:rsid w:val="0DC17F49"/>
    <w:rsid w:val="0E5C6345"/>
    <w:rsid w:val="0E5E57B4"/>
    <w:rsid w:val="0F05C4FF"/>
    <w:rsid w:val="0F3001D8"/>
    <w:rsid w:val="0FD2D6DD"/>
    <w:rsid w:val="10521DC4"/>
    <w:rsid w:val="10EF6DDF"/>
    <w:rsid w:val="10FBBF18"/>
    <w:rsid w:val="11E26689"/>
    <w:rsid w:val="11F115A2"/>
    <w:rsid w:val="11F7B032"/>
    <w:rsid w:val="11FD6456"/>
    <w:rsid w:val="12763ED1"/>
    <w:rsid w:val="12D80071"/>
    <w:rsid w:val="12F4BC43"/>
    <w:rsid w:val="13598B95"/>
    <w:rsid w:val="14D3DCD9"/>
    <w:rsid w:val="1511546F"/>
    <w:rsid w:val="153503A5"/>
    <w:rsid w:val="15CC5E2C"/>
    <w:rsid w:val="168E0826"/>
    <w:rsid w:val="169145D3"/>
    <w:rsid w:val="16AC8D58"/>
    <w:rsid w:val="17009637"/>
    <w:rsid w:val="171953CD"/>
    <w:rsid w:val="175596E5"/>
    <w:rsid w:val="17569007"/>
    <w:rsid w:val="184F58BD"/>
    <w:rsid w:val="185B8A53"/>
    <w:rsid w:val="18B103DE"/>
    <w:rsid w:val="18E2F98E"/>
    <w:rsid w:val="190082A1"/>
    <w:rsid w:val="19061F47"/>
    <w:rsid w:val="190A3594"/>
    <w:rsid w:val="190B3D41"/>
    <w:rsid w:val="19FB032F"/>
    <w:rsid w:val="1A7A9D04"/>
    <w:rsid w:val="1AA34643"/>
    <w:rsid w:val="1ACCAA83"/>
    <w:rsid w:val="1AF89D56"/>
    <w:rsid w:val="1AFE9039"/>
    <w:rsid w:val="1B04C656"/>
    <w:rsid w:val="1BA1E844"/>
    <w:rsid w:val="1BE57D72"/>
    <w:rsid w:val="1BF4DC89"/>
    <w:rsid w:val="1C24BB2B"/>
    <w:rsid w:val="1C8506DD"/>
    <w:rsid w:val="1CB60551"/>
    <w:rsid w:val="1CC44E52"/>
    <w:rsid w:val="1D1C625C"/>
    <w:rsid w:val="1D2CD3E5"/>
    <w:rsid w:val="1D3FEC7B"/>
    <w:rsid w:val="1E017A2E"/>
    <w:rsid w:val="1E2795FE"/>
    <w:rsid w:val="1E690950"/>
    <w:rsid w:val="1E6B1A68"/>
    <w:rsid w:val="1ED20027"/>
    <w:rsid w:val="1F4CA7D2"/>
    <w:rsid w:val="1F4FFE51"/>
    <w:rsid w:val="1F84F32C"/>
    <w:rsid w:val="1F86F349"/>
    <w:rsid w:val="1F969A89"/>
    <w:rsid w:val="1FCF4D1C"/>
    <w:rsid w:val="208AC223"/>
    <w:rsid w:val="20E977EC"/>
    <w:rsid w:val="21110AAF"/>
    <w:rsid w:val="21671889"/>
    <w:rsid w:val="21AE994F"/>
    <w:rsid w:val="21CC32D9"/>
    <w:rsid w:val="21EF0805"/>
    <w:rsid w:val="21F5CCC3"/>
    <w:rsid w:val="22391D0E"/>
    <w:rsid w:val="22BD02A7"/>
    <w:rsid w:val="22BD5A83"/>
    <w:rsid w:val="23341976"/>
    <w:rsid w:val="23464C42"/>
    <w:rsid w:val="239CE6CC"/>
    <w:rsid w:val="245AFBE4"/>
    <w:rsid w:val="24BE97B2"/>
    <w:rsid w:val="2505D083"/>
    <w:rsid w:val="254F237E"/>
    <w:rsid w:val="25726375"/>
    <w:rsid w:val="258863A9"/>
    <w:rsid w:val="25AE57DC"/>
    <w:rsid w:val="25C450CD"/>
    <w:rsid w:val="262F20D0"/>
    <w:rsid w:val="269D461C"/>
    <w:rsid w:val="26FE1ED1"/>
    <w:rsid w:val="275455BD"/>
    <w:rsid w:val="27842456"/>
    <w:rsid w:val="2804D390"/>
    <w:rsid w:val="28107CAE"/>
    <w:rsid w:val="281AAF27"/>
    <w:rsid w:val="28BF6CF3"/>
    <w:rsid w:val="290D0498"/>
    <w:rsid w:val="298A42A2"/>
    <w:rsid w:val="29B4FA3D"/>
    <w:rsid w:val="2A2C14C3"/>
    <w:rsid w:val="2A365F2E"/>
    <w:rsid w:val="2A3E19E3"/>
    <w:rsid w:val="2A7BF82D"/>
    <w:rsid w:val="2ABF1E1C"/>
    <w:rsid w:val="2B4BC9B5"/>
    <w:rsid w:val="2BAFECF3"/>
    <w:rsid w:val="2BE95B04"/>
    <w:rsid w:val="2C098DA5"/>
    <w:rsid w:val="2C351C06"/>
    <w:rsid w:val="2D0BBC14"/>
    <w:rsid w:val="2D2E6444"/>
    <w:rsid w:val="2D3A1C9A"/>
    <w:rsid w:val="2D417500"/>
    <w:rsid w:val="2D91D173"/>
    <w:rsid w:val="2DC4C70C"/>
    <w:rsid w:val="2E1F8B7E"/>
    <w:rsid w:val="2EA94F8D"/>
    <w:rsid w:val="2F67FCD2"/>
    <w:rsid w:val="2F6B2163"/>
    <w:rsid w:val="2FB8CB2E"/>
    <w:rsid w:val="2FD9A348"/>
    <w:rsid w:val="2FFD0D7E"/>
    <w:rsid w:val="3049A978"/>
    <w:rsid w:val="30B70B5D"/>
    <w:rsid w:val="3130FAE9"/>
    <w:rsid w:val="3147E9A7"/>
    <w:rsid w:val="3183F6F1"/>
    <w:rsid w:val="3241D2BD"/>
    <w:rsid w:val="324301AD"/>
    <w:rsid w:val="3243E47E"/>
    <w:rsid w:val="32497899"/>
    <w:rsid w:val="3252B77D"/>
    <w:rsid w:val="33040CBC"/>
    <w:rsid w:val="3377359D"/>
    <w:rsid w:val="33C42155"/>
    <w:rsid w:val="33E7F6EC"/>
    <w:rsid w:val="34E6660D"/>
    <w:rsid w:val="351991C3"/>
    <w:rsid w:val="3543BF29"/>
    <w:rsid w:val="35B48E74"/>
    <w:rsid w:val="35FA5377"/>
    <w:rsid w:val="362BC0DC"/>
    <w:rsid w:val="3640D068"/>
    <w:rsid w:val="3669F8E4"/>
    <w:rsid w:val="36D6DCAE"/>
    <w:rsid w:val="36E64AD5"/>
    <w:rsid w:val="36EF699B"/>
    <w:rsid w:val="36F6A358"/>
    <w:rsid w:val="37F094AD"/>
    <w:rsid w:val="37FCE8DB"/>
    <w:rsid w:val="39065878"/>
    <w:rsid w:val="390AB017"/>
    <w:rsid w:val="39103D41"/>
    <w:rsid w:val="391BA52D"/>
    <w:rsid w:val="399E1C96"/>
    <w:rsid w:val="399EBEA6"/>
    <w:rsid w:val="39A7A750"/>
    <w:rsid w:val="3A084E8E"/>
    <w:rsid w:val="3A399374"/>
    <w:rsid w:val="3AC6E9E8"/>
    <w:rsid w:val="3AF51D38"/>
    <w:rsid w:val="3B0DB67C"/>
    <w:rsid w:val="3B4BECC1"/>
    <w:rsid w:val="3B5E33A5"/>
    <w:rsid w:val="3B948A0B"/>
    <w:rsid w:val="3BB4A7BB"/>
    <w:rsid w:val="3BD25DBD"/>
    <w:rsid w:val="3BFEA400"/>
    <w:rsid w:val="3C109BD2"/>
    <w:rsid w:val="3CCE3328"/>
    <w:rsid w:val="3CD21F11"/>
    <w:rsid w:val="3CE99504"/>
    <w:rsid w:val="3CF37F25"/>
    <w:rsid w:val="3D05C625"/>
    <w:rsid w:val="3D461E32"/>
    <w:rsid w:val="3D505AD5"/>
    <w:rsid w:val="3D646C9B"/>
    <w:rsid w:val="3D8CD791"/>
    <w:rsid w:val="3DE7CF35"/>
    <w:rsid w:val="3E7221AE"/>
    <w:rsid w:val="3FE45F9B"/>
    <w:rsid w:val="3FF9A5F7"/>
    <w:rsid w:val="4065C587"/>
    <w:rsid w:val="4094EE18"/>
    <w:rsid w:val="40DF0F0B"/>
    <w:rsid w:val="40E05C90"/>
    <w:rsid w:val="40F87287"/>
    <w:rsid w:val="41188D9A"/>
    <w:rsid w:val="41297554"/>
    <w:rsid w:val="41307120"/>
    <w:rsid w:val="415FAE9D"/>
    <w:rsid w:val="42308A2B"/>
    <w:rsid w:val="423519AB"/>
    <w:rsid w:val="42C8BC08"/>
    <w:rsid w:val="42D10E35"/>
    <w:rsid w:val="43379D99"/>
    <w:rsid w:val="43517AF6"/>
    <w:rsid w:val="44099546"/>
    <w:rsid w:val="448B1D43"/>
    <w:rsid w:val="44A98358"/>
    <w:rsid w:val="4533425D"/>
    <w:rsid w:val="45377042"/>
    <w:rsid w:val="453B3B76"/>
    <w:rsid w:val="456CA764"/>
    <w:rsid w:val="459F3D46"/>
    <w:rsid w:val="462560D4"/>
    <w:rsid w:val="4628CF1B"/>
    <w:rsid w:val="464C76F6"/>
    <w:rsid w:val="464E3D5E"/>
    <w:rsid w:val="465CE501"/>
    <w:rsid w:val="467C12BE"/>
    <w:rsid w:val="46CF4197"/>
    <w:rsid w:val="471FBF76"/>
    <w:rsid w:val="4783D30F"/>
    <w:rsid w:val="47D62129"/>
    <w:rsid w:val="47D86D46"/>
    <w:rsid w:val="47F1609D"/>
    <w:rsid w:val="483C5623"/>
    <w:rsid w:val="48489CCB"/>
    <w:rsid w:val="489776A6"/>
    <w:rsid w:val="48B71701"/>
    <w:rsid w:val="4912ED90"/>
    <w:rsid w:val="49166422"/>
    <w:rsid w:val="4922708F"/>
    <w:rsid w:val="493798E5"/>
    <w:rsid w:val="49860BA4"/>
    <w:rsid w:val="49A09DE5"/>
    <w:rsid w:val="49FDA6BA"/>
    <w:rsid w:val="4A29FE0F"/>
    <w:rsid w:val="4A62D696"/>
    <w:rsid w:val="4AA6DC7C"/>
    <w:rsid w:val="4B295222"/>
    <w:rsid w:val="4B4E148B"/>
    <w:rsid w:val="4B8482E6"/>
    <w:rsid w:val="4BB32FB7"/>
    <w:rsid w:val="4BCF3C6B"/>
    <w:rsid w:val="4C0AF735"/>
    <w:rsid w:val="4C80FB40"/>
    <w:rsid w:val="4CAEAF80"/>
    <w:rsid w:val="4D3F2FC8"/>
    <w:rsid w:val="4D59CA4F"/>
    <w:rsid w:val="4E1296AB"/>
    <w:rsid w:val="4E85910C"/>
    <w:rsid w:val="4EB90FBB"/>
    <w:rsid w:val="4ECDD27F"/>
    <w:rsid w:val="4ED8910C"/>
    <w:rsid w:val="4EF76472"/>
    <w:rsid w:val="4F73F72A"/>
    <w:rsid w:val="5004D97F"/>
    <w:rsid w:val="50224FF7"/>
    <w:rsid w:val="507D1841"/>
    <w:rsid w:val="509E67C7"/>
    <w:rsid w:val="50BFDCAB"/>
    <w:rsid w:val="511BFFDA"/>
    <w:rsid w:val="51519D64"/>
    <w:rsid w:val="5160D8EA"/>
    <w:rsid w:val="51C498B1"/>
    <w:rsid w:val="5244EA05"/>
    <w:rsid w:val="528C3ADC"/>
    <w:rsid w:val="536811F7"/>
    <w:rsid w:val="5397600F"/>
    <w:rsid w:val="545C18C0"/>
    <w:rsid w:val="546388D0"/>
    <w:rsid w:val="54A73E4A"/>
    <w:rsid w:val="54E5E709"/>
    <w:rsid w:val="55468255"/>
    <w:rsid w:val="55B01713"/>
    <w:rsid w:val="5659B513"/>
    <w:rsid w:val="5663DD23"/>
    <w:rsid w:val="575DE894"/>
    <w:rsid w:val="577D1B64"/>
    <w:rsid w:val="58098D6A"/>
    <w:rsid w:val="59261FFA"/>
    <w:rsid w:val="59A15EBF"/>
    <w:rsid w:val="5A4021D9"/>
    <w:rsid w:val="5A47A74F"/>
    <w:rsid w:val="5A574B1B"/>
    <w:rsid w:val="5A9F92A5"/>
    <w:rsid w:val="5AFD7D92"/>
    <w:rsid w:val="5B344973"/>
    <w:rsid w:val="5B35DD0A"/>
    <w:rsid w:val="5B5261BD"/>
    <w:rsid w:val="5B792830"/>
    <w:rsid w:val="5B81F736"/>
    <w:rsid w:val="5BC87324"/>
    <w:rsid w:val="5C130459"/>
    <w:rsid w:val="5C3B80CC"/>
    <w:rsid w:val="5C9C36DD"/>
    <w:rsid w:val="5CF4251B"/>
    <w:rsid w:val="5D0E5197"/>
    <w:rsid w:val="5D1D1B4D"/>
    <w:rsid w:val="5DBBB883"/>
    <w:rsid w:val="5E0A2B5D"/>
    <w:rsid w:val="5E18C990"/>
    <w:rsid w:val="5E4813AC"/>
    <w:rsid w:val="5E73A0F2"/>
    <w:rsid w:val="5E791669"/>
    <w:rsid w:val="5EC0EA0E"/>
    <w:rsid w:val="5F24EE7D"/>
    <w:rsid w:val="5F4BBBB9"/>
    <w:rsid w:val="5F780F5D"/>
    <w:rsid w:val="5FEA12A2"/>
    <w:rsid w:val="6076309D"/>
    <w:rsid w:val="61524CE5"/>
    <w:rsid w:val="6163B4BA"/>
    <w:rsid w:val="626905ED"/>
    <w:rsid w:val="6274A945"/>
    <w:rsid w:val="629A1B09"/>
    <w:rsid w:val="63509A4C"/>
    <w:rsid w:val="6423793A"/>
    <w:rsid w:val="644035D5"/>
    <w:rsid w:val="649E1ADA"/>
    <w:rsid w:val="65B000DB"/>
    <w:rsid w:val="65EF76B4"/>
    <w:rsid w:val="66452B4A"/>
    <w:rsid w:val="66848FEA"/>
    <w:rsid w:val="670CE78F"/>
    <w:rsid w:val="6749DBFB"/>
    <w:rsid w:val="67637397"/>
    <w:rsid w:val="67AB32A7"/>
    <w:rsid w:val="67CAAA8F"/>
    <w:rsid w:val="68397BA1"/>
    <w:rsid w:val="685101D7"/>
    <w:rsid w:val="687D39ED"/>
    <w:rsid w:val="68AB9453"/>
    <w:rsid w:val="68B18FBF"/>
    <w:rsid w:val="68DE891F"/>
    <w:rsid w:val="68E5D377"/>
    <w:rsid w:val="69AEE7DA"/>
    <w:rsid w:val="69D201B3"/>
    <w:rsid w:val="6A118CD2"/>
    <w:rsid w:val="6A1ECAE5"/>
    <w:rsid w:val="6A493776"/>
    <w:rsid w:val="6ABFD963"/>
    <w:rsid w:val="6AD0FB80"/>
    <w:rsid w:val="6B796E90"/>
    <w:rsid w:val="6BBF64A0"/>
    <w:rsid w:val="6BE2468B"/>
    <w:rsid w:val="6C08A3CC"/>
    <w:rsid w:val="6C21E64E"/>
    <w:rsid w:val="6C7B7702"/>
    <w:rsid w:val="6CB6E23C"/>
    <w:rsid w:val="6D0168D1"/>
    <w:rsid w:val="6D49E898"/>
    <w:rsid w:val="6D9AC58F"/>
    <w:rsid w:val="6DE5FAA9"/>
    <w:rsid w:val="6DE878E1"/>
    <w:rsid w:val="6DF5906B"/>
    <w:rsid w:val="6DF8C231"/>
    <w:rsid w:val="6EE52181"/>
    <w:rsid w:val="6F8E0DB8"/>
    <w:rsid w:val="7069FAD6"/>
    <w:rsid w:val="711FEF2F"/>
    <w:rsid w:val="712B209B"/>
    <w:rsid w:val="7153D5BB"/>
    <w:rsid w:val="7183C49D"/>
    <w:rsid w:val="722AA713"/>
    <w:rsid w:val="73581970"/>
    <w:rsid w:val="741162B0"/>
    <w:rsid w:val="74398FA4"/>
    <w:rsid w:val="75078D20"/>
    <w:rsid w:val="756D6C3E"/>
    <w:rsid w:val="757250BF"/>
    <w:rsid w:val="75A27339"/>
    <w:rsid w:val="75B858DA"/>
    <w:rsid w:val="7655E6FF"/>
    <w:rsid w:val="765BCC44"/>
    <w:rsid w:val="76768987"/>
    <w:rsid w:val="76A31D1B"/>
    <w:rsid w:val="76C0C637"/>
    <w:rsid w:val="76C9C8C3"/>
    <w:rsid w:val="7752DF54"/>
    <w:rsid w:val="782FDDB4"/>
    <w:rsid w:val="7843542C"/>
    <w:rsid w:val="78688C37"/>
    <w:rsid w:val="78FCC948"/>
    <w:rsid w:val="7901C2EB"/>
    <w:rsid w:val="7929563F"/>
    <w:rsid w:val="79D6C8A8"/>
    <w:rsid w:val="7A238107"/>
    <w:rsid w:val="7A361D9F"/>
    <w:rsid w:val="7A5D643D"/>
    <w:rsid w:val="7A616006"/>
    <w:rsid w:val="7B228787"/>
    <w:rsid w:val="7B2A2991"/>
    <w:rsid w:val="7B7A0C98"/>
    <w:rsid w:val="7BBAB53D"/>
    <w:rsid w:val="7BE1DD62"/>
    <w:rsid w:val="7BEABBBC"/>
    <w:rsid w:val="7BEEDBA3"/>
    <w:rsid w:val="7C0B815F"/>
    <w:rsid w:val="7C789AA8"/>
    <w:rsid w:val="7C7D1D51"/>
    <w:rsid w:val="7CE585A5"/>
    <w:rsid w:val="7D38AC1B"/>
    <w:rsid w:val="7DC87634"/>
    <w:rsid w:val="7E59F970"/>
    <w:rsid w:val="7E68F56C"/>
    <w:rsid w:val="7EC69BA4"/>
    <w:rsid w:val="7ECD4DF9"/>
    <w:rsid w:val="7F0294BF"/>
    <w:rsid w:val="7F1827BC"/>
    <w:rsid w:val="7F1A3DB4"/>
    <w:rsid w:val="7F69B0E4"/>
    <w:rsid w:val="7FA8E25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AB211"/>
  <w15:chartTrackingRefBased/>
  <w15:docId w15:val="{5863ABC0-5839-4E29-A910-73349339E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22D"/>
    <w:pPr>
      <w:spacing w:line="260" w:lineRule="exact"/>
    </w:pPr>
    <w:rPr>
      <w:rFonts w:ascii="IBM Plex Sans Light" w:eastAsiaTheme="minorEastAsia" w:hAnsi="IBM Plex Sans Light"/>
      <w:color w:val="004860"/>
      <w:sz w:val="16"/>
      <w:szCs w:val="16"/>
    </w:rPr>
  </w:style>
  <w:style w:type="paragraph" w:styleId="Heading1">
    <w:name w:val="heading 1"/>
    <w:basedOn w:val="Subtitle"/>
    <w:next w:val="Normal"/>
    <w:link w:val="Heading1Char"/>
    <w:autoRedefine/>
    <w:uiPriority w:val="9"/>
    <w:rsid w:val="006948B1"/>
    <w:pPr>
      <w:spacing w:line="240" w:lineRule="auto"/>
      <w:outlineLvl w:val="0"/>
    </w:pPr>
    <w:rPr>
      <w:rFonts w:ascii="IBM Plex Sans" w:hAnsi="IBM Plex Sans"/>
      <w:sz w:val="36"/>
      <w:szCs w:val="36"/>
    </w:rPr>
  </w:style>
  <w:style w:type="paragraph" w:styleId="Heading2">
    <w:name w:val="heading 2"/>
    <w:basedOn w:val="Heading1"/>
    <w:next w:val="Normal"/>
    <w:link w:val="Heading2Char"/>
    <w:autoRedefine/>
    <w:uiPriority w:val="9"/>
    <w:unhideWhenUsed/>
    <w:qFormat/>
    <w:rsid w:val="00EC4E0F"/>
    <w:pPr>
      <w:spacing w:before="240" w:after="120"/>
      <w:jc w:val="left"/>
      <w:outlineLvl w:val="1"/>
    </w:pPr>
    <w:rPr>
      <w:rFonts w:ascii="IBM Plex Sans Medm" w:hAnsi="IBM Plex Sans Medm"/>
      <w:color w:val="064154" w:themeColor="text1"/>
      <w:sz w:val="32"/>
      <w:szCs w:val="32"/>
    </w:rPr>
  </w:style>
  <w:style w:type="paragraph" w:styleId="Heading3">
    <w:name w:val="heading 3"/>
    <w:basedOn w:val="Normal"/>
    <w:next w:val="Normal"/>
    <w:link w:val="Heading3Char"/>
    <w:uiPriority w:val="9"/>
    <w:unhideWhenUsed/>
    <w:qFormat/>
    <w:rsid w:val="00E53FC9"/>
    <w:pPr>
      <w:spacing w:after="120"/>
      <w:outlineLvl w:val="2"/>
    </w:pPr>
    <w:rPr>
      <w:rFonts w:ascii="IBM Plex Sans Medm" w:hAnsi="IBM Plex Sans Medm"/>
      <w:sz w:val="28"/>
      <w:szCs w:val="24"/>
    </w:rPr>
  </w:style>
  <w:style w:type="paragraph" w:styleId="Heading4">
    <w:name w:val="heading 4"/>
    <w:basedOn w:val="Subtitle"/>
    <w:next w:val="Normal"/>
    <w:link w:val="Heading4Char"/>
    <w:uiPriority w:val="9"/>
    <w:unhideWhenUsed/>
    <w:qFormat/>
    <w:rsid w:val="00E53FC9"/>
    <w:pPr>
      <w:spacing w:after="120"/>
      <w:jc w:val="left"/>
      <w:outlineLvl w:val="3"/>
    </w:pPr>
    <w:rPr>
      <w:rFonts w:ascii="IBM Plex Sans Medm" w:hAnsi="IBM Plex Sans Medm"/>
      <w:color w:val="064154" w:themeColor="text1"/>
      <w:sz w:val="24"/>
      <w:szCs w:val="20"/>
    </w:rPr>
  </w:style>
  <w:style w:type="paragraph" w:styleId="Heading5">
    <w:name w:val="heading 5"/>
    <w:basedOn w:val="Heading4"/>
    <w:next w:val="Normal"/>
    <w:link w:val="Heading5Char"/>
    <w:uiPriority w:val="9"/>
    <w:unhideWhenUsed/>
    <w:qFormat/>
    <w:rsid w:val="00EC4E0F"/>
    <w:pPr>
      <w:outlineLvl w:val="4"/>
    </w:pPr>
    <w:rPr>
      <w:i/>
      <w:iCs/>
      <w:sz w:val="20"/>
    </w:rPr>
  </w:style>
  <w:style w:type="paragraph" w:styleId="Heading6">
    <w:name w:val="heading 6"/>
    <w:basedOn w:val="Normal"/>
    <w:next w:val="Normal"/>
    <w:link w:val="Heading6Char"/>
    <w:uiPriority w:val="9"/>
    <w:unhideWhenUsed/>
    <w:qFormat/>
    <w:rsid w:val="00A82FAE"/>
    <w:pPr>
      <w:keepNext/>
      <w:keepLines/>
      <w:spacing w:before="40"/>
      <w:ind w:left="1151" w:hanging="1151"/>
      <w:outlineLvl w:val="5"/>
    </w:pPr>
    <w:rPr>
      <w:rFonts w:ascii="Work Sans Medium" w:eastAsiaTheme="majorEastAsia" w:hAnsi="Work Sans Medium" w:cstheme="majorBidi"/>
    </w:rPr>
  </w:style>
  <w:style w:type="paragraph" w:styleId="Heading7">
    <w:name w:val="heading 7"/>
    <w:basedOn w:val="Heading6"/>
    <w:next w:val="Normal"/>
    <w:link w:val="Heading7Char"/>
    <w:uiPriority w:val="9"/>
    <w:unhideWhenUsed/>
    <w:qFormat/>
    <w:rsid w:val="00111415"/>
    <w:pPr>
      <w:outlineLvl w:val="6"/>
    </w:pPr>
    <w:rPr>
      <w:i/>
      <w:iCs/>
    </w:rPr>
  </w:style>
  <w:style w:type="paragraph" w:styleId="Heading8">
    <w:name w:val="heading 8"/>
    <w:basedOn w:val="Normal"/>
    <w:next w:val="Normal"/>
    <w:link w:val="Heading8Char"/>
    <w:uiPriority w:val="9"/>
    <w:semiHidden/>
    <w:unhideWhenUsed/>
    <w:rsid w:val="006F65D7"/>
    <w:pPr>
      <w:keepNext/>
      <w:keepLines/>
      <w:numPr>
        <w:ilvl w:val="7"/>
        <w:numId w:val="1"/>
      </w:numPr>
      <w:spacing w:before="40"/>
      <w:outlineLvl w:val="7"/>
    </w:pPr>
    <w:rPr>
      <w:rFonts w:asciiTheme="majorHAnsi" w:eastAsiaTheme="majorEastAsia" w:hAnsiTheme="majorHAnsi" w:cstheme="majorBidi"/>
      <w:color w:val="0A6E8F" w:themeColor="text1" w:themeTint="D8"/>
      <w:sz w:val="21"/>
      <w:szCs w:val="21"/>
    </w:rPr>
  </w:style>
  <w:style w:type="paragraph" w:styleId="Heading9">
    <w:name w:val="heading 9"/>
    <w:basedOn w:val="Normal"/>
    <w:next w:val="Normal"/>
    <w:link w:val="Heading9Char"/>
    <w:uiPriority w:val="9"/>
    <w:semiHidden/>
    <w:unhideWhenUsed/>
    <w:qFormat/>
    <w:rsid w:val="006F65D7"/>
    <w:pPr>
      <w:keepNext/>
      <w:keepLines/>
      <w:numPr>
        <w:ilvl w:val="8"/>
        <w:numId w:val="1"/>
      </w:numPr>
      <w:spacing w:before="40"/>
      <w:outlineLvl w:val="8"/>
    </w:pPr>
    <w:rPr>
      <w:rFonts w:asciiTheme="majorHAnsi" w:eastAsiaTheme="majorEastAsia" w:hAnsiTheme="majorHAnsi" w:cstheme="majorBidi"/>
      <w:i/>
      <w:iCs/>
      <w:color w:val="0A6E8F"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64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rgeText">
    <w:name w:val="Large Text"/>
    <w:basedOn w:val="Normal"/>
    <w:qFormat/>
    <w:rsid w:val="00E413E2"/>
    <w:rPr>
      <w:sz w:val="24"/>
      <w:szCs w:val="24"/>
    </w:rPr>
  </w:style>
  <w:style w:type="character" w:customStyle="1" w:styleId="Heading1Char">
    <w:name w:val="Heading 1 Char"/>
    <w:basedOn w:val="DefaultParagraphFont"/>
    <w:link w:val="Heading1"/>
    <w:uiPriority w:val="9"/>
    <w:rsid w:val="006948B1"/>
    <w:rPr>
      <w:rFonts w:ascii="IBM Plex Sans" w:eastAsiaTheme="minorEastAsia" w:hAnsi="IBM Plex Sans"/>
      <w:color w:val="339999" w:themeColor="accent6"/>
      <w:sz w:val="36"/>
      <w:szCs w:val="36"/>
    </w:rPr>
  </w:style>
  <w:style w:type="character" w:customStyle="1" w:styleId="Heading2Char">
    <w:name w:val="Heading 2 Char"/>
    <w:basedOn w:val="DefaultParagraphFont"/>
    <w:link w:val="Heading2"/>
    <w:uiPriority w:val="9"/>
    <w:rsid w:val="00EC4E0F"/>
    <w:rPr>
      <w:rFonts w:ascii="IBM Plex Sans Medm" w:eastAsiaTheme="minorEastAsia" w:hAnsi="IBM Plex Sans Medm"/>
      <w:color w:val="064154" w:themeColor="text1"/>
      <w:sz w:val="32"/>
      <w:szCs w:val="32"/>
    </w:rPr>
  </w:style>
  <w:style w:type="character" w:customStyle="1" w:styleId="Heading3Char">
    <w:name w:val="Heading 3 Char"/>
    <w:basedOn w:val="DefaultParagraphFont"/>
    <w:link w:val="Heading3"/>
    <w:uiPriority w:val="9"/>
    <w:rsid w:val="00E53FC9"/>
    <w:rPr>
      <w:rFonts w:ascii="IBM Plex Sans Medm" w:eastAsiaTheme="minorEastAsia" w:hAnsi="IBM Plex Sans Medm"/>
      <w:color w:val="004860"/>
      <w:sz w:val="28"/>
    </w:rPr>
  </w:style>
  <w:style w:type="paragraph" w:styleId="Subtitle">
    <w:name w:val="Subtitle"/>
    <w:basedOn w:val="Normal"/>
    <w:next w:val="Normal"/>
    <w:link w:val="SubtitleChar"/>
    <w:uiPriority w:val="11"/>
    <w:qFormat/>
    <w:rsid w:val="00A82FAE"/>
    <w:pPr>
      <w:jc w:val="center"/>
    </w:pPr>
    <w:rPr>
      <w:rFonts w:ascii="Work Sans Medium" w:hAnsi="Work Sans Medium"/>
      <w:color w:val="339999" w:themeColor="accent6"/>
    </w:rPr>
  </w:style>
  <w:style w:type="character" w:customStyle="1" w:styleId="SubtitleChar">
    <w:name w:val="Subtitle Char"/>
    <w:basedOn w:val="DefaultParagraphFont"/>
    <w:link w:val="Subtitle"/>
    <w:uiPriority w:val="11"/>
    <w:rsid w:val="00A82FAE"/>
    <w:rPr>
      <w:rFonts w:ascii="Work Sans Medium" w:eastAsiaTheme="minorEastAsia" w:hAnsi="Work Sans Medium"/>
      <w:color w:val="339999" w:themeColor="accent6"/>
      <w:sz w:val="20"/>
      <w:szCs w:val="16"/>
    </w:rPr>
  </w:style>
  <w:style w:type="character" w:styleId="UnresolvedMention">
    <w:name w:val="Unresolved Mention"/>
    <w:basedOn w:val="DefaultParagraphFont"/>
    <w:uiPriority w:val="99"/>
    <w:unhideWhenUsed/>
    <w:rsid w:val="006F0CE6"/>
    <w:rPr>
      <w:rFonts w:ascii="Montserrat" w:hAnsi="Montserrat"/>
      <w:b w:val="0"/>
      <w:i w:val="0"/>
      <w:color w:val="605E5C"/>
      <w:sz w:val="16"/>
      <w:shd w:val="clear" w:color="auto" w:fill="E1DFDD"/>
    </w:rPr>
  </w:style>
  <w:style w:type="paragraph" w:styleId="TOC4">
    <w:name w:val="toc 4"/>
    <w:basedOn w:val="LargeText"/>
    <w:next w:val="Normal"/>
    <w:autoRedefine/>
    <w:uiPriority w:val="39"/>
    <w:semiHidden/>
    <w:unhideWhenUsed/>
    <w:rsid w:val="007669A4"/>
    <w:pPr>
      <w:ind w:left="480"/>
    </w:pPr>
    <w:rPr>
      <w:rFonts w:asciiTheme="minorHAnsi" w:hAnsiTheme="minorHAnsi"/>
      <w:sz w:val="18"/>
      <w:szCs w:val="18"/>
    </w:rPr>
  </w:style>
  <w:style w:type="paragraph" w:styleId="Quote">
    <w:name w:val="Quote"/>
    <w:basedOn w:val="Normal"/>
    <w:next w:val="Normal"/>
    <w:link w:val="QuoteChar"/>
    <w:uiPriority w:val="29"/>
    <w:qFormat/>
    <w:rsid w:val="000A3AB0"/>
    <w:pPr>
      <w:spacing w:before="200" w:after="160"/>
      <w:ind w:left="864" w:right="864"/>
      <w:jc w:val="center"/>
    </w:pPr>
    <w:rPr>
      <w:i/>
      <w:iCs/>
      <w:color w:val="339999" w:themeColor="accent6"/>
    </w:rPr>
  </w:style>
  <w:style w:type="character" w:customStyle="1" w:styleId="QuoteChar">
    <w:name w:val="Quote Char"/>
    <w:basedOn w:val="DefaultParagraphFont"/>
    <w:link w:val="Quote"/>
    <w:uiPriority w:val="29"/>
    <w:rsid w:val="000A3AB0"/>
    <w:rPr>
      <w:rFonts w:ascii="Gibson" w:eastAsiaTheme="minorEastAsia" w:hAnsi="Gibson"/>
      <w:i/>
      <w:iCs/>
      <w:color w:val="339999" w:themeColor="accent6"/>
      <w:sz w:val="20"/>
      <w:szCs w:val="16"/>
    </w:rPr>
  </w:style>
  <w:style w:type="paragraph" w:customStyle="1" w:styleId="TableBoldList">
    <w:name w:val="Table Bold List"/>
    <w:basedOn w:val="TableTextList"/>
    <w:qFormat/>
    <w:rsid w:val="00A82FAE"/>
    <w:rPr>
      <w:rFonts w:ascii="Work Sans SemiBold" w:hAnsi="Work Sans SemiBold"/>
      <w:b/>
      <w:bCs/>
    </w:rPr>
  </w:style>
  <w:style w:type="character" w:styleId="IntenseReference">
    <w:name w:val="Intense Reference"/>
    <w:aliases w:val="Code In-line"/>
    <w:basedOn w:val="DefaultParagraphFont"/>
    <w:uiPriority w:val="32"/>
    <w:qFormat/>
    <w:rsid w:val="000A3AB0"/>
    <w:rPr>
      <w:rFonts w:ascii="Courier New" w:hAnsi="Courier New" w:cs="Courier New"/>
      <w:b w:val="0"/>
      <w:i w:val="0"/>
      <w:color w:val="668B98" w:themeColor="text2"/>
      <w:sz w:val="20"/>
      <w:szCs w:val="16"/>
      <w:bdr w:val="single" w:sz="24" w:space="0" w:color="F2F2F2"/>
      <w:shd w:val="clear" w:color="auto" w:fill="F2F2F2"/>
    </w:rPr>
  </w:style>
  <w:style w:type="paragraph" w:styleId="TOC5">
    <w:name w:val="toc 5"/>
    <w:basedOn w:val="LargeText"/>
    <w:next w:val="Normal"/>
    <w:autoRedefine/>
    <w:uiPriority w:val="39"/>
    <w:semiHidden/>
    <w:unhideWhenUsed/>
    <w:rsid w:val="007669A4"/>
    <w:pPr>
      <w:ind w:left="640"/>
    </w:pPr>
    <w:rPr>
      <w:rFonts w:asciiTheme="minorHAnsi" w:hAnsiTheme="minorHAnsi"/>
      <w:sz w:val="18"/>
      <w:szCs w:val="18"/>
    </w:rPr>
  </w:style>
  <w:style w:type="paragraph" w:styleId="Header">
    <w:name w:val="header"/>
    <w:basedOn w:val="Normal"/>
    <w:link w:val="HeaderChar"/>
    <w:uiPriority w:val="99"/>
    <w:unhideWhenUsed/>
    <w:rsid w:val="00A854EC"/>
    <w:pPr>
      <w:tabs>
        <w:tab w:val="center" w:pos="4513"/>
        <w:tab w:val="right" w:pos="9026"/>
      </w:tabs>
    </w:pPr>
  </w:style>
  <w:style w:type="character" w:customStyle="1" w:styleId="HeaderChar">
    <w:name w:val="Header Char"/>
    <w:basedOn w:val="DefaultParagraphFont"/>
    <w:link w:val="Header"/>
    <w:uiPriority w:val="99"/>
    <w:rsid w:val="00A854EC"/>
    <w:rPr>
      <w:rFonts w:ascii="Montserrat" w:eastAsiaTheme="minorEastAsia" w:hAnsi="Montserrat"/>
      <w:b w:val="0"/>
      <w:i w:val="0"/>
      <w:color w:val="064154" w:themeColor="text1"/>
      <w:sz w:val="16"/>
    </w:rPr>
  </w:style>
  <w:style w:type="paragraph" w:styleId="Footer">
    <w:name w:val="footer"/>
    <w:basedOn w:val="Normal"/>
    <w:link w:val="FooterChar"/>
    <w:uiPriority w:val="99"/>
    <w:unhideWhenUsed/>
    <w:rsid w:val="00A854EC"/>
    <w:pPr>
      <w:tabs>
        <w:tab w:val="center" w:pos="4513"/>
        <w:tab w:val="right" w:pos="9026"/>
      </w:tabs>
    </w:pPr>
  </w:style>
  <w:style w:type="character" w:customStyle="1" w:styleId="FooterChar">
    <w:name w:val="Footer Char"/>
    <w:basedOn w:val="DefaultParagraphFont"/>
    <w:link w:val="Footer"/>
    <w:uiPriority w:val="99"/>
    <w:rsid w:val="00A854EC"/>
    <w:rPr>
      <w:rFonts w:ascii="Montserrat" w:eastAsiaTheme="minorEastAsia" w:hAnsi="Montserrat"/>
      <w:b w:val="0"/>
      <w:i w:val="0"/>
      <w:color w:val="064154" w:themeColor="text1"/>
      <w:sz w:val="16"/>
    </w:rPr>
  </w:style>
  <w:style w:type="paragraph" w:styleId="TOC1">
    <w:name w:val="toc 1"/>
    <w:basedOn w:val="LargeText"/>
    <w:next w:val="Normal"/>
    <w:uiPriority w:val="39"/>
    <w:unhideWhenUsed/>
    <w:qFormat/>
    <w:rsid w:val="000A3AB0"/>
    <w:pPr>
      <w:spacing w:before="120" w:after="120"/>
    </w:pPr>
    <w:rPr>
      <w:rFonts w:asciiTheme="minorHAnsi" w:hAnsiTheme="minorHAnsi"/>
      <w:b/>
      <w:bCs/>
      <w:caps/>
      <w:sz w:val="20"/>
      <w:szCs w:val="20"/>
    </w:rPr>
  </w:style>
  <w:style w:type="paragraph" w:styleId="TOC2">
    <w:name w:val="toc 2"/>
    <w:basedOn w:val="LargeText"/>
    <w:next w:val="Normal"/>
    <w:uiPriority w:val="39"/>
    <w:unhideWhenUsed/>
    <w:qFormat/>
    <w:rsid w:val="000A3AB0"/>
    <w:pPr>
      <w:ind w:left="160"/>
    </w:pPr>
    <w:rPr>
      <w:rFonts w:asciiTheme="minorHAnsi" w:hAnsiTheme="minorHAnsi"/>
      <w:smallCaps/>
      <w:sz w:val="20"/>
      <w:szCs w:val="20"/>
    </w:rPr>
  </w:style>
  <w:style w:type="paragraph" w:styleId="TOC3">
    <w:name w:val="toc 3"/>
    <w:basedOn w:val="LargeText"/>
    <w:next w:val="Normal"/>
    <w:uiPriority w:val="39"/>
    <w:unhideWhenUsed/>
    <w:qFormat/>
    <w:rsid w:val="000A3AB0"/>
    <w:pPr>
      <w:ind w:left="320"/>
    </w:pPr>
    <w:rPr>
      <w:rFonts w:asciiTheme="minorHAnsi" w:hAnsiTheme="minorHAnsi"/>
      <w:i/>
      <w:iCs/>
      <w:sz w:val="20"/>
      <w:szCs w:val="20"/>
    </w:rPr>
  </w:style>
  <w:style w:type="character" w:styleId="Hyperlink">
    <w:name w:val="Hyperlink"/>
    <w:basedOn w:val="DefaultParagraphFont"/>
    <w:uiPriority w:val="99"/>
    <w:unhideWhenUsed/>
    <w:qFormat/>
    <w:rsid w:val="00435A38"/>
    <w:rPr>
      <w:rFonts w:ascii="IBM Plex Sans" w:hAnsi="IBM Plex Sans"/>
      <w:b w:val="0"/>
      <w:i/>
      <w:color w:val="339999" w:themeColor="accent6"/>
      <w:sz w:val="20"/>
      <w:u w:val="single"/>
    </w:rPr>
  </w:style>
  <w:style w:type="character" w:styleId="PageNumber">
    <w:name w:val="page number"/>
    <w:basedOn w:val="DefaultParagraphFont"/>
    <w:uiPriority w:val="99"/>
    <w:semiHidden/>
    <w:unhideWhenUsed/>
    <w:rsid w:val="004E362B"/>
    <w:rPr>
      <w:rFonts w:ascii="Montserrat" w:hAnsi="Montserrat"/>
      <w:b w:val="0"/>
      <w:i w:val="0"/>
      <w:color w:val="064154" w:themeColor="text1"/>
      <w:sz w:val="16"/>
    </w:rPr>
  </w:style>
  <w:style w:type="table" w:styleId="GridTable4-Accent6">
    <w:name w:val="Grid Table 4 Accent 6"/>
    <w:basedOn w:val="TableNormal"/>
    <w:uiPriority w:val="49"/>
    <w:rsid w:val="00926770"/>
    <w:tblPr>
      <w:tblStyleRowBandSize w:val="1"/>
      <w:tblStyleColBandSize w:val="1"/>
      <w:tblBorders>
        <w:top w:val="single" w:sz="4" w:space="0" w:color="75D1D1" w:themeColor="accent6" w:themeTint="99"/>
        <w:left w:val="single" w:sz="4" w:space="0" w:color="75D1D1" w:themeColor="accent6" w:themeTint="99"/>
        <w:bottom w:val="single" w:sz="4" w:space="0" w:color="75D1D1" w:themeColor="accent6" w:themeTint="99"/>
        <w:right w:val="single" w:sz="4" w:space="0" w:color="75D1D1" w:themeColor="accent6" w:themeTint="99"/>
        <w:insideH w:val="single" w:sz="4" w:space="0" w:color="75D1D1" w:themeColor="accent6" w:themeTint="99"/>
        <w:insideV w:val="single" w:sz="4" w:space="0" w:color="75D1D1" w:themeColor="accent6" w:themeTint="99"/>
      </w:tblBorders>
    </w:tblPr>
    <w:tblStylePr w:type="firstRow">
      <w:rPr>
        <w:b/>
        <w:bCs/>
        <w:color w:val="FFFFFF" w:themeColor="background1"/>
      </w:rPr>
      <w:tblPr/>
      <w:tcPr>
        <w:tcBorders>
          <w:top w:val="single" w:sz="4" w:space="0" w:color="339999" w:themeColor="accent6"/>
          <w:left w:val="single" w:sz="4" w:space="0" w:color="339999" w:themeColor="accent6"/>
          <w:bottom w:val="single" w:sz="4" w:space="0" w:color="339999" w:themeColor="accent6"/>
          <w:right w:val="single" w:sz="4" w:space="0" w:color="339999" w:themeColor="accent6"/>
          <w:insideH w:val="nil"/>
          <w:insideV w:val="nil"/>
        </w:tcBorders>
        <w:shd w:val="clear" w:color="auto" w:fill="339999" w:themeFill="accent6"/>
      </w:tcPr>
    </w:tblStylePr>
    <w:tblStylePr w:type="lastRow">
      <w:rPr>
        <w:b/>
        <w:bCs/>
      </w:rPr>
      <w:tblPr/>
      <w:tcPr>
        <w:tcBorders>
          <w:top w:val="double" w:sz="4" w:space="0" w:color="339999" w:themeColor="accent6"/>
        </w:tcBorders>
      </w:tcPr>
    </w:tblStylePr>
    <w:tblStylePr w:type="firstCol">
      <w:rPr>
        <w:b/>
        <w:bCs/>
      </w:rPr>
    </w:tblStylePr>
    <w:tblStylePr w:type="lastCol">
      <w:rPr>
        <w:b/>
        <w:bCs/>
      </w:rPr>
    </w:tblStylePr>
    <w:tblStylePr w:type="band1Vert">
      <w:tblPr/>
      <w:tcPr>
        <w:shd w:val="clear" w:color="auto" w:fill="D1EFEF" w:themeFill="accent6" w:themeFillTint="33"/>
      </w:tcPr>
    </w:tblStylePr>
    <w:tblStylePr w:type="band1Horz">
      <w:tblPr/>
      <w:tcPr>
        <w:shd w:val="clear" w:color="auto" w:fill="D1EFEF" w:themeFill="accent6" w:themeFillTint="33"/>
      </w:tcPr>
    </w:tblStylePr>
  </w:style>
  <w:style w:type="table" w:styleId="GridTable4-Accent3">
    <w:name w:val="Grid Table 4 Accent 3"/>
    <w:basedOn w:val="TableNormal"/>
    <w:uiPriority w:val="49"/>
    <w:rsid w:val="00926770"/>
    <w:tblPr>
      <w:tblStyleRowBandSize w:val="1"/>
      <w:tblStyleColBandSize w:val="1"/>
      <w:tblBorders>
        <w:top w:val="single" w:sz="4" w:space="0" w:color="EEF6F6" w:themeColor="accent3" w:themeTint="99"/>
        <w:left w:val="single" w:sz="4" w:space="0" w:color="EEF6F6" w:themeColor="accent3" w:themeTint="99"/>
        <w:bottom w:val="single" w:sz="4" w:space="0" w:color="EEF6F6" w:themeColor="accent3" w:themeTint="99"/>
        <w:right w:val="single" w:sz="4" w:space="0" w:color="EEF6F6" w:themeColor="accent3" w:themeTint="99"/>
        <w:insideH w:val="single" w:sz="4" w:space="0" w:color="EEF6F6" w:themeColor="accent3" w:themeTint="99"/>
        <w:insideV w:val="single" w:sz="4" w:space="0" w:color="EEF6F6" w:themeColor="accent3" w:themeTint="99"/>
      </w:tblBorders>
    </w:tblPr>
    <w:tblStylePr w:type="firstRow">
      <w:rPr>
        <w:b/>
        <w:bCs/>
        <w:color w:val="FFFFFF" w:themeColor="background1"/>
      </w:rPr>
      <w:tblPr/>
      <w:tcPr>
        <w:tcBorders>
          <w:top w:val="single" w:sz="4" w:space="0" w:color="E3F0F0" w:themeColor="accent3"/>
          <w:left w:val="single" w:sz="4" w:space="0" w:color="E3F0F0" w:themeColor="accent3"/>
          <w:bottom w:val="single" w:sz="4" w:space="0" w:color="E3F0F0" w:themeColor="accent3"/>
          <w:right w:val="single" w:sz="4" w:space="0" w:color="E3F0F0" w:themeColor="accent3"/>
          <w:insideH w:val="nil"/>
          <w:insideV w:val="nil"/>
        </w:tcBorders>
        <w:shd w:val="clear" w:color="auto" w:fill="E3F0F0" w:themeFill="accent3"/>
      </w:tcPr>
    </w:tblStylePr>
    <w:tblStylePr w:type="lastRow">
      <w:rPr>
        <w:b/>
        <w:bCs/>
      </w:rPr>
      <w:tblPr/>
      <w:tcPr>
        <w:tcBorders>
          <w:top w:val="double" w:sz="4" w:space="0" w:color="E3F0F0" w:themeColor="accent3"/>
        </w:tcBorders>
      </w:tcPr>
    </w:tblStylePr>
    <w:tblStylePr w:type="firstCol">
      <w:rPr>
        <w:b/>
        <w:bCs/>
      </w:rPr>
    </w:tblStylePr>
    <w:tblStylePr w:type="lastCol">
      <w:rPr>
        <w:b/>
        <w:bCs/>
      </w:rPr>
    </w:tblStylePr>
    <w:tblStylePr w:type="band1Vert">
      <w:tblPr/>
      <w:tcPr>
        <w:shd w:val="clear" w:color="auto" w:fill="F9FCFC" w:themeFill="accent3" w:themeFillTint="33"/>
      </w:tcPr>
    </w:tblStylePr>
    <w:tblStylePr w:type="band1Horz">
      <w:tblPr/>
      <w:tcPr>
        <w:shd w:val="clear" w:color="auto" w:fill="F9FCFC" w:themeFill="accent3" w:themeFillTint="33"/>
      </w:tcPr>
    </w:tblStylePr>
  </w:style>
  <w:style w:type="table" w:styleId="GridTable4">
    <w:name w:val="Grid Table 4"/>
    <w:basedOn w:val="TableNormal"/>
    <w:uiPriority w:val="49"/>
    <w:rsid w:val="00926770"/>
    <w:tblPr>
      <w:tblStyleRowBandSize w:val="1"/>
      <w:tblStyleColBandSize w:val="1"/>
      <w:tblBorders>
        <w:top w:val="single" w:sz="4" w:space="0" w:color="13B8EE" w:themeColor="text1" w:themeTint="99"/>
        <w:left w:val="single" w:sz="4" w:space="0" w:color="13B8EE" w:themeColor="text1" w:themeTint="99"/>
        <w:bottom w:val="single" w:sz="4" w:space="0" w:color="13B8EE" w:themeColor="text1" w:themeTint="99"/>
        <w:right w:val="single" w:sz="4" w:space="0" w:color="13B8EE" w:themeColor="text1" w:themeTint="99"/>
        <w:insideH w:val="single" w:sz="4" w:space="0" w:color="13B8EE" w:themeColor="text1" w:themeTint="99"/>
        <w:insideV w:val="single" w:sz="4" w:space="0" w:color="13B8EE" w:themeColor="text1" w:themeTint="99"/>
      </w:tblBorders>
    </w:tblPr>
    <w:tblStylePr w:type="firstRow">
      <w:rPr>
        <w:b/>
        <w:bCs/>
        <w:color w:val="FFFFFF" w:themeColor="background1"/>
      </w:rPr>
      <w:tblPr/>
      <w:tcPr>
        <w:tcBorders>
          <w:top w:val="single" w:sz="4" w:space="0" w:color="064154" w:themeColor="text1"/>
          <w:left w:val="single" w:sz="4" w:space="0" w:color="064154" w:themeColor="text1"/>
          <w:bottom w:val="single" w:sz="4" w:space="0" w:color="064154" w:themeColor="text1"/>
          <w:right w:val="single" w:sz="4" w:space="0" w:color="064154" w:themeColor="text1"/>
          <w:insideH w:val="nil"/>
          <w:insideV w:val="nil"/>
        </w:tcBorders>
        <w:shd w:val="clear" w:color="auto" w:fill="064154" w:themeFill="text1"/>
      </w:tcPr>
    </w:tblStylePr>
    <w:tblStylePr w:type="lastRow">
      <w:rPr>
        <w:b/>
        <w:bCs/>
      </w:rPr>
      <w:tblPr/>
      <w:tcPr>
        <w:tcBorders>
          <w:top w:val="double" w:sz="4" w:space="0" w:color="064154" w:themeColor="text1"/>
        </w:tcBorders>
      </w:tcPr>
    </w:tblStylePr>
    <w:tblStylePr w:type="firstCol">
      <w:rPr>
        <w:b/>
        <w:bCs/>
      </w:rPr>
    </w:tblStylePr>
    <w:tblStylePr w:type="lastCol">
      <w:rPr>
        <w:b/>
        <w:bCs/>
      </w:rPr>
    </w:tblStylePr>
    <w:tblStylePr w:type="band1Vert">
      <w:tblPr/>
      <w:tcPr>
        <w:shd w:val="clear" w:color="auto" w:fill="B0E7F9" w:themeFill="text1" w:themeFillTint="33"/>
      </w:tcPr>
    </w:tblStylePr>
    <w:tblStylePr w:type="band1Horz">
      <w:tblPr/>
      <w:tcPr>
        <w:shd w:val="clear" w:color="auto" w:fill="B0E7F9" w:themeFill="text1" w:themeFillTint="33"/>
      </w:tcPr>
    </w:tblStylePr>
  </w:style>
  <w:style w:type="table" w:styleId="ListTable5Dark-Accent6">
    <w:name w:val="List Table 5 Dark Accent 6"/>
    <w:basedOn w:val="TableNormal"/>
    <w:uiPriority w:val="50"/>
    <w:rsid w:val="00926770"/>
    <w:rPr>
      <w:color w:val="FFFFFF" w:themeColor="background1"/>
    </w:rPr>
    <w:tblPr>
      <w:tblStyleRowBandSize w:val="1"/>
      <w:tblStyleColBandSize w:val="1"/>
      <w:tblBorders>
        <w:top w:val="single" w:sz="24" w:space="0" w:color="339999" w:themeColor="accent6"/>
        <w:left w:val="single" w:sz="24" w:space="0" w:color="339999" w:themeColor="accent6"/>
        <w:bottom w:val="single" w:sz="24" w:space="0" w:color="339999" w:themeColor="accent6"/>
        <w:right w:val="single" w:sz="24" w:space="0" w:color="339999" w:themeColor="accent6"/>
      </w:tblBorders>
    </w:tblPr>
    <w:tcPr>
      <w:shd w:val="clear" w:color="auto" w:fill="339999"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1">
    <w:name w:val="List Table 4 Accent 1"/>
    <w:basedOn w:val="TableNormal"/>
    <w:uiPriority w:val="49"/>
    <w:rsid w:val="00926770"/>
    <w:tblPr>
      <w:tblStyleRowBandSize w:val="1"/>
      <w:tblStyleColBandSize w:val="1"/>
      <w:tblBorders>
        <w:top w:val="single" w:sz="4" w:space="0" w:color="13B8EE" w:themeColor="accent1" w:themeTint="99"/>
        <w:left w:val="single" w:sz="4" w:space="0" w:color="13B8EE" w:themeColor="accent1" w:themeTint="99"/>
        <w:bottom w:val="single" w:sz="4" w:space="0" w:color="13B8EE" w:themeColor="accent1" w:themeTint="99"/>
        <w:right w:val="single" w:sz="4" w:space="0" w:color="13B8EE" w:themeColor="accent1" w:themeTint="99"/>
        <w:insideH w:val="single" w:sz="4" w:space="0" w:color="13B8EE" w:themeColor="accent1" w:themeTint="99"/>
      </w:tblBorders>
    </w:tblPr>
    <w:tblStylePr w:type="firstRow">
      <w:rPr>
        <w:b/>
        <w:bCs/>
        <w:color w:val="FFFFFF" w:themeColor="background1"/>
      </w:rPr>
      <w:tblPr/>
      <w:tcPr>
        <w:tcBorders>
          <w:top w:val="single" w:sz="4" w:space="0" w:color="064154" w:themeColor="accent1"/>
          <w:left w:val="single" w:sz="4" w:space="0" w:color="064154" w:themeColor="accent1"/>
          <w:bottom w:val="single" w:sz="4" w:space="0" w:color="064154" w:themeColor="accent1"/>
          <w:right w:val="single" w:sz="4" w:space="0" w:color="064154" w:themeColor="accent1"/>
          <w:insideH w:val="nil"/>
        </w:tcBorders>
        <w:shd w:val="clear" w:color="auto" w:fill="064154" w:themeFill="accent1"/>
      </w:tcPr>
    </w:tblStylePr>
    <w:tblStylePr w:type="lastRow">
      <w:rPr>
        <w:b/>
        <w:bCs/>
      </w:rPr>
      <w:tblPr/>
      <w:tcPr>
        <w:tcBorders>
          <w:top w:val="double" w:sz="4" w:space="0" w:color="13B8EE" w:themeColor="accent1" w:themeTint="99"/>
        </w:tcBorders>
      </w:tcPr>
    </w:tblStylePr>
    <w:tblStylePr w:type="firstCol">
      <w:rPr>
        <w:b/>
        <w:bCs/>
      </w:rPr>
    </w:tblStylePr>
    <w:tblStylePr w:type="lastCol">
      <w:rPr>
        <w:b/>
        <w:bCs/>
      </w:rPr>
    </w:tblStylePr>
    <w:tblStylePr w:type="band1Vert">
      <w:tblPr/>
      <w:tcPr>
        <w:shd w:val="clear" w:color="auto" w:fill="B0E7F9" w:themeFill="accent1" w:themeFillTint="33"/>
      </w:tcPr>
    </w:tblStylePr>
    <w:tblStylePr w:type="band1Horz">
      <w:tblPr/>
      <w:tcPr>
        <w:shd w:val="clear" w:color="auto" w:fill="B0E7F9" w:themeFill="accent1" w:themeFillTint="33"/>
      </w:tcPr>
    </w:tblStylePr>
  </w:style>
  <w:style w:type="table" w:styleId="GridTable4-Accent2">
    <w:name w:val="Grid Table 4 Accent 2"/>
    <w:basedOn w:val="TableNormal"/>
    <w:uiPriority w:val="49"/>
    <w:rsid w:val="00926770"/>
    <w:tblPr>
      <w:tblStyleRowBandSize w:val="1"/>
      <w:tblStyleColBandSize w:val="1"/>
      <w:tblBorders>
        <w:top w:val="single" w:sz="4" w:space="0" w:color="E6EBEF" w:themeColor="accent2" w:themeTint="99"/>
        <w:left w:val="single" w:sz="4" w:space="0" w:color="E6EBEF" w:themeColor="accent2" w:themeTint="99"/>
        <w:bottom w:val="single" w:sz="4" w:space="0" w:color="E6EBEF" w:themeColor="accent2" w:themeTint="99"/>
        <w:right w:val="single" w:sz="4" w:space="0" w:color="E6EBEF" w:themeColor="accent2" w:themeTint="99"/>
        <w:insideH w:val="single" w:sz="4" w:space="0" w:color="E6EBEF" w:themeColor="accent2" w:themeTint="99"/>
        <w:insideV w:val="single" w:sz="4" w:space="0" w:color="E6EBEF" w:themeColor="accent2" w:themeTint="99"/>
      </w:tblBorders>
    </w:tblPr>
    <w:tblStylePr w:type="firstRow">
      <w:rPr>
        <w:b/>
        <w:bCs/>
        <w:color w:val="FFFFFF" w:themeColor="background1"/>
      </w:rPr>
      <w:tblPr/>
      <w:tcPr>
        <w:tcBorders>
          <w:top w:val="single" w:sz="4" w:space="0" w:color="D6DFE5" w:themeColor="accent2"/>
          <w:left w:val="single" w:sz="4" w:space="0" w:color="D6DFE5" w:themeColor="accent2"/>
          <w:bottom w:val="single" w:sz="4" w:space="0" w:color="D6DFE5" w:themeColor="accent2"/>
          <w:right w:val="single" w:sz="4" w:space="0" w:color="D6DFE5" w:themeColor="accent2"/>
          <w:insideH w:val="nil"/>
          <w:insideV w:val="nil"/>
        </w:tcBorders>
        <w:shd w:val="clear" w:color="auto" w:fill="D6DFE5" w:themeFill="accent2"/>
      </w:tcPr>
    </w:tblStylePr>
    <w:tblStylePr w:type="lastRow">
      <w:rPr>
        <w:b/>
        <w:bCs/>
      </w:rPr>
      <w:tblPr/>
      <w:tcPr>
        <w:tcBorders>
          <w:top w:val="double" w:sz="4" w:space="0" w:color="D6DFE5" w:themeColor="accent2"/>
        </w:tcBorders>
      </w:tcPr>
    </w:tblStylePr>
    <w:tblStylePr w:type="firstCol">
      <w:rPr>
        <w:b/>
        <w:bCs/>
      </w:rPr>
    </w:tblStylePr>
    <w:tblStylePr w:type="lastCol">
      <w:rPr>
        <w:b/>
        <w:bCs/>
      </w:rPr>
    </w:tblStylePr>
    <w:tblStylePr w:type="band1Vert">
      <w:tblPr/>
      <w:tcPr>
        <w:shd w:val="clear" w:color="auto" w:fill="F6F8F9" w:themeFill="accent2" w:themeFillTint="33"/>
      </w:tcPr>
    </w:tblStylePr>
    <w:tblStylePr w:type="band1Horz">
      <w:tblPr/>
      <w:tcPr>
        <w:shd w:val="clear" w:color="auto" w:fill="F6F8F9" w:themeFill="accent2" w:themeFillTint="33"/>
      </w:tcPr>
    </w:tblStylePr>
  </w:style>
  <w:style w:type="table" w:styleId="ListTable4-Accent2">
    <w:name w:val="List Table 4 Accent 2"/>
    <w:basedOn w:val="TableNormal"/>
    <w:uiPriority w:val="49"/>
    <w:rsid w:val="00926770"/>
    <w:tblPr>
      <w:tblStyleRowBandSize w:val="1"/>
      <w:tblStyleColBandSize w:val="1"/>
      <w:tblBorders>
        <w:top w:val="single" w:sz="4" w:space="0" w:color="E6EBEF" w:themeColor="accent2" w:themeTint="99"/>
        <w:left w:val="single" w:sz="4" w:space="0" w:color="E6EBEF" w:themeColor="accent2" w:themeTint="99"/>
        <w:bottom w:val="single" w:sz="4" w:space="0" w:color="E6EBEF" w:themeColor="accent2" w:themeTint="99"/>
        <w:right w:val="single" w:sz="4" w:space="0" w:color="E6EBEF" w:themeColor="accent2" w:themeTint="99"/>
        <w:insideH w:val="single" w:sz="4" w:space="0" w:color="E6EBEF" w:themeColor="accent2" w:themeTint="99"/>
      </w:tblBorders>
    </w:tblPr>
    <w:tblStylePr w:type="firstRow">
      <w:rPr>
        <w:b/>
        <w:bCs/>
        <w:color w:val="FFFFFF" w:themeColor="background1"/>
      </w:rPr>
      <w:tblPr/>
      <w:tcPr>
        <w:tcBorders>
          <w:top w:val="single" w:sz="4" w:space="0" w:color="D6DFE5" w:themeColor="accent2"/>
          <w:left w:val="single" w:sz="4" w:space="0" w:color="D6DFE5" w:themeColor="accent2"/>
          <w:bottom w:val="single" w:sz="4" w:space="0" w:color="D6DFE5" w:themeColor="accent2"/>
          <w:right w:val="single" w:sz="4" w:space="0" w:color="D6DFE5" w:themeColor="accent2"/>
          <w:insideH w:val="nil"/>
        </w:tcBorders>
        <w:shd w:val="clear" w:color="auto" w:fill="D6DFE5" w:themeFill="accent2"/>
      </w:tcPr>
    </w:tblStylePr>
    <w:tblStylePr w:type="lastRow">
      <w:rPr>
        <w:b/>
        <w:bCs/>
      </w:rPr>
      <w:tblPr/>
      <w:tcPr>
        <w:tcBorders>
          <w:top w:val="double" w:sz="4" w:space="0" w:color="E6EBEF" w:themeColor="accent2" w:themeTint="99"/>
        </w:tcBorders>
      </w:tcPr>
    </w:tblStylePr>
    <w:tblStylePr w:type="firstCol">
      <w:rPr>
        <w:b/>
        <w:bCs/>
      </w:rPr>
    </w:tblStylePr>
    <w:tblStylePr w:type="lastCol">
      <w:rPr>
        <w:b/>
        <w:bCs/>
      </w:rPr>
    </w:tblStylePr>
    <w:tblStylePr w:type="band1Vert">
      <w:tblPr/>
      <w:tcPr>
        <w:shd w:val="clear" w:color="auto" w:fill="F6F8F9" w:themeFill="accent2" w:themeFillTint="33"/>
      </w:tcPr>
    </w:tblStylePr>
    <w:tblStylePr w:type="band1Horz">
      <w:tblPr/>
      <w:tcPr>
        <w:shd w:val="clear" w:color="auto" w:fill="F6F8F9" w:themeFill="accent2" w:themeFillTint="33"/>
      </w:tcPr>
    </w:tblStylePr>
  </w:style>
  <w:style w:type="table" w:styleId="GridTable3-Accent5">
    <w:name w:val="Grid Table 3 Accent 5"/>
    <w:basedOn w:val="TableNormal"/>
    <w:uiPriority w:val="48"/>
    <w:rsid w:val="00155B3F"/>
    <w:tblPr>
      <w:tblStyleRowBandSize w:val="1"/>
      <w:tblStyleColBandSize w:val="1"/>
      <w:tblBorders>
        <w:top w:val="single" w:sz="4" w:space="0" w:color="A3B9C1" w:themeColor="accent5" w:themeTint="99"/>
        <w:left w:val="single" w:sz="4" w:space="0" w:color="A3B9C1" w:themeColor="accent5" w:themeTint="99"/>
        <w:bottom w:val="single" w:sz="4" w:space="0" w:color="A3B9C1" w:themeColor="accent5" w:themeTint="99"/>
        <w:right w:val="single" w:sz="4" w:space="0" w:color="A3B9C1" w:themeColor="accent5" w:themeTint="99"/>
        <w:insideH w:val="single" w:sz="4" w:space="0" w:color="A3B9C1" w:themeColor="accent5" w:themeTint="99"/>
        <w:insideV w:val="single" w:sz="4" w:space="0" w:color="A3B9C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7EA" w:themeFill="accent5" w:themeFillTint="33"/>
      </w:tcPr>
    </w:tblStylePr>
    <w:tblStylePr w:type="band1Horz">
      <w:tblPr/>
      <w:tcPr>
        <w:shd w:val="clear" w:color="auto" w:fill="E0E7EA" w:themeFill="accent5" w:themeFillTint="33"/>
      </w:tcPr>
    </w:tblStylePr>
    <w:tblStylePr w:type="neCell">
      <w:tblPr/>
      <w:tcPr>
        <w:tcBorders>
          <w:bottom w:val="single" w:sz="4" w:space="0" w:color="A3B9C1" w:themeColor="accent5" w:themeTint="99"/>
        </w:tcBorders>
      </w:tcPr>
    </w:tblStylePr>
    <w:tblStylePr w:type="nwCell">
      <w:tblPr/>
      <w:tcPr>
        <w:tcBorders>
          <w:bottom w:val="single" w:sz="4" w:space="0" w:color="A3B9C1" w:themeColor="accent5" w:themeTint="99"/>
        </w:tcBorders>
      </w:tcPr>
    </w:tblStylePr>
    <w:tblStylePr w:type="seCell">
      <w:tblPr/>
      <w:tcPr>
        <w:tcBorders>
          <w:top w:val="single" w:sz="4" w:space="0" w:color="A3B9C1" w:themeColor="accent5" w:themeTint="99"/>
        </w:tcBorders>
      </w:tcPr>
    </w:tblStylePr>
    <w:tblStylePr w:type="swCell">
      <w:tblPr/>
      <w:tcPr>
        <w:tcBorders>
          <w:top w:val="single" w:sz="4" w:space="0" w:color="A3B9C1" w:themeColor="accent5" w:themeTint="99"/>
        </w:tcBorders>
      </w:tcPr>
    </w:tblStylePr>
  </w:style>
  <w:style w:type="table" w:styleId="GridTable6ColourfulAccent3">
    <w:name w:val="Grid Table 6 Colorful Accent 3"/>
    <w:basedOn w:val="TableNormal"/>
    <w:uiPriority w:val="51"/>
    <w:rsid w:val="00155B3F"/>
    <w:rPr>
      <w:color w:val="96C7C7" w:themeColor="accent3" w:themeShade="BF"/>
    </w:rPr>
    <w:tblPr>
      <w:tblStyleRowBandSize w:val="1"/>
      <w:tblStyleColBandSize w:val="1"/>
      <w:tblBorders>
        <w:top w:val="single" w:sz="4" w:space="0" w:color="EEF6F6" w:themeColor="accent3" w:themeTint="99"/>
        <w:left w:val="single" w:sz="4" w:space="0" w:color="EEF6F6" w:themeColor="accent3" w:themeTint="99"/>
        <w:bottom w:val="single" w:sz="4" w:space="0" w:color="EEF6F6" w:themeColor="accent3" w:themeTint="99"/>
        <w:right w:val="single" w:sz="4" w:space="0" w:color="EEF6F6" w:themeColor="accent3" w:themeTint="99"/>
        <w:insideH w:val="single" w:sz="4" w:space="0" w:color="EEF6F6" w:themeColor="accent3" w:themeTint="99"/>
        <w:insideV w:val="single" w:sz="4" w:space="0" w:color="EEF6F6" w:themeColor="accent3" w:themeTint="99"/>
      </w:tblBorders>
    </w:tblPr>
    <w:tblStylePr w:type="firstRow">
      <w:rPr>
        <w:b/>
        <w:bCs/>
      </w:rPr>
      <w:tblPr/>
      <w:tcPr>
        <w:tcBorders>
          <w:bottom w:val="single" w:sz="12" w:space="0" w:color="EEF6F6" w:themeColor="accent3" w:themeTint="99"/>
        </w:tcBorders>
      </w:tcPr>
    </w:tblStylePr>
    <w:tblStylePr w:type="lastRow">
      <w:rPr>
        <w:b/>
        <w:bCs/>
      </w:rPr>
      <w:tblPr/>
      <w:tcPr>
        <w:tcBorders>
          <w:top w:val="double" w:sz="4" w:space="0" w:color="EEF6F6" w:themeColor="accent3" w:themeTint="99"/>
        </w:tcBorders>
      </w:tcPr>
    </w:tblStylePr>
    <w:tblStylePr w:type="firstCol">
      <w:rPr>
        <w:b/>
        <w:bCs/>
      </w:rPr>
    </w:tblStylePr>
    <w:tblStylePr w:type="lastCol">
      <w:rPr>
        <w:b/>
        <w:bCs/>
      </w:rPr>
    </w:tblStylePr>
    <w:tblStylePr w:type="band1Vert">
      <w:tblPr/>
      <w:tcPr>
        <w:shd w:val="clear" w:color="auto" w:fill="F9FCFC" w:themeFill="accent3" w:themeFillTint="33"/>
      </w:tcPr>
    </w:tblStylePr>
    <w:tblStylePr w:type="band1Horz">
      <w:tblPr/>
      <w:tcPr>
        <w:shd w:val="clear" w:color="auto" w:fill="F9FCFC" w:themeFill="accent3" w:themeFillTint="33"/>
      </w:tcPr>
    </w:tblStylePr>
  </w:style>
  <w:style w:type="table" w:styleId="GridTable7ColourfulAccent3">
    <w:name w:val="Grid Table 7 Colorful Accent 3"/>
    <w:basedOn w:val="TableNormal"/>
    <w:uiPriority w:val="52"/>
    <w:rsid w:val="00155B3F"/>
    <w:rPr>
      <w:color w:val="96C7C7" w:themeColor="accent3" w:themeShade="BF"/>
    </w:rPr>
    <w:tblPr>
      <w:tblStyleRowBandSize w:val="1"/>
      <w:tblStyleColBandSize w:val="1"/>
      <w:tblBorders>
        <w:top w:val="single" w:sz="4" w:space="0" w:color="EEF6F6" w:themeColor="accent3" w:themeTint="99"/>
        <w:left w:val="single" w:sz="4" w:space="0" w:color="EEF6F6" w:themeColor="accent3" w:themeTint="99"/>
        <w:bottom w:val="single" w:sz="4" w:space="0" w:color="EEF6F6" w:themeColor="accent3" w:themeTint="99"/>
        <w:right w:val="single" w:sz="4" w:space="0" w:color="EEF6F6" w:themeColor="accent3" w:themeTint="99"/>
        <w:insideH w:val="single" w:sz="4" w:space="0" w:color="EEF6F6" w:themeColor="accent3" w:themeTint="99"/>
        <w:insideV w:val="single" w:sz="4" w:space="0" w:color="EEF6F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CFC" w:themeFill="accent3" w:themeFillTint="33"/>
      </w:tcPr>
    </w:tblStylePr>
    <w:tblStylePr w:type="band1Horz">
      <w:tblPr/>
      <w:tcPr>
        <w:shd w:val="clear" w:color="auto" w:fill="F9FCFC" w:themeFill="accent3" w:themeFillTint="33"/>
      </w:tcPr>
    </w:tblStylePr>
    <w:tblStylePr w:type="neCell">
      <w:tblPr/>
      <w:tcPr>
        <w:tcBorders>
          <w:bottom w:val="single" w:sz="4" w:space="0" w:color="EEF6F6" w:themeColor="accent3" w:themeTint="99"/>
        </w:tcBorders>
      </w:tcPr>
    </w:tblStylePr>
    <w:tblStylePr w:type="nwCell">
      <w:tblPr/>
      <w:tcPr>
        <w:tcBorders>
          <w:bottom w:val="single" w:sz="4" w:space="0" w:color="EEF6F6" w:themeColor="accent3" w:themeTint="99"/>
        </w:tcBorders>
      </w:tcPr>
    </w:tblStylePr>
    <w:tblStylePr w:type="seCell">
      <w:tblPr/>
      <w:tcPr>
        <w:tcBorders>
          <w:top w:val="single" w:sz="4" w:space="0" w:color="EEF6F6" w:themeColor="accent3" w:themeTint="99"/>
        </w:tcBorders>
      </w:tcPr>
    </w:tblStylePr>
    <w:tblStylePr w:type="swCell">
      <w:tblPr/>
      <w:tcPr>
        <w:tcBorders>
          <w:top w:val="single" w:sz="4" w:space="0" w:color="EEF6F6" w:themeColor="accent3" w:themeTint="99"/>
        </w:tcBorders>
      </w:tcPr>
    </w:tblStylePr>
  </w:style>
  <w:style w:type="table" w:styleId="ListTable1Light-Accent3">
    <w:name w:val="List Table 1 Light Accent 3"/>
    <w:basedOn w:val="TableNormal"/>
    <w:uiPriority w:val="46"/>
    <w:rsid w:val="00155B3F"/>
    <w:tblPr>
      <w:tblStyleRowBandSize w:val="1"/>
      <w:tblStyleColBandSize w:val="1"/>
    </w:tblPr>
    <w:tblStylePr w:type="firstRow">
      <w:rPr>
        <w:b/>
        <w:bCs/>
      </w:rPr>
      <w:tblPr/>
      <w:tcPr>
        <w:tcBorders>
          <w:bottom w:val="single" w:sz="4" w:space="0" w:color="EEF6F6" w:themeColor="accent3" w:themeTint="99"/>
        </w:tcBorders>
      </w:tcPr>
    </w:tblStylePr>
    <w:tblStylePr w:type="lastRow">
      <w:rPr>
        <w:b/>
        <w:bCs/>
      </w:rPr>
      <w:tblPr/>
      <w:tcPr>
        <w:tcBorders>
          <w:top w:val="single" w:sz="4" w:space="0" w:color="EEF6F6" w:themeColor="accent3" w:themeTint="99"/>
        </w:tcBorders>
      </w:tcPr>
    </w:tblStylePr>
    <w:tblStylePr w:type="firstCol">
      <w:rPr>
        <w:b/>
        <w:bCs/>
      </w:rPr>
    </w:tblStylePr>
    <w:tblStylePr w:type="lastCol">
      <w:rPr>
        <w:b/>
        <w:bCs/>
      </w:rPr>
    </w:tblStylePr>
    <w:tblStylePr w:type="band1Vert">
      <w:tblPr/>
      <w:tcPr>
        <w:shd w:val="clear" w:color="auto" w:fill="F9FCFC" w:themeFill="accent3" w:themeFillTint="33"/>
      </w:tcPr>
    </w:tblStylePr>
    <w:tblStylePr w:type="band1Horz">
      <w:tblPr/>
      <w:tcPr>
        <w:shd w:val="clear" w:color="auto" w:fill="F9FCFC" w:themeFill="accent3" w:themeFillTint="33"/>
      </w:tcPr>
    </w:tblStylePr>
  </w:style>
  <w:style w:type="table" w:styleId="ListTable2-Accent3">
    <w:name w:val="List Table 2 Accent 3"/>
    <w:basedOn w:val="TableNormal"/>
    <w:uiPriority w:val="47"/>
    <w:rsid w:val="00155B3F"/>
    <w:tblPr>
      <w:tblStyleRowBandSize w:val="1"/>
      <w:tblStyleColBandSize w:val="1"/>
      <w:tblBorders>
        <w:top w:val="single" w:sz="4" w:space="0" w:color="EEF6F6" w:themeColor="accent3" w:themeTint="99"/>
        <w:bottom w:val="single" w:sz="4" w:space="0" w:color="EEF6F6" w:themeColor="accent3" w:themeTint="99"/>
        <w:insideH w:val="single" w:sz="4" w:space="0" w:color="EEF6F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FCFC" w:themeFill="accent3" w:themeFillTint="33"/>
      </w:tcPr>
    </w:tblStylePr>
    <w:tblStylePr w:type="band1Horz">
      <w:tblPr/>
      <w:tcPr>
        <w:shd w:val="clear" w:color="auto" w:fill="F9FCFC" w:themeFill="accent3" w:themeFillTint="33"/>
      </w:tcPr>
    </w:tblStylePr>
  </w:style>
  <w:style w:type="paragraph" w:customStyle="1" w:styleId="CodeBlock">
    <w:name w:val="Code Block"/>
    <w:basedOn w:val="Normal"/>
    <w:link w:val="CodeBlockChar"/>
    <w:qFormat/>
    <w:rsid w:val="000A3AB0"/>
    <w:pPr>
      <w:pBdr>
        <w:top w:val="single" w:sz="4" w:space="5" w:color="F2F2F2"/>
        <w:left w:val="single" w:sz="4" w:space="5" w:color="F2F2F2"/>
        <w:bottom w:val="single" w:sz="4" w:space="5" w:color="F2F2F2"/>
        <w:right w:val="single" w:sz="4" w:space="5" w:color="F2F2F2"/>
      </w:pBdr>
      <w:shd w:val="solid" w:color="F2F2F2" w:fill="auto"/>
      <w:spacing w:line="200" w:lineRule="exact"/>
      <w:ind w:left="142" w:right="142"/>
    </w:pPr>
    <w:rPr>
      <w:rFonts w:ascii="Courier New" w:hAnsi="Courier New" w:cs="Courier New"/>
      <w:color w:val="668B98" w:themeColor="text2"/>
    </w:rPr>
  </w:style>
  <w:style w:type="paragraph" w:customStyle="1" w:styleId="TableText">
    <w:name w:val="Table Text"/>
    <w:basedOn w:val="Normal"/>
    <w:qFormat/>
    <w:rsid w:val="000A3AB0"/>
    <w:pPr>
      <w:spacing w:line="200" w:lineRule="exact"/>
    </w:pPr>
    <w:rPr>
      <w:color w:val="668B98" w:themeColor="text2"/>
    </w:rPr>
  </w:style>
  <w:style w:type="paragraph" w:customStyle="1" w:styleId="TableBold">
    <w:name w:val="Table Bold"/>
    <w:basedOn w:val="TableText"/>
    <w:qFormat/>
    <w:rsid w:val="00A82FAE"/>
    <w:rPr>
      <w:rFonts w:ascii="Work Sans SemiBold" w:hAnsi="Work Sans SemiBold"/>
      <w:b/>
      <w:bCs/>
    </w:rPr>
  </w:style>
  <w:style w:type="paragraph" w:customStyle="1" w:styleId="TableHeader">
    <w:name w:val="Table Header"/>
    <w:basedOn w:val="Normal"/>
    <w:qFormat/>
    <w:rsid w:val="00A82FAE"/>
    <w:rPr>
      <w:rFonts w:ascii="Work Sans SemiBold" w:hAnsi="Work Sans SemiBold"/>
      <w:b/>
      <w:color w:val="668B98" w:themeColor="text2"/>
    </w:rPr>
  </w:style>
  <w:style w:type="paragraph" w:customStyle="1" w:styleId="TableCode">
    <w:name w:val="Table Code"/>
    <w:basedOn w:val="Normal"/>
    <w:qFormat/>
    <w:rsid w:val="000A3AB0"/>
    <w:pPr>
      <w:spacing w:line="200" w:lineRule="exact"/>
    </w:pPr>
    <w:rPr>
      <w:rFonts w:ascii="Courier New" w:hAnsi="Courier New" w:cs="Courier New"/>
      <w:color w:val="668B98" w:themeColor="text2"/>
    </w:rPr>
  </w:style>
  <w:style w:type="character" w:customStyle="1" w:styleId="Heading4Char">
    <w:name w:val="Heading 4 Char"/>
    <w:basedOn w:val="DefaultParagraphFont"/>
    <w:link w:val="Heading4"/>
    <w:uiPriority w:val="9"/>
    <w:rsid w:val="00E53FC9"/>
    <w:rPr>
      <w:rFonts w:ascii="IBM Plex Sans Medm" w:eastAsiaTheme="minorEastAsia" w:hAnsi="IBM Plex Sans Medm"/>
      <w:color w:val="064154" w:themeColor="text1"/>
      <w:szCs w:val="20"/>
    </w:rPr>
  </w:style>
  <w:style w:type="character" w:customStyle="1" w:styleId="Heading5Char">
    <w:name w:val="Heading 5 Char"/>
    <w:basedOn w:val="DefaultParagraphFont"/>
    <w:link w:val="Heading5"/>
    <w:uiPriority w:val="9"/>
    <w:rsid w:val="00EC4E0F"/>
    <w:rPr>
      <w:rFonts w:ascii="IBM Plex Sans Medm" w:eastAsiaTheme="minorEastAsia" w:hAnsi="IBM Plex Sans Medm"/>
      <w:i/>
      <w:iCs/>
      <w:color w:val="064154" w:themeColor="text1"/>
      <w:sz w:val="20"/>
      <w:szCs w:val="20"/>
    </w:rPr>
  </w:style>
  <w:style w:type="character" w:customStyle="1" w:styleId="Heading6Char">
    <w:name w:val="Heading 6 Char"/>
    <w:basedOn w:val="DefaultParagraphFont"/>
    <w:link w:val="Heading6"/>
    <w:uiPriority w:val="9"/>
    <w:rsid w:val="00A82FAE"/>
    <w:rPr>
      <w:rFonts w:ascii="Work Sans Medium" w:eastAsiaTheme="majorEastAsia" w:hAnsi="Work Sans Medium" w:cstheme="majorBidi"/>
      <w:color w:val="004860"/>
      <w:sz w:val="20"/>
      <w:szCs w:val="16"/>
    </w:rPr>
  </w:style>
  <w:style w:type="character" w:customStyle="1" w:styleId="Heading7Char">
    <w:name w:val="Heading 7 Char"/>
    <w:basedOn w:val="DefaultParagraphFont"/>
    <w:link w:val="Heading7"/>
    <w:uiPriority w:val="9"/>
    <w:rsid w:val="00111415"/>
    <w:rPr>
      <w:rFonts w:ascii="Montserrat Medium" w:eastAsiaTheme="majorEastAsia" w:hAnsi="Montserrat Medium" w:cstheme="majorBidi"/>
      <w:b w:val="0"/>
      <w:i/>
      <w:iCs/>
      <w:color w:val="032029" w:themeColor="accent1" w:themeShade="7F"/>
      <w:sz w:val="16"/>
      <w:szCs w:val="16"/>
    </w:rPr>
  </w:style>
  <w:style w:type="character" w:customStyle="1" w:styleId="Heading8Char">
    <w:name w:val="Heading 8 Char"/>
    <w:basedOn w:val="DefaultParagraphFont"/>
    <w:link w:val="Heading8"/>
    <w:uiPriority w:val="9"/>
    <w:semiHidden/>
    <w:rsid w:val="006F65D7"/>
    <w:rPr>
      <w:rFonts w:asciiTheme="majorHAnsi" w:eastAsiaTheme="majorEastAsia" w:hAnsiTheme="majorHAnsi" w:cstheme="majorBidi"/>
      <w:b w:val="0"/>
      <w:i w:val="0"/>
      <w:color w:val="0A6E8F" w:themeColor="text1" w:themeTint="D8"/>
      <w:sz w:val="21"/>
      <w:szCs w:val="21"/>
    </w:rPr>
  </w:style>
  <w:style w:type="character" w:customStyle="1" w:styleId="Heading9Char">
    <w:name w:val="Heading 9 Char"/>
    <w:basedOn w:val="DefaultParagraphFont"/>
    <w:link w:val="Heading9"/>
    <w:uiPriority w:val="9"/>
    <w:semiHidden/>
    <w:rsid w:val="006F65D7"/>
    <w:rPr>
      <w:rFonts w:asciiTheme="majorHAnsi" w:eastAsiaTheme="majorEastAsia" w:hAnsiTheme="majorHAnsi" w:cstheme="majorBidi"/>
      <w:b w:val="0"/>
      <w:i/>
      <w:iCs/>
      <w:color w:val="0A6E8F" w:themeColor="text1" w:themeTint="D8"/>
      <w:sz w:val="21"/>
      <w:szCs w:val="21"/>
    </w:rPr>
  </w:style>
  <w:style w:type="paragraph" w:customStyle="1" w:styleId="TableMediumList">
    <w:name w:val="Table Medium List"/>
    <w:basedOn w:val="TableBoldList"/>
    <w:qFormat/>
    <w:rsid w:val="00A82FAE"/>
    <w:rPr>
      <w:rFonts w:ascii="Work Sans Medium" w:hAnsi="Work Sans Medium"/>
      <w:b w:val="0"/>
    </w:rPr>
  </w:style>
  <w:style w:type="paragraph" w:styleId="CommentText">
    <w:name w:val="annotation text"/>
    <w:aliases w:val="Comment"/>
    <w:basedOn w:val="Normal"/>
    <w:link w:val="CommentTextChar"/>
    <w:uiPriority w:val="99"/>
    <w:unhideWhenUsed/>
    <w:qFormat/>
    <w:rsid w:val="00A82FAE"/>
    <w:rPr>
      <w:rFonts w:ascii="Work Sans Medium" w:hAnsi="Work Sans Medium"/>
      <w:i/>
      <w:iCs/>
      <w:color w:val="339999" w:themeColor="accent6"/>
    </w:rPr>
  </w:style>
  <w:style w:type="character" w:customStyle="1" w:styleId="CommentTextChar">
    <w:name w:val="Comment Text Char"/>
    <w:aliases w:val="Comment Char"/>
    <w:basedOn w:val="DefaultParagraphFont"/>
    <w:link w:val="CommentText"/>
    <w:uiPriority w:val="99"/>
    <w:rsid w:val="00A82FAE"/>
    <w:rPr>
      <w:rFonts w:ascii="Work Sans Medium" w:eastAsiaTheme="minorEastAsia" w:hAnsi="Work Sans Medium"/>
      <w:i/>
      <w:iCs/>
      <w:color w:val="339999" w:themeColor="accent6"/>
      <w:sz w:val="20"/>
      <w:szCs w:val="16"/>
    </w:rPr>
  </w:style>
  <w:style w:type="paragraph" w:styleId="CommentSubject">
    <w:name w:val="annotation subject"/>
    <w:basedOn w:val="CommentText"/>
    <w:next w:val="CommentText"/>
    <w:link w:val="CommentSubjectChar"/>
    <w:uiPriority w:val="99"/>
    <w:semiHidden/>
    <w:unhideWhenUsed/>
    <w:rsid w:val="00224986"/>
    <w:pPr>
      <w:spacing w:after="120"/>
    </w:pPr>
    <w:rPr>
      <w:rFonts w:ascii="Calibri" w:eastAsiaTheme="minorHAnsi" w:hAnsi="Calibri"/>
      <w:b/>
      <w:bCs/>
      <w:sz w:val="22"/>
    </w:rPr>
  </w:style>
  <w:style w:type="character" w:customStyle="1" w:styleId="CommentSubjectChar">
    <w:name w:val="Comment Subject Char"/>
    <w:basedOn w:val="CommentTextChar"/>
    <w:link w:val="CommentSubject"/>
    <w:uiPriority w:val="99"/>
    <w:semiHidden/>
    <w:rsid w:val="00224986"/>
    <w:rPr>
      <w:rFonts w:ascii="Calibri" w:eastAsiaTheme="minorEastAsia" w:hAnsi="Calibri"/>
      <w:b/>
      <w:bCs/>
      <w:i/>
      <w:iCs/>
      <w:color w:val="339999" w:themeColor="accent6"/>
      <w:sz w:val="22"/>
      <w:szCs w:val="16"/>
    </w:rPr>
  </w:style>
  <w:style w:type="character" w:customStyle="1" w:styleId="CodeBlockChar">
    <w:name w:val="Code Block Char"/>
    <w:basedOn w:val="DefaultParagraphFont"/>
    <w:link w:val="CodeBlock"/>
    <w:rsid w:val="000A3AB0"/>
    <w:rPr>
      <w:rFonts w:ascii="Courier New" w:eastAsiaTheme="minorEastAsia" w:hAnsi="Courier New" w:cs="Courier New"/>
      <w:color w:val="668B98" w:themeColor="text2"/>
      <w:sz w:val="20"/>
      <w:szCs w:val="16"/>
      <w:shd w:val="solid" w:color="F2F2F2" w:fill="auto"/>
    </w:rPr>
  </w:style>
  <w:style w:type="character" w:styleId="FollowedHyperlink">
    <w:name w:val="FollowedHyperlink"/>
    <w:basedOn w:val="DefaultParagraphFont"/>
    <w:uiPriority w:val="99"/>
    <w:semiHidden/>
    <w:unhideWhenUsed/>
    <w:rsid w:val="00826216"/>
    <w:rPr>
      <w:rFonts w:ascii="Montserrat" w:hAnsi="Montserrat"/>
      <w:b w:val="0"/>
      <w:i w:val="0"/>
      <w:color w:val="339999" w:themeColor="followedHyperlink"/>
      <w:sz w:val="16"/>
      <w:u w:val="single"/>
    </w:rPr>
  </w:style>
  <w:style w:type="paragraph" w:styleId="Revision">
    <w:name w:val="Revision"/>
    <w:hidden/>
    <w:uiPriority w:val="99"/>
    <w:semiHidden/>
    <w:rsid w:val="00957B2B"/>
    <w:rPr>
      <w:rFonts w:ascii="Montserrat" w:eastAsiaTheme="minorEastAsia" w:hAnsi="Montserrat"/>
      <w:color w:val="064154" w:themeColor="text1"/>
      <w:sz w:val="16"/>
      <w:szCs w:val="16"/>
    </w:rPr>
  </w:style>
  <w:style w:type="table" w:customStyle="1" w:styleId="Kensei">
    <w:name w:val="Kensei"/>
    <w:basedOn w:val="ListTable2-Accent3"/>
    <w:uiPriority w:val="99"/>
    <w:rsid w:val="00F238AB"/>
    <w:rPr>
      <w:rFonts w:ascii="Montserrat" w:hAnsi="Montserrat"/>
      <w:sz w:val="16"/>
    </w:rPr>
    <w:tblPr>
      <w:tblStyleRowBandSize w:val="0"/>
      <w:tblStyleColBandSize w:val="0"/>
      <w:tblBorders>
        <w:top w:val="single" w:sz="4" w:space="0" w:color="F7FBFB" w:themeColor="accent3" w:themeTint="40"/>
        <w:bottom w:val="single" w:sz="4" w:space="0" w:color="F7FBFB" w:themeColor="accent3" w:themeTint="40"/>
        <w:insideH w:val="single" w:sz="4" w:space="0" w:color="F7FBFB" w:themeColor="accent3" w:themeTint="40"/>
      </w:tblBorders>
      <w:tblCellMar>
        <w:top w:w="142" w:type="dxa"/>
        <w:left w:w="142" w:type="dxa"/>
        <w:bottom w:w="142" w:type="dxa"/>
        <w:right w:w="142" w:type="dxa"/>
      </w:tblCellMar>
    </w:tblPr>
    <w:tcPr>
      <w:shd w:val="clear" w:color="auto" w:fill="auto"/>
    </w:tc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FCFC" w:themeFill="accent3" w:themeFillTint="33"/>
      </w:tcPr>
    </w:tblStylePr>
    <w:tblStylePr w:type="band1Horz">
      <w:tblPr/>
      <w:tcPr>
        <w:shd w:val="clear" w:color="auto" w:fill="F9FCFC" w:themeFill="accent3" w:themeFillTint="33"/>
      </w:tcPr>
    </w:tblStylePr>
  </w:style>
  <w:style w:type="paragraph" w:customStyle="1" w:styleId="TableMedium">
    <w:name w:val="Table Medium"/>
    <w:basedOn w:val="Normal"/>
    <w:qFormat/>
    <w:rsid w:val="00A82FAE"/>
    <w:pPr>
      <w:spacing w:line="200" w:lineRule="exact"/>
    </w:pPr>
    <w:rPr>
      <w:rFonts w:ascii="Work Sans Medium" w:hAnsi="Work Sans Medium"/>
      <w:color w:val="668B98" w:themeColor="text2"/>
    </w:rPr>
  </w:style>
  <w:style w:type="paragraph" w:customStyle="1" w:styleId="CodeComment">
    <w:name w:val="Code Comment"/>
    <w:basedOn w:val="Normal"/>
    <w:next w:val="Normal"/>
    <w:link w:val="CodeCommentChar"/>
    <w:qFormat/>
    <w:rsid w:val="00526687"/>
    <w:pPr>
      <w:spacing w:line="200" w:lineRule="exact"/>
    </w:pPr>
    <w:rPr>
      <w:rFonts w:ascii="Work Sans Medium" w:hAnsi="Work Sans Medium"/>
      <w:bCs/>
      <w:i/>
      <w:iCs/>
      <w:color w:val="339999" w:themeColor="accent6"/>
    </w:rPr>
  </w:style>
  <w:style w:type="character" w:customStyle="1" w:styleId="CodeCommentChar">
    <w:name w:val="Code Comment Char"/>
    <w:basedOn w:val="DefaultParagraphFont"/>
    <w:link w:val="CodeComment"/>
    <w:rsid w:val="00526687"/>
    <w:rPr>
      <w:rFonts w:ascii="Work Sans Medium" w:eastAsiaTheme="minorEastAsia" w:hAnsi="Work Sans Medium"/>
      <w:bCs/>
      <w:i/>
      <w:iCs/>
      <w:color w:val="339999" w:themeColor="accent6"/>
      <w:sz w:val="20"/>
      <w:szCs w:val="16"/>
    </w:rPr>
  </w:style>
  <w:style w:type="paragraph" w:customStyle="1" w:styleId="NoteBlock">
    <w:name w:val="Note Block"/>
    <w:basedOn w:val="Normal"/>
    <w:qFormat/>
    <w:rsid w:val="00F33E37"/>
    <w:pPr>
      <w:pBdr>
        <w:top w:val="single" w:sz="4" w:space="9" w:color="F2F2F2"/>
        <w:left w:val="single" w:sz="4" w:space="5" w:color="F2F2F2"/>
        <w:bottom w:val="single" w:sz="4" w:space="9" w:color="F2F2F2"/>
        <w:right w:val="single" w:sz="4" w:space="5" w:color="F2F2F2"/>
      </w:pBdr>
      <w:shd w:val="solid" w:color="F2F2F2" w:fill="auto"/>
      <w:ind w:left="142" w:right="142" w:firstLine="425"/>
    </w:pPr>
    <w:rPr>
      <w:rFonts w:cs="Courier New"/>
    </w:rPr>
  </w:style>
  <w:style w:type="paragraph" w:customStyle="1" w:styleId="NoteBlockBold">
    <w:name w:val="Note Block Bold"/>
    <w:basedOn w:val="NoteBlock"/>
    <w:qFormat/>
    <w:rsid w:val="00A82FAE"/>
    <w:rPr>
      <w:rFonts w:ascii="Work Sans Medium" w:hAnsi="Work Sans Medium"/>
      <w:bCs/>
      <w:noProof/>
    </w:rPr>
  </w:style>
  <w:style w:type="paragraph" w:customStyle="1" w:styleId="NormalList">
    <w:name w:val="Normal List"/>
    <w:basedOn w:val="Normal"/>
    <w:qFormat/>
    <w:rsid w:val="00AA4370"/>
    <w:pPr>
      <w:numPr>
        <w:numId w:val="11"/>
      </w:numPr>
      <w:tabs>
        <w:tab w:val="left" w:pos="284"/>
        <w:tab w:val="left" w:pos="425"/>
      </w:tabs>
      <w:adjustRightInd w:val="0"/>
      <w:contextualSpacing/>
    </w:pPr>
  </w:style>
  <w:style w:type="numbering" w:styleId="111111">
    <w:name w:val="Outline List 2"/>
    <w:basedOn w:val="NoList"/>
    <w:uiPriority w:val="99"/>
    <w:semiHidden/>
    <w:unhideWhenUsed/>
    <w:rsid w:val="001042FA"/>
    <w:pPr>
      <w:numPr>
        <w:numId w:val="3"/>
      </w:numPr>
    </w:pPr>
  </w:style>
  <w:style w:type="numbering" w:styleId="1ai">
    <w:name w:val="Outline List 1"/>
    <w:basedOn w:val="NoList"/>
    <w:uiPriority w:val="99"/>
    <w:semiHidden/>
    <w:unhideWhenUsed/>
    <w:rsid w:val="001042FA"/>
    <w:pPr>
      <w:numPr>
        <w:numId w:val="4"/>
      </w:numPr>
    </w:pPr>
  </w:style>
  <w:style w:type="numbering" w:styleId="ArticleSection">
    <w:name w:val="Outline List 3"/>
    <w:basedOn w:val="NoList"/>
    <w:uiPriority w:val="99"/>
    <w:semiHidden/>
    <w:unhideWhenUsed/>
    <w:rsid w:val="001042FA"/>
    <w:pPr>
      <w:numPr>
        <w:numId w:val="5"/>
      </w:numPr>
    </w:pPr>
  </w:style>
  <w:style w:type="numbering" w:customStyle="1" w:styleId="CurrentList1">
    <w:name w:val="Current List1"/>
    <w:uiPriority w:val="99"/>
    <w:rsid w:val="001042FA"/>
    <w:pPr>
      <w:numPr>
        <w:numId w:val="6"/>
      </w:numPr>
    </w:pPr>
  </w:style>
  <w:style w:type="paragraph" w:customStyle="1" w:styleId="TableCodeList">
    <w:name w:val="Table Code List"/>
    <w:basedOn w:val="NormalList"/>
    <w:qFormat/>
    <w:rsid w:val="000A3AB0"/>
    <w:rPr>
      <w:rFonts w:ascii="Courier New" w:hAnsi="Courier New" w:cs="Courier New"/>
      <w:color w:val="668B98" w:themeColor="text2"/>
    </w:rPr>
  </w:style>
  <w:style w:type="numbering" w:customStyle="1" w:styleId="CurrentList2">
    <w:name w:val="Current List2"/>
    <w:uiPriority w:val="99"/>
    <w:rsid w:val="00CB6D64"/>
    <w:pPr>
      <w:numPr>
        <w:numId w:val="7"/>
      </w:numPr>
    </w:pPr>
  </w:style>
  <w:style w:type="numbering" w:customStyle="1" w:styleId="CurrentList3">
    <w:name w:val="Current List3"/>
    <w:uiPriority w:val="99"/>
    <w:rsid w:val="00CB6D64"/>
    <w:pPr>
      <w:numPr>
        <w:numId w:val="8"/>
      </w:numPr>
    </w:pPr>
  </w:style>
  <w:style w:type="numbering" w:customStyle="1" w:styleId="CurrentList4">
    <w:name w:val="Current List4"/>
    <w:uiPriority w:val="99"/>
    <w:rsid w:val="00CB6D64"/>
    <w:pPr>
      <w:numPr>
        <w:numId w:val="9"/>
      </w:numPr>
    </w:pPr>
  </w:style>
  <w:style w:type="numbering" w:customStyle="1" w:styleId="CurrentList5">
    <w:name w:val="Current List5"/>
    <w:uiPriority w:val="99"/>
    <w:rsid w:val="006B39AB"/>
    <w:pPr>
      <w:numPr>
        <w:numId w:val="10"/>
      </w:numPr>
    </w:pPr>
  </w:style>
  <w:style w:type="paragraph" w:customStyle="1" w:styleId="TableTextList">
    <w:name w:val="Table Text List"/>
    <w:basedOn w:val="TableCodeList"/>
    <w:qFormat/>
    <w:rsid w:val="00A82FAE"/>
    <w:rPr>
      <w:rFonts w:ascii="Work Sans Light" w:hAnsi="Work Sans Light"/>
    </w:rPr>
  </w:style>
  <w:style w:type="paragraph" w:customStyle="1" w:styleId="QuoteLine">
    <w:name w:val="Quote Line"/>
    <w:basedOn w:val="Normal"/>
    <w:qFormat/>
    <w:rsid w:val="000A3AB0"/>
    <w:pPr>
      <w:pBdr>
        <w:left w:val="single" w:sz="18" w:space="4" w:color="D6DFE5" w:themeColor="accent2"/>
      </w:pBdr>
      <w:ind w:left="567"/>
    </w:pPr>
    <w:rPr>
      <w:i/>
      <w:color w:val="339999" w:themeColor="accent6"/>
    </w:rPr>
  </w:style>
  <w:style w:type="table" w:styleId="ListTable1Light-Accent2">
    <w:name w:val="List Table 1 Light Accent 2"/>
    <w:basedOn w:val="TableNormal"/>
    <w:uiPriority w:val="46"/>
    <w:rsid w:val="00051D98"/>
    <w:tblPr>
      <w:tblStyleRowBandSize w:val="1"/>
      <w:tblStyleColBandSize w:val="1"/>
    </w:tblPr>
    <w:tblStylePr w:type="firstRow">
      <w:rPr>
        <w:b/>
        <w:bCs/>
      </w:rPr>
      <w:tblPr/>
      <w:tcPr>
        <w:tcBorders>
          <w:bottom w:val="single" w:sz="4" w:space="0" w:color="E6EBEF" w:themeColor="accent2" w:themeTint="99"/>
        </w:tcBorders>
      </w:tcPr>
    </w:tblStylePr>
    <w:tblStylePr w:type="lastRow">
      <w:rPr>
        <w:b/>
        <w:bCs/>
      </w:rPr>
      <w:tblPr/>
      <w:tcPr>
        <w:tcBorders>
          <w:top w:val="single" w:sz="4" w:space="0" w:color="E6EBEF" w:themeColor="accent2" w:themeTint="99"/>
        </w:tcBorders>
      </w:tcPr>
    </w:tblStylePr>
    <w:tblStylePr w:type="firstCol">
      <w:rPr>
        <w:b/>
        <w:bCs/>
      </w:rPr>
    </w:tblStylePr>
    <w:tblStylePr w:type="lastCol">
      <w:rPr>
        <w:b/>
        <w:bCs/>
      </w:rPr>
    </w:tblStylePr>
    <w:tblStylePr w:type="band1Vert">
      <w:tblPr/>
      <w:tcPr>
        <w:shd w:val="clear" w:color="auto" w:fill="F6F8F9" w:themeFill="accent2" w:themeFillTint="33"/>
      </w:tcPr>
    </w:tblStylePr>
    <w:tblStylePr w:type="band1Horz">
      <w:tblPr/>
      <w:tcPr>
        <w:shd w:val="clear" w:color="auto" w:fill="F6F8F9" w:themeFill="accent2" w:themeFillTint="33"/>
      </w:tcPr>
    </w:tblStylePr>
  </w:style>
  <w:style w:type="table" w:styleId="ListTable1Light-Accent5">
    <w:name w:val="List Table 1 Light Accent 5"/>
    <w:basedOn w:val="TableNormal"/>
    <w:uiPriority w:val="46"/>
    <w:rsid w:val="00051D98"/>
    <w:tblPr>
      <w:tblStyleRowBandSize w:val="1"/>
      <w:tblStyleColBandSize w:val="1"/>
    </w:tblPr>
    <w:tblStylePr w:type="firstRow">
      <w:rPr>
        <w:b/>
        <w:bCs/>
      </w:rPr>
      <w:tblPr/>
      <w:tcPr>
        <w:tcBorders>
          <w:bottom w:val="single" w:sz="4" w:space="0" w:color="A3B9C1" w:themeColor="accent5" w:themeTint="99"/>
        </w:tcBorders>
      </w:tcPr>
    </w:tblStylePr>
    <w:tblStylePr w:type="lastRow">
      <w:rPr>
        <w:b/>
        <w:bCs/>
      </w:rPr>
      <w:tblPr/>
      <w:tcPr>
        <w:tcBorders>
          <w:top w:val="single" w:sz="4" w:space="0" w:color="A3B9C1" w:themeColor="accent5" w:themeTint="99"/>
        </w:tcBorders>
      </w:tcPr>
    </w:tblStylePr>
    <w:tblStylePr w:type="firstCol">
      <w:rPr>
        <w:b/>
        <w:bCs/>
      </w:rPr>
    </w:tblStylePr>
    <w:tblStylePr w:type="lastCol">
      <w:rPr>
        <w:b/>
        <w:bCs/>
      </w:rPr>
    </w:tblStylePr>
    <w:tblStylePr w:type="band1Vert">
      <w:tblPr/>
      <w:tcPr>
        <w:shd w:val="clear" w:color="auto" w:fill="E0E7EA" w:themeFill="accent5" w:themeFillTint="33"/>
      </w:tcPr>
    </w:tblStylePr>
    <w:tblStylePr w:type="band1Horz">
      <w:tblPr/>
      <w:tcPr>
        <w:shd w:val="clear" w:color="auto" w:fill="E0E7EA" w:themeFill="accent5" w:themeFillTint="33"/>
      </w:tcPr>
    </w:tblStylePr>
  </w:style>
  <w:style w:type="table" w:styleId="ListTable2-Accent2">
    <w:name w:val="List Table 2 Accent 2"/>
    <w:basedOn w:val="TableNormal"/>
    <w:uiPriority w:val="47"/>
    <w:rsid w:val="00051D98"/>
    <w:tblPr>
      <w:tblStyleRowBandSize w:val="1"/>
      <w:tblStyleColBandSize w:val="1"/>
      <w:tblBorders>
        <w:top w:val="single" w:sz="4" w:space="0" w:color="E6EBEF" w:themeColor="accent2" w:themeTint="99"/>
        <w:bottom w:val="single" w:sz="4" w:space="0" w:color="E6EBEF" w:themeColor="accent2" w:themeTint="99"/>
        <w:insideH w:val="single" w:sz="4" w:space="0" w:color="E6EBE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6F8F9" w:themeFill="accent2" w:themeFillTint="33"/>
      </w:tcPr>
    </w:tblStylePr>
    <w:tblStylePr w:type="band1Horz">
      <w:tblPr/>
      <w:tcPr>
        <w:shd w:val="clear" w:color="auto" w:fill="F6F8F9" w:themeFill="accent2" w:themeFillTint="33"/>
      </w:tcPr>
    </w:tblStylePr>
  </w:style>
  <w:style w:type="table" w:customStyle="1" w:styleId="nChain">
    <w:name w:val="nChain"/>
    <w:basedOn w:val="Kensei"/>
    <w:uiPriority w:val="99"/>
    <w:rsid w:val="00BE6959"/>
    <w:rPr>
      <w:rFonts w:ascii="Gibson" w:hAnsi="Gibson"/>
    </w:rPr>
    <w:tblPr>
      <w:tblBorders>
        <w:top w:val="single" w:sz="4" w:space="0" w:color="D6DFE5" w:themeColor="accent2"/>
        <w:bottom w:val="single" w:sz="4" w:space="0" w:color="D6DFE5" w:themeColor="accent2"/>
        <w:insideH w:val="single" w:sz="4" w:space="0" w:color="D6DFE5" w:themeColor="accent2"/>
      </w:tblBorders>
    </w:tblPr>
    <w:tcPr>
      <w:shd w:val="clear" w:color="auto" w:fill="auto"/>
    </w:tc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FCFC" w:themeFill="accent3" w:themeFillTint="33"/>
      </w:tcPr>
    </w:tblStylePr>
    <w:tblStylePr w:type="band1Horz">
      <w:tblPr/>
      <w:tcPr>
        <w:shd w:val="clear" w:color="auto" w:fill="F9FCFC" w:themeFill="accent3" w:themeFillTint="33"/>
      </w:tcPr>
    </w:tblStylePr>
  </w:style>
  <w:style w:type="paragraph" w:styleId="Caption">
    <w:name w:val="caption"/>
    <w:basedOn w:val="Normal"/>
    <w:next w:val="Normal"/>
    <w:uiPriority w:val="35"/>
    <w:unhideWhenUsed/>
    <w:qFormat/>
    <w:rsid w:val="00915D95"/>
    <w:pPr>
      <w:spacing w:after="200"/>
    </w:pPr>
    <w:rPr>
      <w:i/>
      <w:iCs/>
      <w:color w:val="668B98" w:themeColor="text2"/>
      <w:sz w:val="18"/>
      <w:szCs w:val="18"/>
    </w:rPr>
  </w:style>
  <w:style w:type="character" w:styleId="CommentReference">
    <w:name w:val="annotation reference"/>
    <w:basedOn w:val="DefaultParagraphFont"/>
    <w:uiPriority w:val="99"/>
    <w:semiHidden/>
    <w:unhideWhenUsed/>
    <w:rsid w:val="00DF1CD9"/>
    <w:rPr>
      <w:sz w:val="16"/>
      <w:szCs w:val="16"/>
    </w:rPr>
  </w:style>
  <w:style w:type="paragraph" w:styleId="ListParagraph">
    <w:name w:val="List Paragraph"/>
    <w:basedOn w:val="Normal"/>
    <w:uiPriority w:val="34"/>
    <w:rsid w:val="002F021F"/>
    <w:pPr>
      <w:ind w:left="720"/>
      <w:contextualSpacing/>
    </w:pPr>
  </w:style>
  <w:style w:type="character" w:styleId="Mention">
    <w:name w:val="Mention"/>
    <w:basedOn w:val="DefaultParagraphFont"/>
    <w:uiPriority w:val="99"/>
    <w:unhideWhenUsed/>
    <w:rsid w:val="00623A0F"/>
    <w:rPr>
      <w:color w:val="2B579A"/>
      <w:shd w:val="clear" w:color="auto" w:fill="E1DFDD"/>
    </w:rPr>
  </w:style>
  <w:style w:type="character" w:customStyle="1" w:styleId="TitleChar">
    <w:name w:val="Title Char"/>
    <w:basedOn w:val="DefaultParagraphFont"/>
    <w:link w:val="Title"/>
    <w:uiPriority w:val="10"/>
    <w:rPr>
      <w:rFonts w:asciiTheme="majorHAnsi" w:eastAsiaTheme="majorEastAsia" w:hAnsiTheme="majorHAnsi" w:cstheme="majorBidi"/>
      <w:color w:val="004860"/>
      <w:spacing w:val="-10"/>
      <w:kern w:val="28"/>
      <w:sz w:val="56"/>
      <w:szCs w:val="56"/>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EF4F98"/>
    <w:rPr>
      <w:b/>
      <w:bCs/>
    </w:rPr>
  </w:style>
  <w:style w:type="character" w:styleId="PlaceholderText">
    <w:name w:val="Placeholder Text"/>
    <w:basedOn w:val="DefaultParagraphFont"/>
    <w:uiPriority w:val="99"/>
    <w:semiHidden/>
    <w:rsid w:val="00915AAD"/>
    <w:rPr>
      <w:color w:val="666666"/>
    </w:rPr>
  </w:style>
  <w:style w:type="paragraph" w:styleId="NormalWeb">
    <w:name w:val="Normal (Web)"/>
    <w:basedOn w:val="Normal"/>
    <w:uiPriority w:val="99"/>
    <w:semiHidden/>
    <w:unhideWhenUsed/>
    <w:rsid w:val="00E62DCD"/>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customStyle="1" w:styleId="eop">
    <w:name w:val="eop"/>
    <w:basedOn w:val="DefaultParagraphFont"/>
    <w:rsid w:val="008B4CB7"/>
  </w:style>
  <w:style w:type="character" w:styleId="HTMLCode">
    <w:name w:val="HTML Code"/>
    <w:basedOn w:val="DefaultParagraphFont"/>
    <w:uiPriority w:val="99"/>
    <w:semiHidden/>
    <w:unhideWhenUsed/>
    <w:rsid w:val="00624838"/>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D4E2A"/>
    <w:pPr>
      <w:keepNext/>
      <w:keepLines/>
      <w:spacing w:before="480" w:line="276" w:lineRule="auto"/>
      <w:jc w:val="left"/>
      <w:outlineLvl w:val="9"/>
    </w:pPr>
    <w:rPr>
      <w:rFonts w:asciiTheme="majorHAnsi" w:eastAsiaTheme="majorEastAsia" w:hAnsiTheme="majorHAnsi" w:cstheme="majorBidi"/>
      <w:b/>
      <w:bCs/>
      <w:color w:val="04303E" w:themeColor="accent1" w:themeShade="BF"/>
      <w:sz w:val="28"/>
      <w:szCs w:val="28"/>
      <w:lang w:val="en-US"/>
    </w:rPr>
  </w:style>
  <w:style w:type="paragraph" w:styleId="TOC6">
    <w:name w:val="toc 6"/>
    <w:basedOn w:val="Normal"/>
    <w:next w:val="Normal"/>
    <w:autoRedefine/>
    <w:uiPriority w:val="39"/>
    <w:semiHidden/>
    <w:unhideWhenUsed/>
    <w:rsid w:val="007D4E2A"/>
    <w:pPr>
      <w:ind w:left="800"/>
    </w:pPr>
    <w:rPr>
      <w:rFonts w:asciiTheme="minorHAnsi" w:hAnsiTheme="minorHAnsi"/>
      <w:sz w:val="18"/>
      <w:szCs w:val="18"/>
    </w:rPr>
  </w:style>
  <w:style w:type="paragraph" w:styleId="TOC7">
    <w:name w:val="toc 7"/>
    <w:basedOn w:val="Normal"/>
    <w:next w:val="Normal"/>
    <w:autoRedefine/>
    <w:uiPriority w:val="39"/>
    <w:semiHidden/>
    <w:unhideWhenUsed/>
    <w:rsid w:val="007D4E2A"/>
    <w:pPr>
      <w:ind w:left="960"/>
    </w:pPr>
    <w:rPr>
      <w:rFonts w:asciiTheme="minorHAnsi" w:hAnsiTheme="minorHAnsi"/>
      <w:sz w:val="18"/>
      <w:szCs w:val="18"/>
    </w:rPr>
  </w:style>
  <w:style w:type="paragraph" w:styleId="TOC8">
    <w:name w:val="toc 8"/>
    <w:basedOn w:val="Normal"/>
    <w:next w:val="Normal"/>
    <w:autoRedefine/>
    <w:uiPriority w:val="39"/>
    <w:semiHidden/>
    <w:unhideWhenUsed/>
    <w:rsid w:val="007D4E2A"/>
    <w:pPr>
      <w:ind w:left="1120"/>
    </w:pPr>
    <w:rPr>
      <w:rFonts w:asciiTheme="minorHAnsi" w:hAnsiTheme="minorHAnsi"/>
      <w:sz w:val="18"/>
      <w:szCs w:val="18"/>
    </w:rPr>
  </w:style>
  <w:style w:type="paragraph" w:styleId="TOC9">
    <w:name w:val="toc 9"/>
    <w:basedOn w:val="Normal"/>
    <w:next w:val="Normal"/>
    <w:autoRedefine/>
    <w:uiPriority w:val="39"/>
    <w:semiHidden/>
    <w:unhideWhenUsed/>
    <w:rsid w:val="007D4E2A"/>
    <w:pPr>
      <w:ind w:left="1280"/>
    </w:pPr>
    <w:rPr>
      <w:rFonts w:asciiTheme="minorHAnsi" w:hAnsiTheme="minorHAnsi"/>
      <w:sz w:val="18"/>
      <w:szCs w:val="18"/>
    </w:rPr>
  </w:style>
  <w:style w:type="character" w:customStyle="1" w:styleId="ui-provider">
    <w:name w:val="ui-provider"/>
    <w:basedOn w:val="DefaultParagraphFont"/>
    <w:rsid w:val="00B97A13"/>
  </w:style>
  <w:style w:type="paragraph" w:customStyle="1" w:styleId="paragraph">
    <w:name w:val="paragraph"/>
    <w:basedOn w:val="Normal"/>
    <w:rsid w:val="00B97A13"/>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customStyle="1" w:styleId="normaltextrun">
    <w:name w:val="normaltextrun"/>
    <w:basedOn w:val="DefaultParagraphFont"/>
    <w:rsid w:val="00B97A13"/>
  </w:style>
  <w:style w:type="character" w:styleId="Emphasis">
    <w:name w:val="Emphasis"/>
    <w:basedOn w:val="DefaultParagraphFont"/>
    <w:uiPriority w:val="20"/>
    <w:qFormat/>
    <w:rsid w:val="000C54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0013">
      <w:bodyDiv w:val="1"/>
      <w:marLeft w:val="0"/>
      <w:marRight w:val="0"/>
      <w:marTop w:val="0"/>
      <w:marBottom w:val="0"/>
      <w:divBdr>
        <w:top w:val="none" w:sz="0" w:space="0" w:color="auto"/>
        <w:left w:val="none" w:sz="0" w:space="0" w:color="auto"/>
        <w:bottom w:val="none" w:sz="0" w:space="0" w:color="auto"/>
        <w:right w:val="none" w:sz="0" w:space="0" w:color="auto"/>
      </w:divBdr>
    </w:div>
    <w:div w:id="16809323">
      <w:bodyDiv w:val="1"/>
      <w:marLeft w:val="0"/>
      <w:marRight w:val="0"/>
      <w:marTop w:val="0"/>
      <w:marBottom w:val="0"/>
      <w:divBdr>
        <w:top w:val="none" w:sz="0" w:space="0" w:color="auto"/>
        <w:left w:val="none" w:sz="0" w:space="0" w:color="auto"/>
        <w:bottom w:val="none" w:sz="0" w:space="0" w:color="auto"/>
        <w:right w:val="none" w:sz="0" w:space="0" w:color="auto"/>
      </w:divBdr>
    </w:div>
    <w:div w:id="48773264">
      <w:bodyDiv w:val="1"/>
      <w:marLeft w:val="0"/>
      <w:marRight w:val="0"/>
      <w:marTop w:val="0"/>
      <w:marBottom w:val="0"/>
      <w:divBdr>
        <w:top w:val="none" w:sz="0" w:space="0" w:color="auto"/>
        <w:left w:val="none" w:sz="0" w:space="0" w:color="auto"/>
        <w:bottom w:val="none" w:sz="0" w:space="0" w:color="auto"/>
        <w:right w:val="none" w:sz="0" w:space="0" w:color="auto"/>
      </w:divBdr>
    </w:div>
    <w:div w:id="76753975">
      <w:bodyDiv w:val="1"/>
      <w:marLeft w:val="0"/>
      <w:marRight w:val="0"/>
      <w:marTop w:val="0"/>
      <w:marBottom w:val="0"/>
      <w:divBdr>
        <w:top w:val="none" w:sz="0" w:space="0" w:color="auto"/>
        <w:left w:val="none" w:sz="0" w:space="0" w:color="auto"/>
        <w:bottom w:val="none" w:sz="0" w:space="0" w:color="auto"/>
        <w:right w:val="none" w:sz="0" w:space="0" w:color="auto"/>
      </w:divBdr>
    </w:div>
    <w:div w:id="89353006">
      <w:bodyDiv w:val="1"/>
      <w:marLeft w:val="0"/>
      <w:marRight w:val="0"/>
      <w:marTop w:val="0"/>
      <w:marBottom w:val="0"/>
      <w:divBdr>
        <w:top w:val="none" w:sz="0" w:space="0" w:color="auto"/>
        <w:left w:val="none" w:sz="0" w:space="0" w:color="auto"/>
        <w:bottom w:val="none" w:sz="0" w:space="0" w:color="auto"/>
        <w:right w:val="none" w:sz="0" w:space="0" w:color="auto"/>
      </w:divBdr>
    </w:div>
    <w:div w:id="94331775">
      <w:bodyDiv w:val="1"/>
      <w:marLeft w:val="0"/>
      <w:marRight w:val="0"/>
      <w:marTop w:val="0"/>
      <w:marBottom w:val="0"/>
      <w:divBdr>
        <w:top w:val="none" w:sz="0" w:space="0" w:color="auto"/>
        <w:left w:val="none" w:sz="0" w:space="0" w:color="auto"/>
        <w:bottom w:val="none" w:sz="0" w:space="0" w:color="auto"/>
        <w:right w:val="none" w:sz="0" w:space="0" w:color="auto"/>
      </w:divBdr>
    </w:div>
    <w:div w:id="107480276">
      <w:bodyDiv w:val="1"/>
      <w:marLeft w:val="0"/>
      <w:marRight w:val="0"/>
      <w:marTop w:val="0"/>
      <w:marBottom w:val="0"/>
      <w:divBdr>
        <w:top w:val="none" w:sz="0" w:space="0" w:color="auto"/>
        <w:left w:val="none" w:sz="0" w:space="0" w:color="auto"/>
        <w:bottom w:val="none" w:sz="0" w:space="0" w:color="auto"/>
        <w:right w:val="none" w:sz="0" w:space="0" w:color="auto"/>
      </w:divBdr>
    </w:div>
    <w:div w:id="123736651">
      <w:bodyDiv w:val="1"/>
      <w:marLeft w:val="0"/>
      <w:marRight w:val="0"/>
      <w:marTop w:val="0"/>
      <w:marBottom w:val="0"/>
      <w:divBdr>
        <w:top w:val="none" w:sz="0" w:space="0" w:color="auto"/>
        <w:left w:val="none" w:sz="0" w:space="0" w:color="auto"/>
        <w:bottom w:val="none" w:sz="0" w:space="0" w:color="auto"/>
        <w:right w:val="none" w:sz="0" w:space="0" w:color="auto"/>
      </w:divBdr>
    </w:div>
    <w:div w:id="145320814">
      <w:bodyDiv w:val="1"/>
      <w:marLeft w:val="0"/>
      <w:marRight w:val="0"/>
      <w:marTop w:val="0"/>
      <w:marBottom w:val="0"/>
      <w:divBdr>
        <w:top w:val="none" w:sz="0" w:space="0" w:color="auto"/>
        <w:left w:val="none" w:sz="0" w:space="0" w:color="auto"/>
        <w:bottom w:val="none" w:sz="0" w:space="0" w:color="auto"/>
        <w:right w:val="none" w:sz="0" w:space="0" w:color="auto"/>
      </w:divBdr>
      <w:divsChild>
        <w:div w:id="101656714">
          <w:marLeft w:val="0"/>
          <w:marRight w:val="0"/>
          <w:marTop w:val="0"/>
          <w:marBottom w:val="0"/>
          <w:divBdr>
            <w:top w:val="none" w:sz="0" w:space="0" w:color="auto"/>
            <w:left w:val="none" w:sz="0" w:space="0" w:color="auto"/>
            <w:bottom w:val="none" w:sz="0" w:space="0" w:color="auto"/>
            <w:right w:val="none" w:sz="0" w:space="0" w:color="auto"/>
          </w:divBdr>
        </w:div>
        <w:div w:id="143591671">
          <w:marLeft w:val="0"/>
          <w:marRight w:val="0"/>
          <w:marTop w:val="0"/>
          <w:marBottom w:val="0"/>
          <w:divBdr>
            <w:top w:val="none" w:sz="0" w:space="0" w:color="auto"/>
            <w:left w:val="none" w:sz="0" w:space="0" w:color="auto"/>
            <w:bottom w:val="none" w:sz="0" w:space="0" w:color="auto"/>
            <w:right w:val="none" w:sz="0" w:space="0" w:color="auto"/>
          </w:divBdr>
        </w:div>
        <w:div w:id="153450935">
          <w:marLeft w:val="0"/>
          <w:marRight w:val="0"/>
          <w:marTop w:val="0"/>
          <w:marBottom w:val="0"/>
          <w:divBdr>
            <w:top w:val="none" w:sz="0" w:space="0" w:color="auto"/>
            <w:left w:val="none" w:sz="0" w:space="0" w:color="auto"/>
            <w:bottom w:val="none" w:sz="0" w:space="0" w:color="auto"/>
            <w:right w:val="none" w:sz="0" w:space="0" w:color="auto"/>
          </w:divBdr>
        </w:div>
        <w:div w:id="440033084">
          <w:marLeft w:val="0"/>
          <w:marRight w:val="0"/>
          <w:marTop w:val="0"/>
          <w:marBottom w:val="0"/>
          <w:divBdr>
            <w:top w:val="none" w:sz="0" w:space="0" w:color="auto"/>
            <w:left w:val="none" w:sz="0" w:space="0" w:color="auto"/>
            <w:bottom w:val="none" w:sz="0" w:space="0" w:color="auto"/>
            <w:right w:val="none" w:sz="0" w:space="0" w:color="auto"/>
          </w:divBdr>
        </w:div>
        <w:div w:id="526604319">
          <w:marLeft w:val="0"/>
          <w:marRight w:val="0"/>
          <w:marTop w:val="0"/>
          <w:marBottom w:val="0"/>
          <w:divBdr>
            <w:top w:val="none" w:sz="0" w:space="0" w:color="auto"/>
            <w:left w:val="none" w:sz="0" w:space="0" w:color="auto"/>
            <w:bottom w:val="none" w:sz="0" w:space="0" w:color="auto"/>
            <w:right w:val="none" w:sz="0" w:space="0" w:color="auto"/>
          </w:divBdr>
        </w:div>
        <w:div w:id="855844974">
          <w:marLeft w:val="0"/>
          <w:marRight w:val="0"/>
          <w:marTop w:val="0"/>
          <w:marBottom w:val="0"/>
          <w:divBdr>
            <w:top w:val="none" w:sz="0" w:space="0" w:color="auto"/>
            <w:left w:val="none" w:sz="0" w:space="0" w:color="auto"/>
            <w:bottom w:val="none" w:sz="0" w:space="0" w:color="auto"/>
            <w:right w:val="none" w:sz="0" w:space="0" w:color="auto"/>
          </w:divBdr>
        </w:div>
        <w:div w:id="859051969">
          <w:marLeft w:val="0"/>
          <w:marRight w:val="0"/>
          <w:marTop w:val="0"/>
          <w:marBottom w:val="0"/>
          <w:divBdr>
            <w:top w:val="none" w:sz="0" w:space="0" w:color="auto"/>
            <w:left w:val="none" w:sz="0" w:space="0" w:color="auto"/>
            <w:bottom w:val="none" w:sz="0" w:space="0" w:color="auto"/>
            <w:right w:val="none" w:sz="0" w:space="0" w:color="auto"/>
          </w:divBdr>
        </w:div>
        <w:div w:id="1121804596">
          <w:marLeft w:val="0"/>
          <w:marRight w:val="0"/>
          <w:marTop w:val="0"/>
          <w:marBottom w:val="0"/>
          <w:divBdr>
            <w:top w:val="none" w:sz="0" w:space="0" w:color="auto"/>
            <w:left w:val="none" w:sz="0" w:space="0" w:color="auto"/>
            <w:bottom w:val="none" w:sz="0" w:space="0" w:color="auto"/>
            <w:right w:val="none" w:sz="0" w:space="0" w:color="auto"/>
          </w:divBdr>
        </w:div>
        <w:div w:id="1124928721">
          <w:marLeft w:val="0"/>
          <w:marRight w:val="0"/>
          <w:marTop w:val="0"/>
          <w:marBottom w:val="0"/>
          <w:divBdr>
            <w:top w:val="none" w:sz="0" w:space="0" w:color="auto"/>
            <w:left w:val="none" w:sz="0" w:space="0" w:color="auto"/>
            <w:bottom w:val="none" w:sz="0" w:space="0" w:color="auto"/>
            <w:right w:val="none" w:sz="0" w:space="0" w:color="auto"/>
          </w:divBdr>
        </w:div>
        <w:div w:id="1205367013">
          <w:marLeft w:val="0"/>
          <w:marRight w:val="0"/>
          <w:marTop w:val="0"/>
          <w:marBottom w:val="0"/>
          <w:divBdr>
            <w:top w:val="none" w:sz="0" w:space="0" w:color="auto"/>
            <w:left w:val="none" w:sz="0" w:space="0" w:color="auto"/>
            <w:bottom w:val="none" w:sz="0" w:space="0" w:color="auto"/>
            <w:right w:val="none" w:sz="0" w:space="0" w:color="auto"/>
          </w:divBdr>
        </w:div>
        <w:div w:id="1306079385">
          <w:marLeft w:val="0"/>
          <w:marRight w:val="0"/>
          <w:marTop w:val="0"/>
          <w:marBottom w:val="0"/>
          <w:divBdr>
            <w:top w:val="none" w:sz="0" w:space="0" w:color="auto"/>
            <w:left w:val="none" w:sz="0" w:space="0" w:color="auto"/>
            <w:bottom w:val="none" w:sz="0" w:space="0" w:color="auto"/>
            <w:right w:val="none" w:sz="0" w:space="0" w:color="auto"/>
          </w:divBdr>
        </w:div>
        <w:div w:id="1338381355">
          <w:marLeft w:val="0"/>
          <w:marRight w:val="0"/>
          <w:marTop w:val="0"/>
          <w:marBottom w:val="0"/>
          <w:divBdr>
            <w:top w:val="none" w:sz="0" w:space="0" w:color="auto"/>
            <w:left w:val="none" w:sz="0" w:space="0" w:color="auto"/>
            <w:bottom w:val="none" w:sz="0" w:space="0" w:color="auto"/>
            <w:right w:val="none" w:sz="0" w:space="0" w:color="auto"/>
          </w:divBdr>
        </w:div>
        <w:div w:id="1376930741">
          <w:marLeft w:val="0"/>
          <w:marRight w:val="0"/>
          <w:marTop w:val="0"/>
          <w:marBottom w:val="0"/>
          <w:divBdr>
            <w:top w:val="none" w:sz="0" w:space="0" w:color="auto"/>
            <w:left w:val="none" w:sz="0" w:space="0" w:color="auto"/>
            <w:bottom w:val="none" w:sz="0" w:space="0" w:color="auto"/>
            <w:right w:val="none" w:sz="0" w:space="0" w:color="auto"/>
          </w:divBdr>
        </w:div>
        <w:div w:id="1422723787">
          <w:marLeft w:val="0"/>
          <w:marRight w:val="0"/>
          <w:marTop w:val="0"/>
          <w:marBottom w:val="0"/>
          <w:divBdr>
            <w:top w:val="none" w:sz="0" w:space="0" w:color="auto"/>
            <w:left w:val="none" w:sz="0" w:space="0" w:color="auto"/>
            <w:bottom w:val="none" w:sz="0" w:space="0" w:color="auto"/>
            <w:right w:val="none" w:sz="0" w:space="0" w:color="auto"/>
          </w:divBdr>
        </w:div>
        <w:div w:id="1692881135">
          <w:marLeft w:val="0"/>
          <w:marRight w:val="0"/>
          <w:marTop w:val="0"/>
          <w:marBottom w:val="0"/>
          <w:divBdr>
            <w:top w:val="none" w:sz="0" w:space="0" w:color="auto"/>
            <w:left w:val="none" w:sz="0" w:space="0" w:color="auto"/>
            <w:bottom w:val="none" w:sz="0" w:space="0" w:color="auto"/>
            <w:right w:val="none" w:sz="0" w:space="0" w:color="auto"/>
          </w:divBdr>
        </w:div>
        <w:div w:id="1879850948">
          <w:marLeft w:val="0"/>
          <w:marRight w:val="0"/>
          <w:marTop w:val="0"/>
          <w:marBottom w:val="0"/>
          <w:divBdr>
            <w:top w:val="none" w:sz="0" w:space="0" w:color="auto"/>
            <w:left w:val="none" w:sz="0" w:space="0" w:color="auto"/>
            <w:bottom w:val="none" w:sz="0" w:space="0" w:color="auto"/>
            <w:right w:val="none" w:sz="0" w:space="0" w:color="auto"/>
          </w:divBdr>
        </w:div>
        <w:div w:id="1910071627">
          <w:marLeft w:val="0"/>
          <w:marRight w:val="0"/>
          <w:marTop w:val="0"/>
          <w:marBottom w:val="0"/>
          <w:divBdr>
            <w:top w:val="none" w:sz="0" w:space="0" w:color="auto"/>
            <w:left w:val="none" w:sz="0" w:space="0" w:color="auto"/>
            <w:bottom w:val="none" w:sz="0" w:space="0" w:color="auto"/>
            <w:right w:val="none" w:sz="0" w:space="0" w:color="auto"/>
          </w:divBdr>
        </w:div>
        <w:div w:id="2023239912">
          <w:marLeft w:val="0"/>
          <w:marRight w:val="0"/>
          <w:marTop w:val="0"/>
          <w:marBottom w:val="0"/>
          <w:divBdr>
            <w:top w:val="none" w:sz="0" w:space="0" w:color="auto"/>
            <w:left w:val="none" w:sz="0" w:space="0" w:color="auto"/>
            <w:bottom w:val="none" w:sz="0" w:space="0" w:color="auto"/>
            <w:right w:val="none" w:sz="0" w:space="0" w:color="auto"/>
          </w:divBdr>
        </w:div>
        <w:div w:id="2070497327">
          <w:marLeft w:val="0"/>
          <w:marRight w:val="0"/>
          <w:marTop w:val="0"/>
          <w:marBottom w:val="0"/>
          <w:divBdr>
            <w:top w:val="none" w:sz="0" w:space="0" w:color="auto"/>
            <w:left w:val="none" w:sz="0" w:space="0" w:color="auto"/>
            <w:bottom w:val="none" w:sz="0" w:space="0" w:color="auto"/>
            <w:right w:val="none" w:sz="0" w:space="0" w:color="auto"/>
          </w:divBdr>
        </w:div>
      </w:divsChild>
    </w:div>
    <w:div w:id="176582462">
      <w:bodyDiv w:val="1"/>
      <w:marLeft w:val="0"/>
      <w:marRight w:val="0"/>
      <w:marTop w:val="0"/>
      <w:marBottom w:val="0"/>
      <w:divBdr>
        <w:top w:val="none" w:sz="0" w:space="0" w:color="auto"/>
        <w:left w:val="none" w:sz="0" w:space="0" w:color="auto"/>
        <w:bottom w:val="none" w:sz="0" w:space="0" w:color="auto"/>
        <w:right w:val="none" w:sz="0" w:space="0" w:color="auto"/>
      </w:divBdr>
    </w:div>
    <w:div w:id="222375910">
      <w:bodyDiv w:val="1"/>
      <w:marLeft w:val="0"/>
      <w:marRight w:val="0"/>
      <w:marTop w:val="0"/>
      <w:marBottom w:val="0"/>
      <w:divBdr>
        <w:top w:val="none" w:sz="0" w:space="0" w:color="auto"/>
        <w:left w:val="none" w:sz="0" w:space="0" w:color="auto"/>
        <w:bottom w:val="none" w:sz="0" w:space="0" w:color="auto"/>
        <w:right w:val="none" w:sz="0" w:space="0" w:color="auto"/>
      </w:divBdr>
    </w:div>
    <w:div w:id="267321882">
      <w:bodyDiv w:val="1"/>
      <w:marLeft w:val="0"/>
      <w:marRight w:val="0"/>
      <w:marTop w:val="0"/>
      <w:marBottom w:val="0"/>
      <w:divBdr>
        <w:top w:val="none" w:sz="0" w:space="0" w:color="auto"/>
        <w:left w:val="none" w:sz="0" w:space="0" w:color="auto"/>
        <w:bottom w:val="none" w:sz="0" w:space="0" w:color="auto"/>
        <w:right w:val="none" w:sz="0" w:space="0" w:color="auto"/>
      </w:divBdr>
    </w:div>
    <w:div w:id="273831853">
      <w:bodyDiv w:val="1"/>
      <w:marLeft w:val="0"/>
      <w:marRight w:val="0"/>
      <w:marTop w:val="0"/>
      <w:marBottom w:val="0"/>
      <w:divBdr>
        <w:top w:val="none" w:sz="0" w:space="0" w:color="auto"/>
        <w:left w:val="none" w:sz="0" w:space="0" w:color="auto"/>
        <w:bottom w:val="none" w:sz="0" w:space="0" w:color="auto"/>
        <w:right w:val="none" w:sz="0" w:space="0" w:color="auto"/>
      </w:divBdr>
    </w:div>
    <w:div w:id="320696277">
      <w:bodyDiv w:val="1"/>
      <w:marLeft w:val="0"/>
      <w:marRight w:val="0"/>
      <w:marTop w:val="0"/>
      <w:marBottom w:val="0"/>
      <w:divBdr>
        <w:top w:val="none" w:sz="0" w:space="0" w:color="auto"/>
        <w:left w:val="none" w:sz="0" w:space="0" w:color="auto"/>
        <w:bottom w:val="none" w:sz="0" w:space="0" w:color="auto"/>
        <w:right w:val="none" w:sz="0" w:space="0" w:color="auto"/>
      </w:divBdr>
    </w:div>
    <w:div w:id="364450837">
      <w:bodyDiv w:val="1"/>
      <w:marLeft w:val="0"/>
      <w:marRight w:val="0"/>
      <w:marTop w:val="0"/>
      <w:marBottom w:val="0"/>
      <w:divBdr>
        <w:top w:val="none" w:sz="0" w:space="0" w:color="auto"/>
        <w:left w:val="none" w:sz="0" w:space="0" w:color="auto"/>
        <w:bottom w:val="none" w:sz="0" w:space="0" w:color="auto"/>
        <w:right w:val="none" w:sz="0" w:space="0" w:color="auto"/>
      </w:divBdr>
    </w:div>
    <w:div w:id="365519642">
      <w:bodyDiv w:val="1"/>
      <w:marLeft w:val="0"/>
      <w:marRight w:val="0"/>
      <w:marTop w:val="0"/>
      <w:marBottom w:val="0"/>
      <w:divBdr>
        <w:top w:val="none" w:sz="0" w:space="0" w:color="auto"/>
        <w:left w:val="none" w:sz="0" w:space="0" w:color="auto"/>
        <w:bottom w:val="none" w:sz="0" w:space="0" w:color="auto"/>
        <w:right w:val="none" w:sz="0" w:space="0" w:color="auto"/>
      </w:divBdr>
    </w:div>
    <w:div w:id="373189809">
      <w:bodyDiv w:val="1"/>
      <w:marLeft w:val="0"/>
      <w:marRight w:val="0"/>
      <w:marTop w:val="0"/>
      <w:marBottom w:val="0"/>
      <w:divBdr>
        <w:top w:val="none" w:sz="0" w:space="0" w:color="auto"/>
        <w:left w:val="none" w:sz="0" w:space="0" w:color="auto"/>
        <w:bottom w:val="none" w:sz="0" w:space="0" w:color="auto"/>
        <w:right w:val="none" w:sz="0" w:space="0" w:color="auto"/>
      </w:divBdr>
    </w:div>
    <w:div w:id="376248412">
      <w:bodyDiv w:val="1"/>
      <w:marLeft w:val="0"/>
      <w:marRight w:val="0"/>
      <w:marTop w:val="0"/>
      <w:marBottom w:val="0"/>
      <w:divBdr>
        <w:top w:val="none" w:sz="0" w:space="0" w:color="auto"/>
        <w:left w:val="none" w:sz="0" w:space="0" w:color="auto"/>
        <w:bottom w:val="none" w:sz="0" w:space="0" w:color="auto"/>
        <w:right w:val="none" w:sz="0" w:space="0" w:color="auto"/>
      </w:divBdr>
    </w:div>
    <w:div w:id="428742925">
      <w:bodyDiv w:val="1"/>
      <w:marLeft w:val="0"/>
      <w:marRight w:val="0"/>
      <w:marTop w:val="0"/>
      <w:marBottom w:val="0"/>
      <w:divBdr>
        <w:top w:val="none" w:sz="0" w:space="0" w:color="auto"/>
        <w:left w:val="none" w:sz="0" w:space="0" w:color="auto"/>
        <w:bottom w:val="none" w:sz="0" w:space="0" w:color="auto"/>
        <w:right w:val="none" w:sz="0" w:space="0" w:color="auto"/>
      </w:divBdr>
    </w:div>
    <w:div w:id="428893627">
      <w:bodyDiv w:val="1"/>
      <w:marLeft w:val="0"/>
      <w:marRight w:val="0"/>
      <w:marTop w:val="0"/>
      <w:marBottom w:val="0"/>
      <w:divBdr>
        <w:top w:val="none" w:sz="0" w:space="0" w:color="auto"/>
        <w:left w:val="none" w:sz="0" w:space="0" w:color="auto"/>
        <w:bottom w:val="none" w:sz="0" w:space="0" w:color="auto"/>
        <w:right w:val="none" w:sz="0" w:space="0" w:color="auto"/>
      </w:divBdr>
      <w:divsChild>
        <w:div w:id="951862511">
          <w:marLeft w:val="0"/>
          <w:marRight w:val="0"/>
          <w:marTop w:val="0"/>
          <w:marBottom w:val="0"/>
          <w:divBdr>
            <w:top w:val="none" w:sz="0" w:space="0" w:color="auto"/>
            <w:left w:val="none" w:sz="0" w:space="0" w:color="auto"/>
            <w:bottom w:val="none" w:sz="0" w:space="0" w:color="auto"/>
            <w:right w:val="none" w:sz="0" w:space="0" w:color="auto"/>
          </w:divBdr>
          <w:divsChild>
            <w:div w:id="471098740">
              <w:marLeft w:val="0"/>
              <w:marRight w:val="0"/>
              <w:marTop w:val="0"/>
              <w:marBottom w:val="0"/>
              <w:divBdr>
                <w:top w:val="none" w:sz="0" w:space="0" w:color="auto"/>
                <w:left w:val="none" w:sz="0" w:space="0" w:color="auto"/>
                <w:bottom w:val="none" w:sz="0" w:space="0" w:color="auto"/>
                <w:right w:val="none" w:sz="0" w:space="0" w:color="auto"/>
              </w:divBdr>
              <w:divsChild>
                <w:div w:id="1520899197">
                  <w:marLeft w:val="0"/>
                  <w:marRight w:val="0"/>
                  <w:marTop w:val="0"/>
                  <w:marBottom w:val="0"/>
                  <w:divBdr>
                    <w:top w:val="none" w:sz="0" w:space="0" w:color="auto"/>
                    <w:left w:val="none" w:sz="0" w:space="0" w:color="auto"/>
                    <w:bottom w:val="none" w:sz="0" w:space="0" w:color="auto"/>
                    <w:right w:val="none" w:sz="0" w:space="0" w:color="auto"/>
                  </w:divBdr>
                  <w:divsChild>
                    <w:div w:id="612592126">
                      <w:marLeft w:val="0"/>
                      <w:marRight w:val="0"/>
                      <w:marTop w:val="0"/>
                      <w:marBottom w:val="0"/>
                      <w:divBdr>
                        <w:top w:val="none" w:sz="0" w:space="0" w:color="auto"/>
                        <w:left w:val="none" w:sz="0" w:space="0" w:color="auto"/>
                        <w:bottom w:val="none" w:sz="0" w:space="0" w:color="auto"/>
                        <w:right w:val="none" w:sz="0" w:space="0" w:color="auto"/>
                      </w:divBdr>
                      <w:divsChild>
                        <w:div w:id="1652444183">
                          <w:marLeft w:val="0"/>
                          <w:marRight w:val="0"/>
                          <w:marTop w:val="0"/>
                          <w:marBottom w:val="0"/>
                          <w:divBdr>
                            <w:top w:val="none" w:sz="0" w:space="0" w:color="auto"/>
                            <w:left w:val="none" w:sz="0" w:space="0" w:color="auto"/>
                            <w:bottom w:val="none" w:sz="0" w:space="0" w:color="auto"/>
                            <w:right w:val="none" w:sz="0" w:space="0" w:color="auto"/>
                          </w:divBdr>
                          <w:divsChild>
                            <w:div w:id="1138837868">
                              <w:marLeft w:val="0"/>
                              <w:marRight w:val="0"/>
                              <w:marTop w:val="0"/>
                              <w:marBottom w:val="0"/>
                              <w:divBdr>
                                <w:top w:val="none" w:sz="0" w:space="0" w:color="auto"/>
                                <w:left w:val="none" w:sz="0" w:space="0" w:color="auto"/>
                                <w:bottom w:val="none" w:sz="0" w:space="0" w:color="auto"/>
                                <w:right w:val="none" w:sz="0" w:space="0" w:color="auto"/>
                              </w:divBdr>
                              <w:divsChild>
                                <w:div w:id="867908464">
                                  <w:marLeft w:val="240"/>
                                  <w:marRight w:val="240"/>
                                  <w:marTop w:val="0"/>
                                  <w:marBottom w:val="0"/>
                                  <w:divBdr>
                                    <w:top w:val="none" w:sz="0" w:space="0" w:color="auto"/>
                                    <w:left w:val="none" w:sz="0" w:space="0" w:color="auto"/>
                                    <w:bottom w:val="none" w:sz="0" w:space="0" w:color="auto"/>
                                    <w:right w:val="none" w:sz="0" w:space="0" w:color="auto"/>
                                  </w:divBdr>
                                  <w:divsChild>
                                    <w:div w:id="398214100">
                                      <w:marLeft w:val="0"/>
                                      <w:marRight w:val="0"/>
                                      <w:marTop w:val="0"/>
                                      <w:marBottom w:val="0"/>
                                      <w:divBdr>
                                        <w:top w:val="none" w:sz="0" w:space="0" w:color="auto"/>
                                        <w:left w:val="none" w:sz="0" w:space="0" w:color="auto"/>
                                        <w:bottom w:val="none" w:sz="0" w:space="0" w:color="auto"/>
                                        <w:right w:val="none" w:sz="0" w:space="0" w:color="auto"/>
                                      </w:divBdr>
                                      <w:divsChild>
                                        <w:div w:id="317156580">
                                          <w:marLeft w:val="0"/>
                                          <w:marRight w:val="0"/>
                                          <w:marTop w:val="0"/>
                                          <w:marBottom w:val="0"/>
                                          <w:divBdr>
                                            <w:top w:val="none" w:sz="0" w:space="0" w:color="auto"/>
                                            <w:left w:val="none" w:sz="0" w:space="0" w:color="auto"/>
                                            <w:bottom w:val="none" w:sz="0" w:space="0" w:color="auto"/>
                                            <w:right w:val="none" w:sz="0" w:space="0" w:color="auto"/>
                                          </w:divBdr>
                                          <w:divsChild>
                                            <w:div w:id="1947810480">
                                              <w:marLeft w:val="0"/>
                                              <w:marRight w:val="0"/>
                                              <w:marTop w:val="0"/>
                                              <w:marBottom w:val="0"/>
                                              <w:divBdr>
                                                <w:top w:val="none" w:sz="0" w:space="0" w:color="auto"/>
                                                <w:left w:val="single" w:sz="6" w:space="0" w:color="auto"/>
                                                <w:bottom w:val="single" w:sz="6" w:space="0" w:color="auto"/>
                                                <w:right w:val="single" w:sz="6" w:space="0" w:color="auto"/>
                                              </w:divBdr>
                                              <w:divsChild>
                                                <w:div w:id="203372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2121750">
      <w:bodyDiv w:val="1"/>
      <w:marLeft w:val="0"/>
      <w:marRight w:val="0"/>
      <w:marTop w:val="0"/>
      <w:marBottom w:val="0"/>
      <w:divBdr>
        <w:top w:val="none" w:sz="0" w:space="0" w:color="auto"/>
        <w:left w:val="none" w:sz="0" w:space="0" w:color="auto"/>
        <w:bottom w:val="none" w:sz="0" w:space="0" w:color="auto"/>
        <w:right w:val="none" w:sz="0" w:space="0" w:color="auto"/>
      </w:divBdr>
      <w:divsChild>
        <w:div w:id="1654026603">
          <w:marLeft w:val="0"/>
          <w:marRight w:val="0"/>
          <w:marTop w:val="0"/>
          <w:marBottom w:val="0"/>
          <w:divBdr>
            <w:top w:val="none" w:sz="0" w:space="0" w:color="auto"/>
            <w:left w:val="none" w:sz="0" w:space="0" w:color="auto"/>
            <w:bottom w:val="none" w:sz="0" w:space="0" w:color="auto"/>
            <w:right w:val="none" w:sz="0" w:space="0" w:color="auto"/>
          </w:divBdr>
        </w:div>
      </w:divsChild>
    </w:div>
    <w:div w:id="552473930">
      <w:bodyDiv w:val="1"/>
      <w:marLeft w:val="0"/>
      <w:marRight w:val="0"/>
      <w:marTop w:val="0"/>
      <w:marBottom w:val="0"/>
      <w:divBdr>
        <w:top w:val="none" w:sz="0" w:space="0" w:color="auto"/>
        <w:left w:val="none" w:sz="0" w:space="0" w:color="auto"/>
        <w:bottom w:val="none" w:sz="0" w:space="0" w:color="auto"/>
        <w:right w:val="none" w:sz="0" w:space="0" w:color="auto"/>
      </w:divBdr>
    </w:div>
    <w:div w:id="559752508">
      <w:bodyDiv w:val="1"/>
      <w:marLeft w:val="0"/>
      <w:marRight w:val="0"/>
      <w:marTop w:val="0"/>
      <w:marBottom w:val="0"/>
      <w:divBdr>
        <w:top w:val="none" w:sz="0" w:space="0" w:color="auto"/>
        <w:left w:val="none" w:sz="0" w:space="0" w:color="auto"/>
        <w:bottom w:val="none" w:sz="0" w:space="0" w:color="auto"/>
        <w:right w:val="none" w:sz="0" w:space="0" w:color="auto"/>
      </w:divBdr>
    </w:div>
    <w:div w:id="568804004">
      <w:bodyDiv w:val="1"/>
      <w:marLeft w:val="0"/>
      <w:marRight w:val="0"/>
      <w:marTop w:val="0"/>
      <w:marBottom w:val="0"/>
      <w:divBdr>
        <w:top w:val="none" w:sz="0" w:space="0" w:color="auto"/>
        <w:left w:val="none" w:sz="0" w:space="0" w:color="auto"/>
        <w:bottom w:val="none" w:sz="0" w:space="0" w:color="auto"/>
        <w:right w:val="none" w:sz="0" w:space="0" w:color="auto"/>
      </w:divBdr>
      <w:divsChild>
        <w:div w:id="1742215347">
          <w:marLeft w:val="0"/>
          <w:marRight w:val="0"/>
          <w:marTop w:val="0"/>
          <w:marBottom w:val="0"/>
          <w:divBdr>
            <w:top w:val="none" w:sz="0" w:space="0" w:color="auto"/>
            <w:left w:val="none" w:sz="0" w:space="0" w:color="auto"/>
            <w:bottom w:val="none" w:sz="0" w:space="0" w:color="auto"/>
            <w:right w:val="none" w:sz="0" w:space="0" w:color="auto"/>
          </w:divBdr>
          <w:divsChild>
            <w:div w:id="1657996641">
              <w:marLeft w:val="0"/>
              <w:marRight w:val="0"/>
              <w:marTop w:val="0"/>
              <w:marBottom w:val="0"/>
              <w:divBdr>
                <w:top w:val="none" w:sz="0" w:space="0" w:color="auto"/>
                <w:left w:val="none" w:sz="0" w:space="0" w:color="auto"/>
                <w:bottom w:val="none" w:sz="0" w:space="0" w:color="auto"/>
                <w:right w:val="none" w:sz="0" w:space="0" w:color="auto"/>
              </w:divBdr>
              <w:divsChild>
                <w:div w:id="762337616">
                  <w:marLeft w:val="0"/>
                  <w:marRight w:val="0"/>
                  <w:marTop w:val="0"/>
                  <w:marBottom w:val="0"/>
                  <w:divBdr>
                    <w:top w:val="none" w:sz="0" w:space="0" w:color="auto"/>
                    <w:left w:val="none" w:sz="0" w:space="0" w:color="auto"/>
                    <w:bottom w:val="none" w:sz="0" w:space="0" w:color="auto"/>
                    <w:right w:val="none" w:sz="0" w:space="0" w:color="auto"/>
                  </w:divBdr>
                  <w:divsChild>
                    <w:div w:id="318772800">
                      <w:marLeft w:val="0"/>
                      <w:marRight w:val="0"/>
                      <w:marTop w:val="0"/>
                      <w:marBottom w:val="0"/>
                      <w:divBdr>
                        <w:top w:val="none" w:sz="0" w:space="0" w:color="auto"/>
                        <w:left w:val="none" w:sz="0" w:space="0" w:color="auto"/>
                        <w:bottom w:val="none" w:sz="0" w:space="0" w:color="auto"/>
                        <w:right w:val="none" w:sz="0" w:space="0" w:color="auto"/>
                      </w:divBdr>
                      <w:divsChild>
                        <w:div w:id="1286932030">
                          <w:marLeft w:val="0"/>
                          <w:marRight w:val="0"/>
                          <w:marTop w:val="0"/>
                          <w:marBottom w:val="0"/>
                          <w:divBdr>
                            <w:top w:val="none" w:sz="0" w:space="0" w:color="auto"/>
                            <w:left w:val="none" w:sz="0" w:space="0" w:color="auto"/>
                            <w:bottom w:val="none" w:sz="0" w:space="0" w:color="auto"/>
                            <w:right w:val="none" w:sz="0" w:space="0" w:color="auto"/>
                          </w:divBdr>
                          <w:divsChild>
                            <w:div w:id="1630429516">
                              <w:marLeft w:val="0"/>
                              <w:marRight w:val="0"/>
                              <w:marTop w:val="0"/>
                              <w:marBottom w:val="0"/>
                              <w:divBdr>
                                <w:top w:val="none" w:sz="0" w:space="0" w:color="auto"/>
                                <w:left w:val="none" w:sz="0" w:space="0" w:color="auto"/>
                                <w:bottom w:val="none" w:sz="0" w:space="0" w:color="auto"/>
                                <w:right w:val="none" w:sz="0" w:space="0" w:color="auto"/>
                              </w:divBdr>
                              <w:divsChild>
                                <w:div w:id="122888580">
                                  <w:marLeft w:val="240"/>
                                  <w:marRight w:val="240"/>
                                  <w:marTop w:val="0"/>
                                  <w:marBottom w:val="0"/>
                                  <w:divBdr>
                                    <w:top w:val="none" w:sz="0" w:space="0" w:color="auto"/>
                                    <w:left w:val="none" w:sz="0" w:space="0" w:color="auto"/>
                                    <w:bottom w:val="none" w:sz="0" w:space="0" w:color="auto"/>
                                    <w:right w:val="none" w:sz="0" w:space="0" w:color="auto"/>
                                  </w:divBdr>
                                  <w:divsChild>
                                    <w:div w:id="197738794">
                                      <w:marLeft w:val="0"/>
                                      <w:marRight w:val="0"/>
                                      <w:marTop w:val="0"/>
                                      <w:marBottom w:val="0"/>
                                      <w:divBdr>
                                        <w:top w:val="none" w:sz="0" w:space="0" w:color="auto"/>
                                        <w:left w:val="none" w:sz="0" w:space="0" w:color="auto"/>
                                        <w:bottom w:val="none" w:sz="0" w:space="0" w:color="auto"/>
                                        <w:right w:val="none" w:sz="0" w:space="0" w:color="auto"/>
                                      </w:divBdr>
                                      <w:divsChild>
                                        <w:div w:id="1891108111">
                                          <w:marLeft w:val="0"/>
                                          <w:marRight w:val="0"/>
                                          <w:marTop w:val="0"/>
                                          <w:marBottom w:val="0"/>
                                          <w:divBdr>
                                            <w:top w:val="none" w:sz="0" w:space="0" w:color="auto"/>
                                            <w:left w:val="none" w:sz="0" w:space="0" w:color="auto"/>
                                            <w:bottom w:val="none" w:sz="0" w:space="0" w:color="auto"/>
                                            <w:right w:val="none" w:sz="0" w:space="0" w:color="auto"/>
                                          </w:divBdr>
                                          <w:divsChild>
                                            <w:div w:id="1412653609">
                                              <w:marLeft w:val="0"/>
                                              <w:marRight w:val="0"/>
                                              <w:marTop w:val="0"/>
                                              <w:marBottom w:val="0"/>
                                              <w:divBdr>
                                                <w:top w:val="none" w:sz="0" w:space="0" w:color="auto"/>
                                                <w:left w:val="single" w:sz="6" w:space="0" w:color="auto"/>
                                                <w:bottom w:val="single" w:sz="6" w:space="0" w:color="auto"/>
                                                <w:right w:val="single" w:sz="6" w:space="0" w:color="auto"/>
                                              </w:divBdr>
                                              <w:divsChild>
                                                <w:div w:id="4826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04266236">
      <w:bodyDiv w:val="1"/>
      <w:marLeft w:val="0"/>
      <w:marRight w:val="0"/>
      <w:marTop w:val="0"/>
      <w:marBottom w:val="0"/>
      <w:divBdr>
        <w:top w:val="none" w:sz="0" w:space="0" w:color="auto"/>
        <w:left w:val="none" w:sz="0" w:space="0" w:color="auto"/>
        <w:bottom w:val="none" w:sz="0" w:space="0" w:color="auto"/>
        <w:right w:val="none" w:sz="0" w:space="0" w:color="auto"/>
      </w:divBdr>
    </w:div>
    <w:div w:id="632369373">
      <w:bodyDiv w:val="1"/>
      <w:marLeft w:val="0"/>
      <w:marRight w:val="0"/>
      <w:marTop w:val="0"/>
      <w:marBottom w:val="0"/>
      <w:divBdr>
        <w:top w:val="none" w:sz="0" w:space="0" w:color="auto"/>
        <w:left w:val="none" w:sz="0" w:space="0" w:color="auto"/>
        <w:bottom w:val="none" w:sz="0" w:space="0" w:color="auto"/>
        <w:right w:val="none" w:sz="0" w:space="0" w:color="auto"/>
      </w:divBdr>
    </w:div>
    <w:div w:id="668558989">
      <w:bodyDiv w:val="1"/>
      <w:marLeft w:val="0"/>
      <w:marRight w:val="0"/>
      <w:marTop w:val="0"/>
      <w:marBottom w:val="0"/>
      <w:divBdr>
        <w:top w:val="none" w:sz="0" w:space="0" w:color="auto"/>
        <w:left w:val="none" w:sz="0" w:space="0" w:color="auto"/>
        <w:bottom w:val="none" w:sz="0" w:space="0" w:color="auto"/>
        <w:right w:val="none" w:sz="0" w:space="0" w:color="auto"/>
      </w:divBdr>
    </w:div>
    <w:div w:id="670528586">
      <w:bodyDiv w:val="1"/>
      <w:marLeft w:val="0"/>
      <w:marRight w:val="0"/>
      <w:marTop w:val="0"/>
      <w:marBottom w:val="0"/>
      <w:divBdr>
        <w:top w:val="none" w:sz="0" w:space="0" w:color="auto"/>
        <w:left w:val="none" w:sz="0" w:space="0" w:color="auto"/>
        <w:bottom w:val="none" w:sz="0" w:space="0" w:color="auto"/>
        <w:right w:val="none" w:sz="0" w:space="0" w:color="auto"/>
      </w:divBdr>
    </w:div>
    <w:div w:id="696809347">
      <w:bodyDiv w:val="1"/>
      <w:marLeft w:val="0"/>
      <w:marRight w:val="0"/>
      <w:marTop w:val="0"/>
      <w:marBottom w:val="0"/>
      <w:divBdr>
        <w:top w:val="none" w:sz="0" w:space="0" w:color="auto"/>
        <w:left w:val="none" w:sz="0" w:space="0" w:color="auto"/>
        <w:bottom w:val="none" w:sz="0" w:space="0" w:color="auto"/>
        <w:right w:val="none" w:sz="0" w:space="0" w:color="auto"/>
      </w:divBdr>
    </w:div>
    <w:div w:id="713391721">
      <w:bodyDiv w:val="1"/>
      <w:marLeft w:val="0"/>
      <w:marRight w:val="0"/>
      <w:marTop w:val="0"/>
      <w:marBottom w:val="0"/>
      <w:divBdr>
        <w:top w:val="none" w:sz="0" w:space="0" w:color="auto"/>
        <w:left w:val="none" w:sz="0" w:space="0" w:color="auto"/>
        <w:bottom w:val="none" w:sz="0" w:space="0" w:color="auto"/>
        <w:right w:val="none" w:sz="0" w:space="0" w:color="auto"/>
      </w:divBdr>
    </w:div>
    <w:div w:id="723798264">
      <w:bodyDiv w:val="1"/>
      <w:marLeft w:val="0"/>
      <w:marRight w:val="0"/>
      <w:marTop w:val="0"/>
      <w:marBottom w:val="0"/>
      <w:divBdr>
        <w:top w:val="none" w:sz="0" w:space="0" w:color="auto"/>
        <w:left w:val="none" w:sz="0" w:space="0" w:color="auto"/>
        <w:bottom w:val="none" w:sz="0" w:space="0" w:color="auto"/>
        <w:right w:val="none" w:sz="0" w:space="0" w:color="auto"/>
      </w:divBdr>
    </w:div>
    <w:div w:id="736166654">
      <w:bodyDiv w:val="1"/>
      <w:marLeft w:val="0"/>
      <w:marRight w:val="0"/>
      <w:marTop w:val="0"/>
      <w:marBottom w:val="0"/>
      <w:divBdr>
        <w:top w:val="none" w:sz="0" w:space="0" w:color="auto"/>
        <w:left w:val="none" w:sz="0" w:space="0" w:color="auto"/>
        <w:bottom w:val="none" w:sz="0" w:space="0" w:color="auto"/>
        <w:right w:val="none" w:sz="0" w:space="0" w:color="auto"/>
      </w:divBdr>
    </w:div>
    <w:div w:id="750086172">
      <w:bodyDiv w:val="1"/>
      <w:marLeft w:val="0"/>
      <w:marRight w:val="0"/>
      <w:marTop w:val="0"/>
      <w:marBottom w:val="0"/>
      <w:divBdr>
        <w:top w:val="none" w:sz="0" w:space="0" w:color="auto"/>
        <w:left w:val="none" w:sz="0" w:space="0" w:color="auto"/>
        <w:bottom w:val="none" w:sz="0" w:space="0" w:color="auto"/>
        <w:right w:val="none" w:sz="0" w:space="0" w:color="auto"/>
      </w:divBdr>
      <w:divsChild>
        <w:div w:id="451217953">
          <w:marLeft w:val="0"/>
          <w:marRight w:val="0"/>
          <w:marTop w:val="0"/>
          <w:marBottom w:val="0"/>
          <w:divBdr>
            <w:top w:val="none" w:sz="0" w:space="0" w:color="auto"/>
            <w:left w:val="none" w:sz="0" w:space="0" w:color="auto"/>
            <w:bottom w:val="none" w:sz="0" w:space="0" w:color="auto"/>
            <w:right w:val="none" w:sz="0" w:space="0" w:color="auto"/>
          </w:divBdr>
          <w:divsChild>
            <w:div w:id="1908153447">
              <w:marLeft w:val="0"/>
              <w:marRight w:val="0"/>
              <w:marTop w:val="0"/>
              <w:marBottom w:val="0"/>
              <w:divBdr>
                <w:top w:val="none" w:sz="0" w:space="0" w:color="auto"/>
                <w:left w:val="none" w:sz="0" w:space="0" w:color="auto"/>
                <w:bottom w:val="none" w:sz="0" w:space="0" w:color="auto"/>
                <w:right w:val="none" w:sz="0" w:space="0" w:color="auto"/>
              </w:divBdr>
              <w:divsChild>
                <w:div w:id="1289701100">
                  <w:marLeft w:val="0"/>
                  <w:marRight w:val="0"/>
                  <w:marTop w:val="0"/>
                  <w:marBottom w:val="0"/>
                  <w:divBdr>
                    <w:top w:val="none" w:sz="0" w:space="0" w:color="auto"/>
                    <w:left w:val="none" w:sz="0" w:space="0" w:color="auto"/>
                    <w:bottom w:val="none" w:sz="0" w:space="0" w:color="auto"/>
                    <w:right w:val="none" w:sz="0" w:space="0" w:color="auto"/>
                  </w:divBdr>
                  <w:divsChild>
                    <w:div w:id="333337157">
                      <w:marLeft w:val="0"/>
                      <w:marRight w:val="0"/>
                      <w:marTop w:val="0"/>
                      <w:marBottom w:val="0"/>
                      <w:divBdr>
                        <w:top w:val="none" w:sz="0" w:space="0" w:color="auto"/>
                        <w:left w:val="none" w:sz="0" w:space="0" w:color="auto"/>
                        <w:bottom w:val="none" w:sz="0" w:space="0" w:color="auto"/>
                        <w:right w:val="none" w:sz="0" w:space="0" w:color="auto"/>
                      </w:divBdr>
                      <w:divsChild>
                        <w:div w:id="186719495">
                          <w:marLeft w:val="0"/>
                          <w:marRight w:val="0"/>
                          <w:marTop w:val="0"/>
                          <w:marBottom w:val="0"/>
                          <w:divBdr>
                            <w:top w:val="none" w:sz="0" w:space="0" w:color="auto"/>
                            <w:left w:val="none" w:sz="0" w:space="0" w:color="auto"/>
                            <w:bottom w:val="none" w:sz="0" w:space="0" w:color="auto"/>
                            <w:right w:val="none" w:sz="0" w:space="0" w:color="auto"/>
                          </w:divBdr>
                          <w:divsChild>
                            <w:div w:id="58291285">
                              <w:marLeft w:val="0"/>
                              <w:marRight w:val="0"/>
                              <w:marTop w:val="0"/>
                              <w:marBottom w:val="0"/>
                              <w:divBdr>
                                <w:top w:val="none" w:sz="0" w:space="0" w:color="auto"/>
                                <w:left w:val="none" w:sz="0" w:space="0" w:color="auto"/>
                                <w:bottom w:val="none" w:sz="0" w:space="0" w:color="auto"/>
                                <w:right w:val="none" w:sz="0" w:space="0" w:color="auto"/>
                              </w:divBdr>
                              <w:divsChild>
                                <w:div w:id="815681592">
                                  <w:marLeft w:val="240"/>
                                  <w:marRight w:val="240"/>
                                  <w:marTop w:val="0"/>
                                  <w:marBottom w:val="0"/>
                                  <w:divBdr>
                                    <w:top w:val="none" w:sz="0" w:space="0" w:color="auto"/>
                                    <w:left w:val="none" w:sz="0" w:space="0" w:color="auto"/>
                                    <w:bottom w:val="none" w:sz="0" w:space="0" w:color="auto"/>
                                    <w:right w:val="none" w:sz="0" w:space="0" w:color="auto"/>
                                  </w:divBdr>
                                  <w:divsChild>
                                    <w:div w:id="839779910">
                                      <w:marLeft w:val="0"/>
                                      <w:marRight w:val="0"/>
                                      <w:marTop w:val="0"/>
                                      <w:marBottom w:val="0"/>
                                      <w:divBdr>
                                        <w:top w:val="none" w:sz="0" w:space="0" w:color="auto"/>
                                        <w:left w:val="none" w:sz="0" w:space="0" w:color="auto"/>
                                        <w:bottom w:val="none" w:sz="0" w:space="0" w:color="auto"/>
                                        <w:right w:val="none" w:sz="0" w:space="0" w:color="auto"/>
                                      </w:divBdr>
                                      <w:divsChild>
                                        <w:div w:id="705059357">
                                          <w:marLeft w:val="0"/>
                                          <w:marRight w:val="0"/>
                                          <w:marTop w:val="0"/>
                                          <w:marBottom w:val="0"/>
                                          <w:divBdr>
                                            <w:top w:val="none" w:sz="0" w:space="0" w:color="auto"/>
                                            <w:left w:val="none" w:sz="0" w:space="0" w:color="auto"/>
                                            <w:bottom w:val="none" w:sz="0" w:space="0" w:color="auto"/>
                                            <w:right w:val="none" w:sz="0" w:space="0" w:color="auto"/>
                                          </w:divBdr>
                                          <w:divsChild>
                                            <w:div w:id="348606290">
                                              <w:marLeft w:val="0"/>
                                              <w:marRight w:val="0"/>
                                              <w:marTop w:val="0"/>
                                              <w:marBottom w:val="0"/>
                                              <w:divBdr>
                                                <w:top w:val="none" w:sz="0" w:space="0" w:color="auto"/>
                                                <w:left w:val="single" w:sz="6" w:space="0" w:color="auto"/>
                                                <w:bottom w:val="single" w:sz="6" w:space="0" w:color="auto"/>
                                                <w:right w:val="single" w:sz="6" w:space="0" w:color="auto"/>
                                              </w:divBdr>
                                              <w:divsChild>
                                                <w:div w:id="14469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79952791">
      <w:bodyDiv w:val="1"/>
      <w:marLeft w:val="0"/>
      <w:marRight w:val="0"/>
      <w:marTop w:val="0"/>
      <w:marBottom w:val="0"/>
      <w:divBdr>
        <w:top w:val="none" w:sz="0" w:space="0" w:color="auto"/>
        <w:left w:val="none" w:sz="0" w:space="0" w:color="auto"/>
        <w:bottom w:val="none" w:sz="0" w:space="0" w:color="auto"/>
        <w:right w:val="none" w:sz="0" w:space="0" w:color="auto"/>
      </w:divBdr>
    </w:div>
    <w:div w:id="793451242">
      <w:bodyDiv w:val="1"/>
      <w:marLeft w:val="0"/>
      <w:marRight w:val="0"/>
      <w:marTop w:val="0"/>
      <w:marBottom w:val="0"/>
      <w:divBdr>
        <w:top w:val="none" w:sz="0" w:space="0" w:color="auto"/>
        <w:left w:val="none" w:sz="0" w:space="0" w:color="auto"/>
        <w:bottom w:val="none" w:sz="0" w:space="0" w:color="auto"/>
        <w:right w:val="none" w:sz="0" w:space="0" w:color="auto"/>
      </w:divBdr>
    </w:div>
    <w:div w:id="807865835">
      <w:bodyDiv w:val="1"/>
      <w:marLeft w:val="0"/>
      <w:marRight w:val="0"/>
      <w:marTop w:val="0"/>
      <w:marBottom w:val="0"/>
      <w:divBdr>
        <w:top w:val="none" w:sz="0" w:space="0" w:color="auto"/>
        <w:left w:val="none" w:sz="0" w:space="0" w:color="auto"/>
        <w:bottom w:val="none" w:sz="0" w:space="0" w:color="auto"/>
        <w:right w:val="none" w:sz="0" w:space="0" w:color="auto"/>
      </w:divBdr>
    </w:div>
    <w:div w:id="813179123">
      <w:bodyDiv w:val="1"/>
      <w:marLeft w:val="0"/>
      <w:marRight w:val="0"/>
      <w:marTop w:val="0"/>
      <w:marBottom w:val="0"/>
      <w:divBdr>
        <w:top w:val="none" w:sz="0" w:space="0" w:color="auto"/>
        <w:left w:val="none" w:sz="0" w:space="0" w:color="auto"/>
        <w:bottom w:val="none" w:sz="0" w:space="0" w:color="auto"/>
        <w:right w:val="none" w:sz="0" w:space="0" w:color="auto"/>
      </w:divBdr>
    </w:div>
    <w:div w:id="824400680">
      <w:bodyDiv w:val="1"/>
      <w:marLeft w:val="0"/>
      <w:marRight w:val="0"/>
      <w:marTop w:val="0"/>
      <w:marBottom w:val="0"/>
      <w:divBdr>
        <w:top w:val="none" w:sz="0" w:space="0" w:color="auto"/>
        <w:left w:val="none" w:sz="0" w:space="0" w:color="auto"/>
        <w:bottom w:val="none" w:sz="0" w:space="0" w:color="auto"/>
        <w:right w:val="none" w:sz="0" w:space="0" w:color="auto"/>
      </w:divBdr>
    </w:div>
    <w:div w:id="845485959">
      <w:bodyDiv w:val="1"/>
      <w:marLeft w:val="0"/>
      <w:marRight w:val="0"/>
      <w:marTop w:val="0"/>
      <w:marBottom w:val="0"/>
      <w:divBdr>
        <w:top w:val="none" w:sz="0" w:space="0" w:color="auto"/>
        <w:left w:val="none" w:sz="0" w:space="0" w:color="auto"/>
        <w:bottom w:val="none" w:sz="0" w:space="0" w:color="auto"/>
        <w:right w:val="none" w:sz="0" w:space="0" w:color="auto"/>
      </w:divBdr>
    </w:div>
    <w:div w:id="857738384">
      <w:bodyDiv w:val="1"/>
      <w:marLeft w:val="0"/>
      <w:marRight w:val="0"/>
      <w:marTop w:val="0"/>
      <w:marBottom w:val="0"/>
      <w:divBdr>
        <w:top w:val="none" w:sz="0" w:space="0" w:color="auto"/>
        <w:left w:val="none" w:sz="0" w:space="0" w:color="auto"/>
        <w:bottom w:val="none" w:sz="0" w:space="0" w:color="auto"/>
        <w:right w:val="none" w:sz="0" w:space="0" w:color="auto"/>
      </w:divBdr>
    </w:div>
    <w:div w:id="879392218">
      <w:bodyDiv w:val="1"/>
      <w:marLeft w:val="0"/>
      <w:marRight w:val="0"/>
      <w:marTop w:val="0"/>
      <w:marBottom w:val="0"/>
      <w:divBdr>
        <w:top w:val="none" w:sz="0" w:space="0" w:color="auto"/>
        <w:left w:val="none" w:sz="0" w:space="0" w:color="auto"/>
        <w:bottom w:val="none" w:sz="0" w:space="0" w:color="auto"/>
        <w:right w:val="none" w:sz="0" w:space="0" w:color="auto"/>
      </w:divBdr>
    </w:div>
    <w:div w:id="916478414">
      <w:bodyDiv w:val="1"/>
      <w:marLeft w:val="0"/>
      <w:marRight w:val="0"/>
      <w:marTop w:val="0"/>
      <w:marBottom w:val="0"/>
      <w:divBdr>
        <w:top w:val="none" w:sz="0" w:space="0" w:color="auto"/>
        <w:left w:val="none" w:sz="0" w:space="0" w:color="auto"/>
        <w:bottom w:val="none" w:sz="0" w:space="0" w:color="auto"/>
        <w:right w:val="none" w:sz="0" w:space="0" w:color="auto"/>
      </w:divBdr>
    </w:div>
    <w:div w:id="917977808">
      <w:bodyDiv w:val="1"/>
      <w:marLeft w:val="0"/>
      <w:marRight w:val="0"/>
      <w:marTop w:val="0"/>
      <w:marBottom w:val="0"/>
      <w:divBdr>
        <w:top w:val="none" w:sz="0" w:space="0" w:color="auto"/>
        <w:left w:val="none" w:sz="0" w:space="0" w:color="auto"/>
        <w:bottom w:val="none" w:sz="0" w:space="0" w:color="auto"/>
        <w:right w:val="none" w:sz="0" w:space="0" w:color="auto"/>
      </w:divBdr>
    </w:div>
    <w:div w:id="1020202621">
      <w:bodyDiv w:val="1"/>
      <w:marLeft w:val="0"/>
      <w:marRight w:val="0"/>
      <w:marTop w:val="0"/>
      <w:marBottom w:val="0"/>
      <w:divBdr>
        <w:top w:val="none" w:sz="0" w:space="0" w:color="auto"/>
        <w:left w:val="none" w:sz="0" w:space="0" w:color="auto"/>
        <w:bottom w:val="none" w:sz="0" w:space="0" w:color="auto"/>
        <w:right w:val="none" w:sz="0" w:space="0" w:color="auto"/>
      </w:divBdr>
    </w:div>
    <w:div w:id="1021663771">
      <w:bodyDiv w:val="1"/>
      <w:marLeft w:val="0"/>
      <w:marRight w:val="0"/>
      <w:marTop w:val="0"/>
      <w:marBottom w:val="0"/>
      <w:divBdr>
        <w:top w:val="none" w:sz="0" w:space="0" w:color="auto"/>
        <w:left w:val="none" w:sz="0" w:space="0" w:color="auto"/>
        <w:bottom w:val="none" w:sz="0" w:space="0" w:color="auto"/>
        <w:right w:val="none" w:sz="0" w:space="0" w:color="auto"/>
      </w:divBdr>
    </w:div>
    <w:div w:id="1045717362">
      <w:bodyDiv w:val="1"/>
      <w:marLeft w:val="0"/>
      <w:marRight w:val="0"/>
      <w:marTop w:val="0"/>
      <w:marBottom w:val="0"/>
      <w:divBdr>
        <w:top w:val="none" w:sz="0" w:space="0" w:color="auto"/>
        <w:left w:val="none" w:sz="0" w:space="0" w:color="auto"/>
        <w:bottom w:val="none" w:sz="0" w:space="0" w:color="auto"/>
        <w:right w:val="none" w:sz="0" w:space="0" w:color="auto"/>
      </w:divBdr>
    </w:div>
    <w:div w:id="1054425065">
      <w:bodyDiv w:val="1"/>
      <w:marLeft w:val="0"/>
      <w:marRight w:val="0"/>
      <w:marTop w:val="0"/>
      <w:marBottom w:val="0"/>
      <w:divBdr>
        <w:top w:val="none" w:sz="0" w:space="0" w:color="auto"/>
        <w:left w:val="none" w:sz="0" w:space="0" w:color="auto"/>
        <w:bottom w:val="none" w:sz="0" w:space="0" w:color="auto"/>
        <w:right w:val="none" w:sz="0" w:space="0" w:color="auto"/>
      </w:divBdr>
    </w:div>
    <w:div w:id="1134908364">
      <w:bodyDiv w:val="1"/>
      <w:marLeft w:val="0"/>
      <w:marRight w:val="0"/>
      <w:marTop w:val="0"/>
      <w:marBottom w:val="0"/>
      <w:divBdr>
        <w:top w:val="none" w:sz="0" w:space="0" w:color="auto"/>
        <w:left w:val="none" w:sz="0" w:space="0" w:color="auto"/>
        <w:bottom w:val="none" w:sz="0" w:space="0" w:color="auto"/>
        <w:right w:val="none" w:sz="0" w:space="0" w:color="auto"/>
      </w:divBdr>
    </w:div>
    <w:div w:id="1145051831">
      <w:bodyDiv w:val="1"/>
      <w:marLeft w:val="0"/>
      <w:marRight w:val="0"/>
      <w:marTop w:val="0"/>
      <w:marBottom w:val="0"/>
      <w:divBdr>
        <w:top w:val="none" w:sz="0" w:space="0" w:color="auto"/>
        <w:left w:val="none" w:sz="0" w:space="0" w:color="auto"/>
        <w:bottom w:val="none" w:sz="0" w:space="0" w:color="auto"/>
        <w:right w:val="none" w:sz="0" w:space="0" w:color="auto"/>
      </w:divBdr>
    </w:div>
    <w:div w:id="1150632348">
      <w:bodyDiv w:val="1"/>
      <w:marLeft w:val="0"/>
      <w:marRight w:val="0"/>
      <w:marTop w:val="0"/>
      <w:marBottom w:val="0"/>
      <w:divBdr>
        <w:top w:val="none" w:sz="0" w:space="0" w:color="auto"/>
        <w:left w:val="none" w:sz="0" w:space="0" w:color="auto"/>
        <w:bottom w:val="none" w:sz="0" w:space="0" w:color="auto"/>
        <w:right w:val="none" w:sz="0" w:space="0" w:color="auto"/>
      </w:divBdr>
    </w:div>
    <w:div w:id="1155803701">
      <w:bodyDiv w:val="1"/>
      <w:marLeft w:val="0"/>
      <w:marRight w:val="0"/>
      <w:marTop w:val="0"/>
      <w:marBottom w:val="0"/>
      <w:divBdr>
        <w:top w:val="none" w:sz="0" w:space="0" w:color="auto"/>
        <w:left w:val="none" w:sz="0" w:space="0" w:color="auto"/>
        <w:bottom w:val="none" w:sz="0" w:space="0" w:color="auto"/>
        <w:right w:val="none" w:sz="0" w:space="0" w:color="auto"/>
      </w:divBdr>
    </w:div>
    <w:div w:id="1170220943">
      <w:bodyDiv w:val="1"/>
      <w:marLeft w:val="0"/>
      <w:marRight w:val="0"/>
      <w:marTop w:val="0"/>
      <w:marBottom w:val="0"/>
      <w:divBdr>
        <w:top w:val="none" w:sz="0" w:space="0" w:color="auto"/>
        <w:left w:val="none" w:sz="0" w:space="0" w:color="auto"/>
        <w:bottom w:val="none" w:sz="0" w:space="0" w:color="auto"/>
        <w:right w:val="none" w:sz="0" w:space="0" w:color="auto"/>
      </w:divBdr>
    </w:div>
    <w:div w:id="1199971941">
      <w:bodyDiv w:val="1"/>
      <w:marLeft w:val="0"/>
      <w:marRight w:val="0"/>
      <w:marTop w:val="0"/>
      <w:marBottom w:val="0"/>
      <w:divBdr>
        <w:top w:val="none" w:sz="0" w:space="0" w:color="auto"/>
        <w:left w:val="none" w:sz="0" w:space="0" w:color="auto"/>
        <w:bottom w:val="none" w:sz="0" w:space="0" w:color="auto"/>
        <w:right w:val="none" w:sz="0" w:space="0" w:color="auto"/>
      </w:divBdr>
    </w:div>
    <w:div w:id="1214468342">
      <w:bodyDiv w:val="1"/>
      <w:marLeft w:val="0"/>
      <w:marRight w:val="0"/>
      <w:marTop w:val="0"/>
      <w:marBottom w:val="0"/>
      <w:divBdr>
        <w:top w:val="none" w:sz="0" w:space="0" w:color="auto"/>
        <w:left w:val="none" w:sz="0" w:space="0" w:color="auto"/>
        <w:bottom w:val="none" w:sz="0" w:space="0" w:color="auto"/>
        <w:right w:val="none" w:sz="0" w:space="0" w:color="auto"/>
      </w:divBdr>
    </w:div>
    <w:div w:id="1228685022">
      <w:bodyDiv w:val="1"/>
      <w:marLeft w:val="0"/>
      <w:marRight w:val="0"/>
      <w:marTop w:val="0"/>
      <w:marBottom w:val="0"/>
      <w:divBdr>
        <w:top w:val="none" w:sz="0" w:space="0" w:color="auto"/>
        <w:left w:val="none" w:sz="0" w:space="0" w:color="auto"/>
        <w:bottom w:val="none" w:sz="0" w:space="0" w:color="auto"/>
        <w:right w:val="none" w:sz="0" w:space="0" w:color="auto"/>
      </w:divBdr>
    </w:div>
    <w:div w:id="1300962616">
      <w:bodyDiv w:val="1"/>
      <w:marLeft w:val="0"/>
      <w:marRight w:val="0"/>
      <w:marTop w:val="0"/>
      <w:marBottom w:val="0"/>
      <w:divBdr>
        <w:top w:val="none" w:sz="0" w:space="0" w:color="auto"/>
        <w:left w:val="none" w:sz="0" w:space="0" w:color="auto"/>
        <w:bottom w:val="none" w:sz="0" w:space="0" w:color="auto"/>
        <w:right w:val="none" w:sz="0" w:space="0" w:color="auto"/>
      </w:divBdr>
    </w:div>
    <w:div w:id="1355039644">
      <w:bodyDiv w:val="1"/>
      <w:marLeft w:val="0"/>
      <w:marRight w:val="0"/>
      <w:marTop w:val="0"/>
      <w:marBottom w:val="0"/>
      <w:divBdr>
        <w:top w:val="none" w:sz="0" w:space="0" w:color="auto"/>
        <w:left w:val="none" w:sz="0" w:space="0" w:color="auto"/>
        <w:bottom w:val="none" w:sz="0" w:space="0" w:color="auto"/>
        <w:right w:val="none" w:sz="0" w:space="0" w:color="auto"/>
      </w:divBdr>
      <w:divsChild>
        <w:div w:id="33887889">
          <w:marLeft w:val="0"/>
          <w:marRight w:val="0"/>
          <w:marTop w:val="0"/>
          <w:marBottom w:val="0"/>
          <w:divBdr>
            <w:top w:val="none" w:sz="0" w:space="0" w:color="auto"/>
            <w:left w:val="none" w:sz="0" w:space="0" w:color="auto"/>
            <w:bottom w:val="none" w:sz="0" w:space="0" w:color="auto"/>
            <w:right w:val="none" w:sz="0" w:space="0" w:color="auto"/>
          </w:divBdr>
        </w:div>
        <w:div w:id="279797118">
          <w:marLeft w:val="0"/>
          <w:marRight w:val="0"/>
          <w:marTop w:val="0"/>
          <w:marBottom w:val="0"/>
          <w:divBdr>
            <w:top w:val="none" w:sz="0" w:space="0" w:color="auto"/>
            <w:left w:val="none" w:sz="0" w:space="0" w:color="auto"/>
            <w:bottom w:val="none" w:sz="0" w:space="0" w:color="auto"/>
            <w:right w:val="none" w:sz="0" w:space="0" w:color="auto"/>
          </w:divBdr>
        </w:div>
        <w:div w:id="1127048970">
          <w:marLeft w:val="0"/>
          <w:marRight w:val="0"/>
          <w:marTop w:val="0"/>
          <w:marBottom w:val="0"/>
          <w:divBdr>
            <w:top w:val="none" w:sz="0" w:space="0" w:color="auto"/>
            <w:left w:val="none" w:sz="0" w:space="0" w:color="auto"/>
            <w:bottom w:val="none" w:sz="0" w:space="0" w:color="auto"/>
            <w:right w:val="none" w:sz="0" w:space="0" w:color="auto"/>
          </w:divBdr>
        </w:div>
      </w:divsChild>
    </w:div>
    <w:div w:id="1358655147">
      <w:bodyDiv w:val="1"/>
      <w:marLeft w:val="0"/>
      <w:marRight w:val="0"/>
      <w:marTop w:val="0"/>
      <w:marBottom w:val="0"/>
      <w:divBdr>
        <w:top w:val="none" w:sz="0" w:space="0" w:color="auto"/>
        <w:left w:val="none" w:sz="0" w:space="0" w:color="auto"/>
        <w:bottom w:val="none" w:sz="0" w:space="0" w:color="auto"/>
        <w:right w:val="none" w:sz="0" w:space="0" w:color="auto"/>
      </w:divBdr>
    </w:div>
    <w:div w:id="1366834307">
      <w:bodyDiv w:val="1"/>
      <w:marLeft w:val="0"/>
      <w:marRight w:val="0"/>
      <w:marTop w:val="0"/>
      <w:marBottom w:val="0"/>
      <w:divBdr>
        <w:top w:val="none" w:sz="0" w:space="0" w:color="auto"/>
        <w:left w:val="none" w:sz="0" w:space="0" w:color="auto"/>
        <w:bottom w:val="none" w:sz="0" w:space="0" w:color="auto"/>
        <w:right w:val="none" w:sz="0" w:space="0" w:color="auto"/>
      </w:divBdr>
    </w:div>
    <w:div w:id="1434519630">
      <w:bodyDiv w:val="1"/>
      <w:marLeft w:val="0"/>
      <w:marRight w:val="0"/>
      <w:marTop w:val="0"/>
      <w:marBottom w:val="0"/>
      <w:divBdr>
        <w:top w:val="none" w:sz="0" w:space="0" w:color="auto"/>
        <w:left w:val="none" w:sz="0" w:space="0" w:color="auto"/>
        <w:bottom w:val="none" w:sz="0" w:space="0" w:color="auto"/>
        <w:right w:val="none" w:sz="0" w:space="0" w:color="auto"/>
      </w:divBdr>
    </w:div>
    <w:div w:id="1440637759">
      <w:bodyDiv w:val="1"/>
      <w:marLeft w:val="0"/>
      <w:marRight w:val="0"/>
      <w:marTop w:val="0"/>
      <w:marBottom w:val="0"/>
      <w:divBdr>
        <w:top w:val="none" w:sz="0" w:space="0" w:color="auto"/>
        <w:left w:val="none" w:sz="0" w:space="0" w:color="auto"/>
        <w:bottom w:val="none" w:sz="0" w:space="0" w:color="auto"/>
        <w:right w:val="none" w:sz="0" w:space="0" w:color="auto"/>
      </w:divBdr>
    </w:div>
    <w:div w:id="1442266482">
      <w:bodyDiv w:val="1"/>
      <w:marLeft w:val="0"/>
      <w:marRight w:val="0"/>
      <w:marTop w:val="0"/>
      <w:marBottom w:val="0"/>
      <w:divBdr>
        <w:top w:val="none" w:sz="0" w:space="0" w:color="auto"/>
        <w:left w:val="none" w:sz="0" w:space="0" w:color="auto"/>
        <w:bottom w:val="none" w:sz="0" w:space="0" w:color="auto"/>
        <w:right w:val="none" w:sz="0" w:space="0" w:color="auto"/>
      </w:divBdr>
    </w:div>
    <w:div w:id="1495876998">
      <w:bodyDiv w:val="1"/>
      <w:marLeft w:val="0"/>
      <w:marRight w:val="0"/>
      <w:marTop w:val="0"/>
      <w:marBottom w:val="0"/>
      <w:divBdr>
        <w:top w:val="none" w:sz="0" w:space="0" w:color="auto"/>
        <w:left w:val="none" w:sz="0" w:space="0" w:color="auto"/>
        <w:bottom w:val="none" w:sz="0" w:space="0" w:color="auto"/>
        <w:right w:val="none" w:sz="0" w:space="0" w:color="auto"/>
      </w:divBdr>
    </w:div>
    <w:div w:id="1538935506">
      <w:bodyDiv w:val="1"/>
      <w:marLeft w:val="0"/>
      <w:marRight w:val="0"/>
      <w:marTop w:val="0"/>
      <w:marBottom w:val="0"/>
      <w:divBdr>
        <w:top w:val="none" w:sz="0" w:space="0" w:color="auto"/>
        <w:left w:val="none" w:sz="0" w:space="0" w:color="auto"/>
        <w:bottom w:val="none" w:sz="0" w:space="0" w:color="auto"/>
        <w:right w:val="none" w:sz="0" w:space="0" w:color="auto"/>
      </w:divBdr>
    </w:div>
    <w:div w:id="1547795553">
      <w:bodyDiv w:val="1"/>
      <w:marLeft w:val="0"/>
      <w:marRight w:val="0"/>
      <w:marTop w:val="0"/>
      <w:marBottom w:val="0"/>
      <w:divBdr>
        <w:top w:val="none" w:sz="0" w:space="0" w:color="auto"/>
        <w:left w:val="none" w:sz="0" w:space="0" w:color="auto"/>
        <w:bottom w:val="none" w:sz="0" w:space="0" w:color="auto"/>
        <w:right w:val="none" w:sz="0" w:space="0" w:color="auto"/>
      </w:divBdr>
    </w:div>
    <w:div w:id="1547832992">
      <w:bodyDiv w:val="1"/>
      <w:marLeft w:val="0"/>
      <w:marRight w:val="0"/>
      <w:marTop w:val="0"/>
      <w:marBottom w:val="0"/>
      <w:divBdr>
        <w:top w:val="none" w:sz="0" w:space="0" w:color="auto"/>
        <w:left w:val="none" w:sz="0" w:space="0" w:color="auto"/>
        <w:bottom w:val="none" w:sz="0" w:space="0" w:color="auto"/>
        <w:right w:val="none" w:sz="0" w:space="0" w:color="auto"/>
      </w:divBdr>
    </w:div>
    <w:div w:id="1560824179">
      <w:bodyDiv w:val="1"/>
      <w:marLeft w:val="0"/>
      <w:marRight w:val="0"/>
      <w:marTop w:val="0"/>
      <w:marBottom w:val="0"/>
      <w:divBdr>
        <w:top w:val="none" w:sz="0" w:space="0" w:color="auto"/>
        <w:left w:val="none" w:sz="0" w:space="0" w:color="auto"/>
        <w:bottom w:val="none" w:sz="0" w:space="0" w:color="auto"/>
        <w:right w:val="none" w:sz="0" w:space="0" w:color="auto"/>
      </w:divBdr>
    </w:div>
    <w:div w:id="1581939483">
      <w:bodyDiv w:val="1"/>
      <w:marLeft w:val="0"/>
      <w:marRight w:val="0"/>
      <w:marTop w:val="0"/>
      <w:marBottom w:val="0"/>
      <w:divBdr>
        <w:top w:val="none" w:sz="0" w:space="0" w:color="auto"/>
        <w:left w:val="none" w:sz="0" w:space="0" w:color="auto"/>
        <w:bottom w:val="none" w:sz="0" w:space="0" w:color="auto"/>
        <w:right w:val="none" w:sz="0" w:space="0" w:color="auto"/>
      </w:divBdr>
      <w:divsChild>
        <w:div w:id="33045063">
          <w:marLeft w:val="0"/>
          <w:marRight w:val="0"/>
          <w:marTop w:val="0"/>
          <w:marBottom w:val="0"/>
          <w:divBdr>
            <w:top w:val="none" w:sz="0" w:space="0" w:color="auto"/>
            <w:left w:val="none" w:sz="0" w:space="0" w:color="auto"/>
            <w:bottom w:val="none" w:sz="0" w:space="0" w:color="auto"/>
            <w:right w:val="none" w:sz="0" w:space="0" w:color="auto"/>
          </w:divBdr>
        </w:div>
        <w:div w:id="124204681">
          <w:marLeft w:val="0"/>
          <w:marRight w:val="0"/>
          <w:marTop w:val="0"/>
          <w:marBottom w:val="0"/>
          <w:divBdr>
            <w:top w:val="none" w:sz="0" w:space="0" w:color="auto"/>
            <w:left w:val="none" w:sz="0" w:space="0" w:color="auto"/>
            <w:bottom w:val="none" w:sz="0" w:space="0" w:color="auto"/>
            <w:right w:val="none" w:sz="0" w:space="0" w:color="auto"/>
          </w:divBdr>
        </w:div>
        <w:div w:id="263462856">
          <w:marLeft w:val="0"/>
          <w:marRight w:val="0"/>
          <w:marTop w:val="0"/>
          <w:marBottom w:val="0"/>
          <w:divBdr>
            <w:top w:val="none" w:sz="0" w:space="0" w:color="auto"/>
            <w:left w:val="none" w:sz="0" w:space="0" w:color="auto"/>
            <w:bottom w:val="none" w:sz="0" w:space="0" w:color="auto"/>
            <w:right w:val="none" w:sz="0" w:space="0" w:color="auto"/>
          </w:divBdr>
        </w:div>
        <w:div w:id="329792502">
          <w:marLeft w:val="0"/>
          <w:marRight w:val="0"/>
          <w:marTop w:val="0"/>
          <w:marBottom w:val="0"/>
          <w:divBdr>
            <w:top w:val="none" w:sz="0" w:space="0" w:color="auto"/>
            <w:left w:val="none" w:sz="0" w:space="0" w:color="auto"/>
            <w:bottom w:val="none" w:sz="0" w:space="0" w:color="auto"/>
            <w:right w:val="none" w:sz="0" w:space="0" w:color="auto"/>
          </w:divBdr>
        </w:div>
        <w:div w:id="952057563">
          <w:marLeft w:val="0"/>
          <w:marRight w:val="0"/>
          <w:marTop w:val="0"/>
          <w:marBottom w:val="0"/>
          <w:divBdr>
            <w:top w:val="none" w:sz="0" w:space="0" w:color="auto"/>
            <w:left w:val="none" w:sz="0" w:space="0" w:color="auto"/>
            <w:bottom w:val="none" w:sz="0" w:space="0" w:color="auto"/>
            <w:right w:val="none" w:sz="0" w:space="0" w:color="auto"/>
          </w:divBdr>
        </w:div>
        <w:div w:id="1165780899">
          <w:marLeft w:val="0"/>
          <w:marRight w:val="0"/>
          <w:marTop w:val="0"/>
          <w:marBottom w:val="0"/>
          <w:divBdr>
            <w:top w:val="none" w:sz="0" w:space="0" w:color="auto"/>
            <w:left w:val="none" w:sz="0" w:space="0" w:color="auto"/>
            <w:bottom w:val="none" w:sz="0" w:space="0" w:color="auto"/>
            <w:right w:val="none" w:sz="0" w:space="0" w:color="auto"/>
          </w:divBdr>
        </w:div>
        <w:div w:id="1325669919">
          <w:marLeft w:val="0"/>
          <w:marRight w:val="0"/>
          <w:marTop w:val="0"/>
          <w:marBottom w:val="0"/>
          <w:divBdr>
            <w:top w:val="none" w:sz="0" w:space="0" w:color="auto"/>
            <w:left w:val="none" w:sz="0" w:space="0" w:color="auto"/>
            <w:bottom w:val="none" w:sz="0" w:space="0" w:color="auto"/>
            <w:right w:val="none" w:sz="0" w:space="0" w:color="auto"/>
          </w:divBdr>
        </w:div>
      </w:divsChild>
    </w:div>
    <w:div w:id="1681850480">
      <w:bodyDiv w:val="1"/>
      <w:marLeft w:val="0"/>
      <w:marRight w:val="0"/>
      <w:marTop w:val="0"/>
      <w:marBottom w:val="0"/>
      <w:divBdr>
        <w:top w:val="none" w:sz="0" w:space="0" w:color="auto"/>
        <w:left w:val="none" w:sz="0" w:space="0" w:color="auto"/>
        <w:bottom w:val="none" w:sz="0" w:space="0" w:color="auto"/>
        <w:right w:val="none" w:sz="0" w:space="0" w:color="auto"/>
      </w:divBdr>
    </w:div>
    <w:div w:id="1735347695">
      <w:bodyDiv w:val="1"/>
      <w:marLeft w:val="0"/>
      <w:marRight w:val="0"/>
      <w:marTop w:val="0"/>
      <w:marBottom w:val="0"/>
      <w:divBdr>
        <w:top w:val="none" w:sz="0" w:space="0" w:color="auto"/>
        <w:left w:val="none" w:sz="0" w:space="0" w:color="auto"/>
        <w:bottom w:val="none" w:sz="0" w:space="0" w:color="auto"/>
        <w:right w:val="none" w:sz="0" w:space="0" w:color="auto"/>
      </w:divBdr>
    </w:div>
    <w:div w:id="1778329247">
      <w:bodyDiv w:val="1"/>
      <w:marLeft w:val="0"/>
      <w:marRight w:val="0"/>
      <w:marTop w:val="0"/>
      <w:marBottom w:val="0"/>
      <w:divBdr>
        <w:top w:val="none" w:sz="0" w:space="0" w:color="auto"/>
        <w:left w:val="none" w:sz="0" w:space="0" w:color="auto"/>
        <w:bottom w:val="none" w:sz="0" w:space="0" w:color="auto"/>
        <w:right w:val="none" w:sz="0" w:space="0" w:color="auto"/>
      </w:divBdr>
    </w:div>
    <w:div w:id="1838957689">
      <w:bodyDiv w:val="1"/>
      <w:marLeft w:val="0"/>
      <w:marRight w:val="0"/>
      <w:marTop w:val="0"/>
      <w:marBottom w:val="0"/>
      <w:divBdr>
        <w:top w:val="none" w:sz="0" w:space="0" w:color="auto"/>
        <w:left w:val="none" w:sz="0" w:space="0" w:color="auto"/>
        <w:bottom w:val="none" w:sz="0" w:space="0" w:color="auto"/>
        <w:right w:val="none" w:sz="0" w:space="0" w:color="auto"/>
      </w:divBdr>
    </w:div>
    <w:div w:id="1855535352">
      <w:bodyDiv w:val="1"/>
      <w:marLeft w:val="0"/>
      <w:marRight w:val="0"/>
      <w:marTop w:val="0"/>
      <w:marBottom w:val="0"/>
      <w:divBdr>
        <w:top w:val="none" w:sz="0" w:space="0" w:color="auto"/>
        <w:left w:val="none" w:sz="0" w:space="0" w:color="auto"/>
        <w:bottom w:val="none" w:sz="0" w:space="0" w:color="auto"/>
        <w:right w:val="none" w:sz="0" w:space="0" w:color="auto"/>
      </w:divBdr>
    </w:div>
    <w:div w:id="1869030668">
      <w:bodyDiv w:val="1"/>
      <w:marLeft w:val="0"/>
      <w:marRight w:val="0"/>
      <w:marTop w:val="0"/>
      <w:marBottom w:val="0"/>
      <w:divBdr>
        <w:top w:val="none" w:sz="0" w:space="0" w:color="auto"/>
        <w:left w:val="none" w:sz="0" w:space="0" w:color="auto"/>
        <w:bottom w:val="none" w:sz="0" w:space="0" w:color="auto"/>
        <w:right w:val="none" w:sz="0" w:space="0" w:color="auto"/>
      </w:divBdr>
    </w:div>
    <w:div w:id="1895577498">
      <w:bodyDiv w:val="1"/>
      <w:marLeft w:val="0"/>
      <w:marRight w:val="0"/>
      <w:marTop w:val="0"/>
      <w:marBottom w:val="0"/>
      <w:divBdr>
        <w:top w:val="none" w:sz="0" w:space="0" w:color="auto"/>
        <w:left w:val="none" w:sz="0" w:space="0" w:color="auto"/>
        <w:bottom w:val="none" w:sz="0" w:space="0" w:color="auto"/>
        <w:right w:val="none" w:sz="0" w:space="0" w:color="auto"/>
      </w:divBdr>
    </w:div>
    <w:div w:id="1913539814">
      <w:bodyDiv w:val="1"/>
      <w:marLeft w:val="0"/>
      <w:marRight w:val="0"/>
      <w:marTop w:val="0"/>
      <w:marBottom w:val="0"/>
      <w:divBdr>
        <w:top w:val="none" w:sz="0" w:space="0" w:color="auto"/>
        <w:left w:val="none" w:sz="0" w:space="0" w:color="auto"/>
        <w:bottom w:val="none" w:sz="0" w:space="0" w:color="auto"/>
        <w:right w:val="none" w:sz="0" w:space="0" w:color="auto"/>
      </w:divBdr>
    </w:div>
    <w:div w:id="1927223966">
      <w:bodyDiv w:val="1"/>
      <w:marLeft w:val="0"/>
      <w:marRight w:val="0"/>
      <w:marTop w:val="0"/>
      <w:marBottom w:val="0"/>
      <w:divBdr>
        <w:top w:val="none" w:sz="0" w:space="0" w:color="auto"/>
        <w:left w:val="none" w:sz="0" w:space="0" w:color="auto"/>
        <w:bottom w:val="none" w:sz="0" w:space="0" w:color="auto"/>
        <w:right w:val="none" w:sz="0" w:space="0" w:color="auto"/>
      </w:divBdr>
    </w:div>
    <w:div w:id="1927418106">
      <w:bodyDiv w:val="1"/>
      <w:marLeft w:val="0"/>
      <w:marRight w:val="0"/>
      <w:marTop w:val="0"/>
      <w:marBottom w:val="0"/>
      <w:divBdr>
        <w:top w:val="none" w:sz="0" w:space="0" w:color="auto"/>
        <w:left w:val="none" w:sz="0" w:space="0" w:color="auto"/>
        <w:bottom w:val="none" w:sz="0" w:space="0" w:color="auto"/>
        <w:right w:val="none" w:sz="0" w:space="0" w:color="auto"/>
      </w:divBdr>
    </w:div>
    <w:div w:id="1987661936">
      <w:bodyDiv w:val="1"/>
      <w:marLeft w:val="0"/>
      <w:marRight w:val="0"/>
      <w:marTop w:val="0"/>
      <w:marBottom w:val="0"/>
      <w:divBdr>
        <w:top w:val="none" w:sz="0" w:space="0" w:color="auto"/>
        <w:left w:val="none" w:sz="0" w:space="0" w:color="auto"/>
        <w:bottom w:val="none" w:sz="0" w:space="0" w:color="auto"/>
        <w:right w:val="none" w:sz="0" w:space="0" w:color="auto"/>
      </w:divBdr>
    </w:div>
    <w:div w:id="2014450155">
      <w:bodyDiv w:val="1"/>
      <w:marLeft w:val="0"/>
      <w:marRight w:val="0"/>
      <w:marTop w:val="0"/>
      <w:marBottom w:val="0"/>
      <w:divBdr>
        <w:top w:val="none" w:sz="0" w:space="0" w:color="auto"/>
        <w:left w:val="none" w:sz="0" w:space="0" w:color="auto"/>
        <w:bottom w:val="none" w:sz="0" w:space="0" w:color="auto"/>
        <w:right w:val="none" w:sz="0" w:space="0" w:color="auto"/>
      </w:divBdr>
    </w:div>
    <w:div w:id="2059935798">
      <w:bodyDiv w:val="1"/>
      <w:marLeft w:val="0"/>
      <w:marRight w:val="0"/>
      <w:marTop w:val="0"/>
      <w:marBottom w:val="0"/>
      <w:divBdr>
        <w:top w:val="none" w:sz="0" w:space="0" w:color="auto"/>
        <w:left w:val="none" w:sz="0" w:space="0" w:color="auto"/>
        <w:bottom w:val="none" w:sz="0" w:space="0" w:color="auto"/>
        <w:right w:val="none" w:sz="0" w:space="0" w:color="auto"/>
      </w:divBdr>
    </w:div>
    <w:div w:id="2064677530">
      <w:bodyDiv w:val="1"/>
      <w:marLeft w:val="0"/>
      <w:marRight w:val="0"/>
      <w:marTop w:val="0"/>
      <w:marBottom w:val="0"/>
      <w:divBdr>
        <w:top w:val="none" w:sz="0" w:space="0" w:color="auto"/>
        <w:left w:val="none" w:sz="0" w:space="0" w:color="auto"/>
        <w:bottom w:val="none" w:sz="0" w:space="0" w:color="auto"/>
        <w:right w:val="none" w:sz="0" w:space="0" w:color="auto"/>
      </w:divBdr>
    </w:div>
    <w:div w:id="2080862208">
      <w:bodyDiv w:val="1"/>
      <w:marLeft w:val="0"/>
      <w:marRight w:val="0"/>
      <w:marTop w:val="0"/>
      <w:marBottom w:val="0"/>
      <w:divBdr>
        <w:top w:val="none" w:sz="0" w:space="0" w:color="auto"/>
        <w:left w:val="none" w:sz="0" w:space="0" w:color="auto"/>
        <w:bottom w:val="none" w:sz="0" w:space="0" w:color="auto"/>
        <w:right w:val="none" w:sz="0" w:space="0" w:color="auto"/>
      </w:divBdr>
    </w:div>
    <w:div w:id="2113429593">
      <w:bodyDiv w:val="1"/>
      <w:marLeft w:val="0"/>
      <w:marRight w:val="0"/>
      <w:marTop w:val="0"/>
      <w:marBottom w:val="0"/>
      <w:divBdr>
        <w:top w:val="none" w:sz="0" w:space="0" w:color="auto"/>
        <w:left w:val="none" w:sz="0" w:space="0" w:color="auto"/>
        <w:bottom w:val="none" w:sz="0" w:space="0" w:color="auto"/>
        <w:right w:val="none" w:sz="0" w:space="0" w:color="auto"/>
      </w:divBdr>
      <w:divsChild>
        <w:div w:id="1196772684">
          <w:marLeft w:val="0"/>
          <w:marRight w:val="0"/>
          <w:marTop w:val="0"/>
          <w:marBottom w:val="0"/>
          <w:divBdr>
            <w:top w:val="none" w:sz="0" w:space="0" w:color="auto"/>
            <w:left w:val="none" w:sz="0" w:space="0" w:color="auto"/>
            <w:bottom w:val="none" w:sz="0" w:space="0" w:color="auto"/>
            <w:right w:val="none" w:sz="0" w:space="0" w:color="auto"/>
          </w:divBdr>
        </w:div>
        <w:div w:id="1580402553">
          <w:marLeft w:val="0"/>
          <w:marRight w:val="0"/>
          <w:marTop w:val="0"/>
          <w:marBottom w:val="0"/>
          <w:divBdr>
            <w:top w:val="none" w:sz="0" w:space="0" w:color="auto"/>
            <w:left w:val="none" w:sz="0" w:space="0" w:color="auto"/>
            <w:bottom w:val="none" w:sz="0" w:space="0" w:color="auto"/>
            <w:right w:val="none" w:sz="0" w:space="0" w:color="auto"/>
          </w:divBdr>
        </w:div>
      </w:divsChild>
    </w:div>
    <w:div w:id="2122987386">
      <w:bodyDiv w:val="1"/>
      <w:marLeft w:val="0"/>
      <w:marRight w:val="0"/>
      <w:marTop w:val="0"/>
      <w:marBottom w:val="0"/>
      <w:divBdr>
        <w:top w:val="none" w:sz="0" w:space="0" w:color="auto"/>
        <w:left w:val="none" w:sz="0" w:space="0" w:color="auto"/>
        <w:bottom w:val="none" w:sz="0" w:space="0" w:color="auto"/>
        <w:right w:val="none" w:sz="0" w:space="0" w:color="auto"/>
      </w:divBdr>
    </w:div>
    <w:div w:id="2134400285">
      <w:bodyDiv w:val="1"/>
      <w:marLeft w:val="0"/>
      <w:marRight w:val="0"/>
      <w:marTop w:val="0"/>
      <w:marBottom w:val="0"/>
      <w:divBdr>
        <w:top w:val="none" w:sz="0" w:space="0" w:color="auto"/>
        <w:left w:val="none" w:sz="0" w:space="0" w:color="auto"/>
        <w:bottom w:val="none" w:sz="0" w:space="0" w:color="auto"/>
        <w:right w:val="none" w:sz="0" w:space="0" w:color="auto"/>
      </w:divBdr>
    </w:div>
    <w:div w:id="214735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iki.bitcoinsv.io/index.php/Confirmation" TargetMode="External"/><Relationship Id="rId21" Type="http://schemas.microsoft.com/office/2018/08/relationships/commentsExtensible" Target="commentsExtensible.xml"/><Relationship Id="rId42" Type="http://schemas.openxmlformats.org/officeDocument/2006/relationships/hyperlink" Target="https://www.w3.org/TR/did-core/" TargetMode="External"/><Relationship Id="rId47" Type="http://schemas.openxmlformats.org/officeDocument/2006/relationships/hyperlink" Target="https://www.w3.org/TR/did-core/" TargetMode="External"/><Relationship Id="rId63" Type="http://schemas.openxmlformats.org/officeDocument/2006/relationships/hyperlink" Target="https://wiki.bitcoinsv.io/index.php/Bitcoin_Transactions" TargetMode="External"/><Relationship Id="rId68" Type="http://schemas.openxmlformats.org/officeDocument/2006/relationships/hyperlink" Target="https://wiki.bitcoinsv.io/index.php/Input" TargetMode="External"/><Relationship Id="rId84" Type="http://schemas.openxmlformats.org/officeDocument/2006/relationships/hyperlink" Target="https://www.w3.org/TR/did-core/" TargetMode="External"/><Relationship Id="rId89" Type="http://schemas.openxmlformats.org/officeDocument/2006/relationships/image" Target="media/image12.jpeg"/><Relationship Id="rId16" Type="http://schemas.openxmlformats.org/officeDocument/2006/relationships/hyperlink" Target="mailto:h.lopez@nchain.com" TargetMode="External"/><Relationship Id="rId11" Type="http://schemas.openxmlformats.org/officeDocument/2006/relationships/image" Target="media/image1.jpg"/><Relationship Id="rId32" Type="http://schemas.openxmlformats.org/officeDocument/2006/relationships/hyperlink" Target="https://www.w3.org/TR/did-core/" TargetMode="External"/><Relationship Id="rId37" Type="http://schemas.openxmlformats.org/officeDocument/2006/relationships/hyperlink" Target="https://www.w3.org/TR/did-core/" TargetMode="External"/><Relationship Id="rId53" Type="http://schemas.openxmlformats.org/officeDocument/2006/relationships/hyperlink" Target="https://www.w3.org/TR/did-core/" TargetMode="External"/><Relationship Id="rId58" Type="http://schemas.openxmlformats.org/officeDocument/2006/relationships/hyperlink" Target="https://www.iso.org/obp/ui/en/" TargetMode="External"/><Relationship Id="rId74" Type="http://schemas.openxmlformats.org/officeDocument/2006/relationships/hyperlink" Target="https://www.w3.org/TR/did-core/" TargetMode="External"/><Relationship Id="rId79" Type="http://schemas.openxmlformats.org/officeDocument/2006/relationships/image" Target="media/image5.jpg"/><Relationship Id="rId102" Type="http://schemas.openxmlformats.org/officeDocument/2006/relationships/header" Target="header3.xml"/><Relationship Id="rId5" Type="http://schemas.openxmlformats.org/officeDocument/2006/relationships/numbering" Target="numbering.xml"/><Relationship Id="rId90" Type="http://schemas.openxmlformats.org/officeDocument/2006/relationships/image" Target="media/image13.png"/><Relationship Id="rId95" Type="http://schemas.openxmlformats.org/officeDocument/2006/relationships/image" Target="media/image18.png"/><Relationship Id="rId22" Type="http://schemas.openxmlformats.org/officeDocument/2006/relationships/hyperlink" Target="https://www.w3.org/TR/did-core/" TargetMode="External"/><Relationship Id="rId27" Type="http://schemas.openxmlformats.org/officeDocument/2006/relationships/hyperlink" Target="https://wiki.bitcoinsv.io/index.php/Blockchain" TargetMode="External"/><Relationship Id="rId43" Type="http://schemas.openxmlformats.org/officeDocument/2006/relationships/hyperlink" Target="https://www.w3.org/TR/did-core/" TargetMode="External"/><Relationship Id="rId48" Type="http://schemas.openxmlformats.org/officeDocument/2006/relationships/hyperlink" Target="https://www.w3.org/TR/did-core/" TargetMode="External"/><Relationship Id="rId64" Type="http://schemas.openxmlformats.org/officeDocument/2006/relationships/hyperlink" Target="https://wiki.bitcoinsv.io/index.php/Block" TargetMode="External"/><Relationship Id="rId69" Type="http://schemas.openxmlformats.org/officeDocument/2006/relationships/hyperlink" Target="https://wiki.bitcoinsv.io/index.php/UTXO" TargetMode="External"/><Relationship Id="rId80" Type="http://schemas.openxmlformats.org/officeDocument/2006/relationships/image" Target="media/image6.jpg"/><Relationship Id="rId85" Type="http://schemas.openxmlformats.org/officeDocument/2006/relationships/image" Target="media/image8.jpg"/><Relationship Id="rId12" Type="http://schemas.openxmlformats.org/officeDocument/2006/relationships/image" Target="media/image2.png"/><Relationship Id="rId17" Type="http://schemas.openxmlformats.org/officeDocument/2006/relationships/image" Target="media/image4.png"/><Relationship Id="rId33" Type="http://schemas.openxmlformats.org/officeDocument/2006/relationships/hyperlink" Target="https://www.w3.org/TR/did-core/" TargetMode="External"/><Relationship Id="rId38" Type="http://schemas.openxmlformats.org/officeDocument/2006/relationships/hyperlink" Target="https://www.w3.org/TR/did-core/" TargetMode="External"/><Relationship Id="rId59" Type="http://schemas.openxmlformats.org/officeDocument/2006/relationships/hyperlink" Target="https://www.iso.org/obp/ui/en/" TargetMode="External"/><Relationship Id="rId103" Type="http://schemas.openxmlformats.org/officeDocument/2006/relationships/footer" Target="footer3.xml"/><Relationship Id="rId20" Type="http://schemas.microsoft.com/office/2016/09/relationships/commentsIds" Target="commentsIds.xml"/><Relationship Id="rId41" Type="http://schemas.openxmlformats.org/officeDocument/2006/relationships/hyperlink" Target="https://www.w3.org/TR/did-core/" TargetMode="External"/><Relationship Id="rId54" Type="http://schemas.openxmlformats.org/officeDocument/2006/relationships/hyperlink" Target="https://www.w3.org/TR/vc-data-model-2.0/" TargetMode="External"/><Relationship Id="rId62" Type="http://schemas.openxmlformats.org/officeDocument/2006/relationships/hyperlink" Target="https://www.iso.org/obp/ui/en/" TargetMode="External"/><Relationship Id="rId70" Type="http://schemas.openxmlformats.org/officeDocument/2006/relationships/hyperlink" Target="https://www.w3.org/TR/vc-data-model-2.0/" TargetMode="External"/><Relationship Id="rId75" Type="http://schemas.openxmlformats.org/officeDocument/2006/relationships/hyperlink" Target="https://www.w3.org/TR/did-core/" TargetMode="External"/><Relationship Id="rId83" Type="http://schemas.openxmlformats.org/officeDocument/2006/relationships/hyperlink" Target="https://www.w3.org/ns/did/v1" TargetMode="External"/><Relationship Id="rId88" Type="http://schemas.openxmlformats.org/officeDocument/2006/relationships/image" Target="media/image11.png"/><Relationship Id="rId91" Type="http://schemas.openxmlformats.org/officeDocument/2006/relationships/image" Target="media/image14.jp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t.uddin@nchain.com" TargetMode="External"/><Relationship Id="rId23" Type="http://schemas.openxmlformats.org/officeDocument/2006/relationships/hyperlink" Target="https://decentralized-id.com/" TargetMode="External"/><Relationship Id="rId28" Type="http://schemas.openxmlformats.org/officeDocument/2006/relationships/hyperlink" Target="https://wiki.bitcoinsv.io/index.php/UTXO" TargetMode="External"/><Relationship Id="rId36" Type="http://schemas.openxmlformats.org/officeDocument/2006/relationships/hyperlink" Target="https://www.w3.org/TR/did-core/" TargetMode="External"/><Relationship Id="rId49" Type="http://schemas.openxmlformats.org/officeDocument/2006/relationships/hyperlink" Target="https://www.w3.org/TR/vc-data-model-2.0/" TargetMode="External"/><Relationship Id="rId57" Type="http://schemas.openxmlformats.org/officeDocument/2006/relationships/hyperlink" Target="https://www.w3.org/TR/did-core/" TargetMode="External"/><Relationship Id="rId106"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hyperlink" Target="https://www.w3.org/TR/did-core/" TargetMode="External"/><Relationship Id="rId44" Type="http://schemas.openxmlformats.org/officeDocument/2006/relationships/hyperlink" Target="https://www.w3.org/TR/did-core/" TargetMode="External"/><Relationship Id="rId52" Type="http://schemas.openxmlformats.org/officeDocument/2006/relationships/hyperlink" Target="https://www.w3.org/TR/did-core/" TargetMode="External"/><Relationship Id="rId60" Type="http://schemas.openxmlformats.org/officeDocument/2006/relationships/hyperlink" Target="https://www.iso.org/obp/ui/en/" TargetMode="External"/><Relationship Id="rId65" Type="http://schemas.openxmlformats.org/officeDocument/2006/relationships/hyperlink" Target="https://wiki.bitcoinsv.io/index.php/VOUT" TargetMode="External"/><Relationship Id="rId73" Type="http://schemas.openxmlformats.org/officeDocument/2006/relationships/hyperlink" Target="https://www.w3.org/TR/did-core/" TargetMode="External"/><Relationship Id="rId78" Type="http://schemas.openxmlformats.org/officeDocument/2006/relationships/hyperlink" Target="https://www.w3.org/TR/did-core/" TargetMode="External"/><Relationship Id="rId81" Type="http://schemas.openxmlformats.org/officeDocument/2006/relationships/image" Target="media/image7.jpg"/><Relationship Id="rId86" Type="http://schemas.openxmlformats.org/officeDocument/2006/relationships/image" Target="media/image9.jpg"/><Relationship Id="rId94" Type="http://schemas.openxmlformats.org/officeDocument/2006/relationships/image" Target="media/image17.jpg"/><Relationship Id="rId99" Type="http://schemas.openxmlformats.org/officeDocument/2006/relationships/header" Target="header2.xml"/><Relationship Id="rId10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svg"/><Relationship Id="rId18" Type="http://schemas.openxmlformats.org/officeDocument/2006/relationships/comments" Target="comments.xml"/><Relationship Id="rId39" Type="http://schemas.openxmlformats.org/officeDocument/2006/relationships/hyperlink" Target="https://www.w3.org/TR/did-core/" TargetMode="External"/><Relationship Id="rId34" Type="http://schemas.openxmlformats.org/officeDocument/2006/relationships/hyperlink" Target="https://www.w3.org/TR/did-core/" TargetMode="External"/><Relationship Id="rId50" Type="http://schemas.openxmlformats.org/officeDocument/2006/relationships/hyperlink" Target="https://www.w3.org/TR/did-core/" TargetMode="External"/><Relationship Id="rId55" Type="http://schemas.openxmlformats.org/officeDocument/2006/relationships/hyperlink" Target="https://www.w3.org/TR/did-core/" TargetMode="External"/><Relationship Id="rId76" Type="http://schemas.openxmlformats.org/officeDocument/2006/relationships/hyperlink" Target="https://www.w3.org/TR/did-core/" TargetMode="External"/><Relationship Id="rId97" Type="http://schemas.openxmlformats.org/officeDocument/2006/relationships/hyperlink" Target="https://www.w3.org/TR/did-spec-registries/" TargetMode="External"/><Relationship Id="rId10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www.w3.org/TR/did-core/" TargetMode="External"/><Relationship Id="rId92" Type="http://schemas.openxmlformats.org/officeDocument/2006/relationships/image" Target="media/image15.jpeg"/><Relationship Id="rId2" Type="http://schemas.openxmlformats.org/officeDocument/2006/relationships/customXml" Target="../customXml/item2.xml"/><Relationship Id="rId29" Type="http://schemas.openxmlformats.org/officeDocument/2006/relationships/hyperlink" Target="https://wiki.bitcoinsv.io/index.php/Bitcoin_Transactions" TargetMode="External"/><Relationship Id="rId24" Type="http://schemas.openxmlformats.org/officeDocument/2006/relationships/hyperlink" Target="https://wiki.bitcoinsv.io/index.php/Mining" TargetMode="External"/><Relationship Id="rId40" Type="http://schemas.openxmlformats.org/officeDocument/2006/relationships/hyperlink" Target="https://www.w3.org/TR/did-core/" TargetMode="External"/><Relationship Id="rId45" Type="http://schemas.openxmlformats.org/officeDocument/2006/relationships/hyperlink" Target="https://www.w3.org/TR/did-core/" TargetMode="External"/><Relationship Id="rId66" Type="http://schemas.openxmlformats.org/officeDocument/2006/relationships/hyperlink" Target="https://wiki.bitcoinsv.io/index.php/Digital_Signatures_in_Bitcoin" TargetMode="External"/><Relationship Id="rId87" Type="http://schemas.openxmlformats.org/officeDocument/2006/relationships/image" Target="media/image10.jpg"/><Relationship Id="rId61" Type="http://schemas.openxmlformats.org/officeDocument/2006/relationships/hyperlink" Target="https://www.iso.org/obp/ui/en/" TargetMode="External"/><Relationship Id="rId82" Type="http://schemas.openxmlformats.org/officeDocument/2006/relationships/hyperlink" Target="https://www.w3.org/TR/did-core/" TargetMode="External"/><Relationship Id="rId19" Type="http://schemas.microsoft.com/office/2011/relationships/commentsExtended" Target="commentsExtended.xml"/><Relationship Id="rId14" Type="http://schemas.openxmlformats.org/officeDocument/2006/relationships/hyperlink" Target="mailto:t.moretti@nchain.com" TargetMode="External"/><Relationship Id="rId30" Type="http://schemas.openxmlformats.org/officeDocument/2006/relationships/hyperlink" Target="https://wiki.bitcoinsv.io/index.php/UTXO" TargetMode="External"/><Relationship Id="rId35" Type="http://schemas.openxmlformats.org/officeDocument/2006/relationships/hyperlink" Target="https://www.w3.org/TR/did-core/" TargetMode="External"/><Relationship Id="rId56" Type="http://schemas.openxmlformats.org/officeDocument/2006/relationships/hyperlink" Target="https://www.w3.org/TR/did-core/" TargetMode="External"/><Relationship Id="rId77" Type="http://schemas.openxmlformats.org/officeDocument/2006/relationships/hyperlink" Target="https://www.w3.org/TR/vc-data-model-2.0/" TargetMode="External"/><Relationship Id="rId100" Type="http://schemas.openxmlformats.org/officeDocument/2006/relationships/footer" Target="footer1.xml"/><Relationship Id="rId105" Type="http://schemas.microsoft.com/office/2011/relationships/people" Target="people.xml"/><Relationship Id="rId8" Type="http://schemas.openxmlformats.org/officeDocument/2006/relationships/webSettings" Target="webSettings.xml"/><Relationship Id="rId51" Type="http://schemas.openxmlformats.org/officeDocument/2006/relationships/hyperlink" Target="https://www.w3.org/TR/did-core/" TargetMode="External"/><Relationship Id="rId72" Type="http://schemas.openxmlformats.org/officeDocument/2006/relationships/hyperlink" Target="https://www.w3.org/TR/did-core/" TargetMode="External"/><Relationship Id="rId93" Type="http://schemas.openxmlformats.org/officeDocument/2006/relationships/image" Target="media/image16.png"/><Relationship Id="rId98" Type="http://schemas.openxmlformats.org/officeDocument/2006/relationships/header" Target="header1.xml"/><Relationship Id="rId3" Type="http://schemas.openxmlformats.org/officeDocument/2006/relationships/customXml" Target="../customXml/item3.xml"/><Relationship Id="rId25" Type="http://schemas.openxmlformats.org/officeDocument/2006/relationships/hyperlink" Target="https://wiki.bitcoinsv.io/index.php/Transactions" TargetMode="External"/><Relationship Id="rId46" Type="http://schemas.openxmlformats.org/officeDocument/2006/relationships/hyperlink" Target="https://www.w3.org/TR/did-core/" TargetMode="External"/><Relationship Id="rId67" Type="http://schemas.openxmlformats.org/officeDocument/2006/relationships/hyperlink" Target="https://wiki.bitcoinsv.io/index.php/ECDS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https://ncryptnchain.sharepoint.com/sites/BrandingandTemplates/MSTemplates/nChain_Document_Template_Portrait_v1.3.dotx" TargetMode="External"/></Relationships>
</file>

<file path=word/theme/theme1.xml><?xml version="1.0" encoding="utf-8"?>
<a:theme xmlns:a="http://schemas.openxmlformats.org/drawingml/2006/main" name="Kensei">
  <a:themeElements>
    <a:clrScheme name="nChainHyperlink">
      <a:dk1>
        <a:srgbClr val="064154"/>
      </a:dk1>
      <a:lt1>
        <a:srgbClr val="FFFFFF"/>
      </a:lt1>
      <a:dk2>
        <a:srgbClr val="668B98"/>
      </a:dk2>
      <a:lt2>
        <a:srgbClr val="E7E6E6"/>
      </a:lt2>
      <a:accent1>
        <a:srgbClr val="064154"/>
      </a:accent1>
      <a:accent2>
        <a:srgbClr val="D6DFE5"/>
      </a:accent2>
      <a:accent3>
        <a:srgbClr val="E3F0F0"/>
      </a:accent3>
      <a:accent4>
        <a:srgbClr val="A3B9C1"/>
      </a:accent4>
      <a:accent5>
        <a:srgbClr val="668B98"/>
      </a:accent5>
      <a:accent6>
        <a:srgbClr val="339999"/>
      </a:accent6>
      <a:hlink>
        <a:srgbClr val="339999"/>
      </a:hlink>
      <a:folHlink>
        <a:srgbClr val="339999"/>
      </a:folHlink>
    </a:clrScheme>
    <a:fontScheme name="nChain">
      <a:majorFont>
        <a:latin typeface="Work Sans Medium"/>
        <a:ea typeface=""/>
        <a:cs typeface=""/>
      </a:majorFont>
      <a:minorFont>
        <a:latin typeface="Work Sans Light"/>
        <a:ea typeface=""/>
        <a:cs typeface=""/>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bodyPr lIns="0" tIns="0" rIns="0" bIns="0" anchor="t"/>
      <a:lstStyle>
        <a:defPPr algn="l">
          <a:defRPr sz="4000" b="0" i="0" dirty="0" smtClean="0">
            <a:latin typeface="Gibson Medium" pitchFamily="2" charset="77"/>
          </a:defRPr>
        </a:defPPr>
      </a:lstStyle>
    </a:txDef>
  </a:objectDefaults>
  <a:extraClrSchemeLst/>
  <a:extLst>
    <a:ext uri="{05A4C25C-085E-4340-85A3-A5531E510DB2}">
      <thm15:themeFamily xmlns:thm15="http://schemas.microsoft.com/office/thememl/2012/main" name="Kensei" id="{7AD2C298-7DE7-054F-82EB-CF80D145CB9D}" vid="{04FA8705-0DD6-D34A-9A96-C60BFF03361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FD9ABE0414A4F4CB311D37BD113D792" ma:contentTypeVersion="16" ma:contentTypeDescription="Create a new document." ma:contentTypeScope="" ma:versionID="f55b96d4de2eb4dde558b9e9e992667a">
  <xsd:schema xmlns:xsd="http://www.w3.org/2001/XMLSchema" xmlns:xs="http://www.w3.org/2001/XMLSchema" xmlns:p="http://schemas.microsoft.com/office/2006/metadata/properties" xmlns:ns2="efbfaa0e-60f1-4457-b565-1f9f5976f404" xmlns:ns3="bbfe549e-68a7-454d-a699-75bfb163619b" targetNamespace="http://schemas.microsoft.com/office/2006/metadata/properties" ma:root="true" ma:fieldsID="db8ed6e02cfccbdddaa771138f2d3de2" ns2:_="" ns3:_="">
    <xsd:import namespace="efbfaa0e-60f1-4457-b565-1f9f5976f404"/>
    <xsd:import namespace="bbfe549e-68a7-454d-a699-75bfb163619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ObjectDetectorVersions" minOccurs="0"/>
                <xsd:element ref="ns2:MediaServiceLocation" minOccurs="0"/>
                <xsd:element ref="ns2:MediaServiceSearchProperties"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bfaa0e-60f1-4457-b565-1f9f5976f4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fb9147e-5963-43b6-a304-db9f5c0fb174"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Flow_SignoffStatus" ma:index="23"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fe549e-68a7-454d-a699-75bfb163619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16ac05-bd08-49f5-b0a1-5fb9a627d369}" ma:internalName="TaxCatchAll" ma:showField="CatchAllData" ma:web="bbfe549e-68a7-454d-a699-75bfb163619b">
      <xsd:complexType>
        <xsd:complexContent>
          <xsd:extension base="dms:MultiChoiceLookup">
            <xsd:sequence>
              <xsd:element name="Value" type="dms:Lookup" maxOccurs="unbounded" minOccurs="0" nillable="true"/>
            </xsd:sequence>
          </xsd:extension>
        </xsd:complexContent>
      </xsd:complexType>
    </xsd:element>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Flow_SignoffStatus xmlns="efbfaa0e-60f1-4457-b565-1f9f5976f404" xsi:nil="true"/>
    <TaxCatchAll xmlns="bbfe549e-68a7-454d-a699-75bfb163619b" xsi:nil="true"/>
    <lcf76f155ced4ddcb4097134ff3c332f xmlns="efbfaa0e-60f1-4457-b565-1f9f5976f404">
      <Terms xmlns="http://schemas.microsoft.com/office/infopath/2007/PartnerControls"/>
    </lcf76f155ced4ddcb4097134ff3c332f>
    <SharedWithUsers xmlns="bbfe549e-68a7-454d-a699-75bfb163619b">
      <UserInfo>
        <DisplayName>Thomas Moretti</DisplayName>
        <AccountId>42</AccountId>
        <AccountType/>
      </UserInfo>
      <UserInfo>
        <DisplayName>Taz Uddin</DisplayName>
        <AccountId>754</AccountId>
        <AccountType/>
      </UserInfo>
      <UserInfo>
        <DisplayName>M. Eugenia Lopez</DisplayName>
        <AccountId>19</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135BB81C-6AB0-4848-9716-4AE58EF5F41B}">
  <ds:schemaRefs>
    <ds:schemaRef ds:uri="http://schemas.microsoft.com/sharepoint/v3/contenttype/forms"/>
  </ds:schemaRefs>
</ds:datastoreItem>
</file>

<file path=customXml/itemProps2.xml><?xml version="1.0" encoding="utf-8"?>
<ds:datastoreItem xmlns:ds="http://schemas.openxmlformats.org/officeDocument/2006/customXml" ds:itemID="{9B2201D9-B9DE-4A4D-A8BB-C7BFC83F36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bfaa0e-60f1-4457-b565-1f9f5976f404"/>
    <ds:schemaRef ds:uri="bbfe549e-68a7-454d-a699-75bfb16361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431999-C202-4223-8180-2603CC1A5AE3}">
  <ds:schemaRefs>
    <ds:schemaRef ds:uri="http://schemas.microsoft.com/office/2006/metadata/properties"/>
    <ds:schemaRef ds:uri="http://schemas.microsoft.com/office/infopath/2007/PartnerControls"/>
    <ds:schemaRef ds:uri="efbfaa0e-60f1-4457-b565-1f9f5976f404"/>
    <ds:schemaRef ds:uri="bbfe549e-68a7-454d-a699-75bfb163619b"/>
  </ds:schemaRefs>
</ds:datastoreItem>
</file>

<file path=customXml/itemProps4.xml><?xml version="1.0" encoding="utf-8"?>
<ds:datastoreItem xmlns:ds="http://schemas.openxmlformats.org/officeDocument/2006/customXml" ds:itemID="{AF6710CA-61B9-4236-A76D-A8D4ADEE8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nChain_Document_Template_Portrait_v1.3.dotx</Template>
  <TotalTime>1304</TotalTime>
  <Pages>30</Pages>
  <Words>9480</Words>
  <Characters>54042</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nChain Document Template</vt:lpstr>
    </vt:vector>
  </TitlesOfParts>
  <Manager/>
  <Company/>
  <LinksUpToDate>false</LinksUpToDate>
  <CharactersWithSpaces>63396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nChain Document Template</dc:title>
  <dc:subject>Subtitle</dc:subject>
  <dc:creator>Wei Zhang</dc:creator>
  <cp:keywords/>
  <dc:description/>
  <cp:lastModifiedBy>Leon Mlakar</cp:lastModifiedBy>
  <cp:revision>5</cp:revision>
  <cp:lastPrinted>2024-09-25T22:46:00Z</cp:lastPrinted>
  <dcterms:created xsi:type="dcterms:W3CDTF">2024-09-25T09:05:00Z</dcterms:created>
  <dcterms:modified xsi:type="dcterms:W3CDTF">2024-09-27T14:15:00Z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0x010100FFD9ABE0414A4F4CB311D37BD113D792</vt:lpwstr>
  </property>
  <property fmtid="{D5CDD505-2E9C-101B-9397-08002B2CF9AE}" pid="3" name="_dlc_DocIdItemGuid">
    <vt:lpwstr>f03c4295-8266-44f4-bc51-4a8a7883d44a</vt:lpwstr>
  </property>
  <property fmtid="{D5CDD505-2E9C-101B-9397-08002B2CF9AE}" pid="4" name="MediaServiceImageTags">
    <vt:lpwstr/>
  </property>
</Properties>
</file>